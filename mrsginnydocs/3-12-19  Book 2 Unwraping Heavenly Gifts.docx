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Edwardian Script ITC" w:hAnsi="Edwardian Script ITC"/>
          <w:b/>
          <w:sz w:val="96"/>
          <w:szCs w:val="96"/>
        </w:rPr>
        <w:id w:val="-1492777724"/>
        <w:docPartObj>
          <w:docPartGallery w:val="Cover Pages"/>
          <w:docPartUnique/>
        </w:docPartObj>
      </w:sdtPr>
      <w:sdtEndPr>
        <w:rPr>
          <w:rFonts w:cs="Vijaya"/>
          <w:bCs/>
          <w:sz w:val="56"/>
          <w:szCs w:val="56"/>
        </w:rPr>
      </w:sdtEndPr>
      <w:sdtContent>
        <w:p w14:paraId="78D8CE0C" w14:textId="135C916D" w:rsidR="00513470" w:rsidRDefault="00513470" w:rsidP="00513470">
          <w:pPr>
            <w:jc w:val="center"/>
            <w:rPr>
              <w:ins w:id="0" w:author="virginia porter" w:date="2018-05-14T16:44:00Z"/>
              <w:rFonts w:ascii="Edwardian Script ITC" w:hAnsi="Edwardian Script ITC"/>
              <w:b/>
              <w:sz w:val="72"/>
              <w:szCs w:val="72"/>
            </w:rPr>
          </w:pPr>
          <w:ins w:id="1" w:author="virginia porter" w:date="2018-05-14T14:24:00Z">
            <w:r>
              <w:rPr>
                <w:rFonts w:ascii="Edwardian Script ITC" w:hAnsi="Edwardian Script ITC"/>
                <w:b/>
                <w:sz w:val="72"/>
                <w:szCs w:val="72"/>
              </w:rPr>
              <w:t xml:space="preserve">Unwrapping </w:t>
            </w:r>
          </w:ins>
          <w:r w:rsidR="00C30B58">
            <w:rPr>
              <w:rFonts w:ascii="Edwardian Script ITC" w:hAnsi="Edwardian Script ITC"/>
              <w:b/>
              <w:sz w:val="72"/>
              <w:szCs w:val="72"/>
            </w:rPr>
            <w:t xml:space="preserve">Every Spiritual Blessings </w:t>
          </w:r>
          <w:ins w:id="2" w:author="virginia porter" w:date="2018-05-14T14:24:00Z">
            <w:r>
              <w:rPr>
                <w:rFonts w:ascii="Edwardian Script ITC" w:hAnsi="Edwardian Script ITC"/>
                <w:b/>
                <w:sz w:val="72"/>
                <w:szCs w:val="72"/>
              </w:rPr>
              <w:t xml:space="preserve">   </w:t>
            </w:r>
          </w:ins>
        </w:p>
        <w:p w14:paraId="7C2348ED" w14:textId="77777777" w:rsidR="005B4D9A" w:rsidRPr="005B4D9A" w:rsidRDefault="005B4D9A" w:rsidP="005B4D9A">
          <w:pPr>
            <w:jc w:val="center"/>
            <w:rPr>
              <w:ins w:id="3" w:author="virginia porter" w:date="2018-05-14T16:45:00Z"/>
              <w:rFonts w:ascii="Edwardian Script ITC" w:hAnsi="Edwardian Script ITC" w:cstheme="minorHAnsi"/>
              <w:b/>
              <w:sz w:val="72"/>
              <w:szCs w:val="72"/>
              <w:rPrChange w:id="4" w:author="virginia porter" w:date="2018-05-14T16:45:00Z">
                <w:rPr>
                  <w:ins w:id="5" w:author="virginia porter" w:date="2018-05-14T16:45:00Z"/>
                  <w:rFonts w:cstheme="minorHAnsi"/>
                  <w:b/>
                  <w:sz w:val="36"/>
                  <w:szCs w:val="36"/>
                </w:rPr>
              </w:rPrChange>
            </w:rPr>
          </w:pPr>
          <w:ins w:id="6" w:author="virginia porter" w:date="2018-05-14T16:45:00Z">
            <w:r w:rsidRPr="005B4D9A">
              <w:rPr>
                <w:rFonts w:ascii="Edwardian Script ITC" w:hAnsi="Edwardian Script ITC" w:cstheme="minorHAnsi"/>
                <w:b/>
                <w:sz w:val="72"/>
                <w:szCs w:val="72"/>
                <w:rPrChange w:id="7" w:author="virginia porter" w:date="2018-05-14T16:45:00Z">
                  <w:rPr>
                    <w:rFonts w:cstheme="minorHAnsi"/>
                    <w:b/>
                    <w:sz w:val="36"/>
                    <w:szCs w:val="36"/>
                  </w:rPr>
                </w:rPrChange>
              </w:rPr>
              <w:t>From the Book of Ephesians</w:t>
            </w:r>
          </w:ins>
        </w:p>
        <w:p w14:paraId="5E99E01B" w14:textId="2070CEA5" w:rsidR="009446BB" w:rsidRPr="004901B3" w:rsidRDefault="009446BB" w:rsidP="009446BB">
          <w:pPr>
            <w:tabs>
              <w:tab w:val="center" w:pos="4680"/>
              <w:tab w:val="right" w:pos="9360"/>
            </w:tabs>
            <w:jc w:val="center"/>
            <w:rPr>
              <w:rFonts w:ascii="Blackadder ITC" w:hAnsi="Blackadder ITC"/>
              <w:b/>
              <w:color w:val="C5E0B3" w:themeColor="accent6" w:themeTint="66"/>
              <w:sz w:val="144"/>
              <w:szCs w:val="144"/>
            </w:rPr>
          </w:pPr>
          <w:r>
            <w:rPr>
              <w:rFonts w:ascii="Blackadder ITC" w:hAnsi="Blackadder ITC"/>
              <w:b/>
              <w:noProof/>
              <w:color w:val="C5E0B3" w:themeColor="accent6" w:themeTint="66"/>
              <w:sz w:val="144"/>
              <w:szCs w:val="144"/>
            </w:rPr>
            <w:drawing>
              <wp:inline distT="0" distB="0" distL="0" distR="0" wp14:anchorId="6D6CCDFF" wp14:editId="1DD6D738">
                <wp:extent cx="4619625" cy="3276600"/>
                <wp:effectExtent l="95250" t="95250" r="104775" b="95250"/>
                <wp:docPr id="7" name="Picture 7" descr="A close up of a cag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69.jpg"/>
                        <pic:cNvPicPr/>
                      </pic:nvPicPr>
                      <pic:blipFill rotWithShape="1">
                        <a:blip r:embed="rId8" cstate="print">
                          <a:extLst>
                            <a:ext uri="{28A0092B-C50C-407E-A947-70E740481C1C}">
                              <a14:useLocalDpi xmlns:a14="http://schemas.microsoft.com/office/drawing/2010/main" val="0"/>
                            </a:ext>
                          </a:extLst>
                        </a:blip>
                        <a:srcRect l="4487" t="12822" r="17788" b="3419"/>
                        <a:stretch/>
                      </pic:blipFill>
                      <pic:spPr bwMode="auto">
                        <a:xfrm>
                          <a:off x="0" y="0"/>
                          <a:ext cx="4619625" cy="3276600"/>
                        </a:xfrm>
                        <a:prstGeom prst="rect">
                          <a:avLst/>
                        </a:prstGeom>
                        <a:ln w="88900" cap="sq" cmpd="thickThin" algn="ctr">
                          <a:solidFill>
                            <a:srgbClr val="70AD47">
                              <a:lumMod val="50000"/>
                            </a:srgbClr>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0374246" w14:textId="77777777" w:rsidR="00E2243B" w:rsidRDefault="00BB1DFA" w:rsidP="00E2243B">
          <w:pPr>
            <w:jc w:val="center"/>
            <w:rPr>
              <w:rFonts w:ascii="Edwardian Script ITC" w:hAnsi="Edwardian Script ITC"/>
              <w:b/>
              <w:color w:val="0D0D0D" w:themeColor="text1" w:themeTint="F2"/>
              <w:sz w:val="72"/>
              <w:szCs w:val="72"/>
            </w:rPr>
          </w:pPr>
          <w:bookmarkStart w:id="8" w:name="_Hlk513465385"/>
          <w:r w:rsidRPr="00CB5847">
            <w:rPr>
              <w:rFonts w:ascii="Edwardian Script ITC" w:hAnsi="Edwardian Script ITC"/>
              <w:b/>
              <w:color w:val="0D0D0D" w:themeColor="text1" w:themeTint="F2"/>
              <w:sz w:val="72"/>
              <w:szCs w:val="72"/>
            </w:rPr>
            <w:t>The Profound Mystery of Christ and His Bride</w:t>
          </w:r>
        </w:p>
        <w:p w14:paraId="72F668CB" w14:textId="77777777" w:rsidR="00CB5847" w:rsidRDefault="00B964F2" w:rsidP="00CB5847">
          <w:pPr>
            <w:jc w:val="center"/>
            <w:rPr>
              <w:rFonts w:asciiTheme="minorHAnsi" w:hAnsiTheme="minorHAnsi" w:cstheme="minorHAnsi"/>
              <w:b/>
              <w:color w:val="0D0D0D" w:themeColor="text1" w:themeTint="F2"/>
              <w:sz w:val="40"/>
              <w:szCs w:val="40"/>
            </w:rPr>
          </w:pPr>
          <w:r>
            <w:rPr>
              <w:rFonts w:asciiTheme="minorHAnsi" w:hAnsiTheme="minorHAnsi" w:cstheme="minorHAnsi"/>
              <w:b/>
              <w:color w:val="0D0D0D" w:themeColor="text1" w:themeTint="F2"/>
              <w:sz w:val="40"/>
              <w:szCs w:val="40"/>
            </w:rPr>
            <w:t>------------------------</w:t>
          </w:r>
          <w:r w:rsidR="00CB5847" w:rsidRPr="00CB5847">
            <w:rPr>
              <w:rFonts w:asciiTheme="minorHAnsi" w:hAnsiTheme="minorHAnsi" w:cstheme="minorHAnsi"/>
              <w:b/>
              <w:color w:val="0D0D0D" w:themeColor="text1" w:themeTint="F2"/>
              <w:sz w:val="40"/>
              <w:szCs w:val="40"/>
            </w:rPr>
            <w:t>A Discipling Series</w:t>
          </w:r>
          <w:r w:rsidR="00CB5847">
            <w:rPr>
              <w:rFonts w:asciiTheme="minorHAnsi" w:hAnsiTheme="minorHAnsi" w:cstheme="minorHAnsi"/>
              <w:b/>
              <w:color w:val="0D0D0D" w:themeColor="text1" w:themeTint="F2"/>
              <w:sz w:val="40"/>
              <w:szCs w:val="40"/>
            </w:rPr>
            <w:t>------------------------</w:t>
          </w:r>
        </w:p>
        <w:p w14:paraId="721F2D21" w14:textId="77777777" w:rsidR="00445F2C" w:rsidRPr="00E2243B" w:rsidRDefault="00A7705F" w:rsidP="00CB5847">
          <w:pPr>
            <w:jc w:val="center"/>
            <w:rPr>
              <w:rFonts w:asciiTheme="minorHAnsi" w:hAnsiTheme="minorHAnsi" w:cstheme="minorHAnsi"/>
              <w:b/>
              <w:color w:val="0D0D0D" w:themeColor="text1" w:themeTint="F2"/>
              <w:sz w:val="48"/>
              <w:szCs w:val="48"/>
            </w:rPr>
          </w:pPr>
          <w:r w:rsidRPr="00CB5847">
            <w:rPr>
              <w:rFonts w:ascii="Edwardian Script ITC" w:hAnsi="Edwardian Script ITC"/>
              <w:b/>
              <w:color w:val="C5E0B3" w:themeColor="accent6" w:themeTint="66"/>
              <w:sz w:val="56"/>
              <w:szCs w:val="56"/>
            </w:rPr>
            <w:t xml:space="preserve"> </w:t>
          </w:r>
          <w:r w:rsidR="00CB5847" w:rsidRPr="00E2243B">
            <w:rPr>
              <w:rFonts w:asciiTheme="minorHAnsi" w:hAnsiTheme="minorHAnsi" w:cstheme="minorHAnsi"/>
              <w:b/>
              <w:sz w:val="48"/>
              <w:szCs w:val="48"/>
            </w:rPr>
            <w:t>Virginia P. Porter</w:t>
          </w:r>
          <w:r w:rsidRPr="00E2243B">
            <w:rPr>
              <w:rFonts w:asciiTheme="minorHAnsi" w:hAnsiTheme="minorHAnsi" w:cstheme="minorHAnsi"/>
              <w:b/>
              <w:color w:val="C5E0B3" w:themeColor="accent6" w:themeTint="66"/>
              <w:sz w:val="48"/>
              <w:szCs w:val="48"/>
            </w:rPr>
            <w:t xml:space="preserve">         </w:t>
          </w:r>
          <w:r w:rsidR="00F7567C" w:rsidRPr="00E2243B">
            <w:rPr>
              <w:rFonts w:asciiTheme="minorHAnsi" w:hAnsiTheme="minorHAnsi" w:cstheme="minorHAnsi"/>
              <w:b/>
              <w:color w:val="C5E0B3" w:themeColor="accent6" w:themeTint="66"/>
              <w:sz w:val="48"/>
              <w:szCs w:val="48"/>
            </w:rPr>
            <w:t xml:space="preserve">     </w:t>
          </w:r>
        </w:p>
        <w:bookmarkEnd w:id="8"/>
        <w:p w14:paraId="1A8153AC" w14:textId="77777777" w:rsidR="00D85988" w:rsidRDefault="00F7567C" w:rsidP="00CB5847">
          <w:pPr>
            <w:rPr>
              <w:ins w:id="9" w:author="virginia porter" w:date="2019-01-04T15:55:00Z"/>
              <w:rFonts w:ascii="Edwardian Script ITC" w:hAnsi="Edwardian Script ITC"/>
              <w:b/>
              <w:color w:val="C5E0B3" w:themeColor="accent6" w:themeTint="66"/>
              <w:sz w:val="72"/>
              <w:szCs w:val="72"/>
            </w:rPr>
          </w:pPr>
          <w:r w:rsidRPr="00CB5847">
            <w:rPr>
              <w:rFonts w:ascii="Edwardian Script ITC" w:hAnsi="Edwardian Script ITC"/>
              <w:b/>
              <w:color w:val="C5E0B3" w:themeColor="accent6" w:themeTint="66"/>
              <w:sz w:val="72"/>
              <w:szCs w:val="72"/>
            </w:rPr>
            <w:t xml:space="preserve">       </w:t>
          </w:r>
          <w:r w:rsidR="008A1DED" w:rsidRPr="00CB5847">
            <w:rPr>
              <w:rFonts w:ascii="Edwardian Script ITC" w:hAnsi="Edwardian Script ITC"/>
              <w:b/>
              <w:color w:val="C5E0B3" w:themeColor="accent6" w:themeTint="66"/>
              <w:sz w:val="72"/>
              <w:szCs w:val="72"/>
            </w:rPr>
            <w:t xml:space="preserve">            </w:t>
          </w:r>
        </w:p>
        <w:p w14:paraId="31132EB8" w14:textId="20488E21" w:rsidR="00611A2C" w:rsidRPr="00C5600D" w:rsidRDefault="00156BA7" w:rsidP="00CB5847">
          <w:pPr>
            <w:rPr>
              <w:rFonts w:ascii="Edwardian Script ITC" w:hAnsi="Edwardian Script ITC" w:cs="Vijaya"/>
              <w:b/>
              <w:bCs/>
              <w:sz w:val="56"/>
              <w:szCs w:val="56"/>
            </w:rPr>
          </w:pPr>
        </w:p>
      </w:sdtContent>
    </w:sdt>
    <w:p w14:paraId="47F419B1" w14:textId="4E17F823" w:rsidR="00DB7578" w:rsidRPr="0051076D" w:rsidRDefault="00DB7578" w:rsidP="00DB7578">
      <w:pPr>
        <w:jc w:val="center"/>
        <w:rPr>
          <w:rFonts w:asciiTheme="minorHAnsi" w:hAnsiTheme="minorHAnsi" w:cs="Vijaya"/>
          <w:bCs/>
          <w:sz w:val="24"/>
          <w:szCs w:val="24"/>
        </w:rPr>
      </w:pPr>
      <w:r w:rsidRPr="0051076D">
        <w:rPr>
          <w:rFonts w:asciiTheme="minorHAnsi" w:hAnsiTheme="minorHAnsi" w:cs="Vijaya"/>
          <w:bCs/>
          <w:sz w:val="24"/>
          <w:szCs w:val="24"/>
        </w:rPr>
        <w:t>©201</w:t>
      </w:r>
      <w:del w:id="10" w:author="virginia porter" w:date="2019-03-06T21:23:00Z">
        <w:r w:rsidR="003D7DF1" w:rsidDel="000862CF">
          <w:rPr>
            <w:rFonts w:asciiTheme="minorHAnsi" w:hAnsiTheme="minorHAnsi" w:cs="Vijaya"/>
            <w:bCs/>
            <w:sz w:val="24"/>
            <w:szCs w:val="24"/>
          </w:rPr>
          <w:delText>8</w:delText>
        </w:r>
      </w:del>
      <w:ins w:id="11" w:author="virginia porter" w:date="2019-03-06T21:23:00Z">
        <w:r w:rsidR="000862CF">
          <w:rPr>
            <w:rFonts w:asciiTheme="minorHAnsi" w:hAnsiTheme="minorHAnsi" w:cs="Vijaya"/>
            <w:bCs/>
            <w:sz w:val="24"/>
            <w:szCs w:val="24"/>
          </w:rPr>
          <w:t>9</w:t>
        </w:r>
      </w:ins>
      <w:r w:rsidR="009B1BDD" w:rsidRPr="0051076D">
        <w:rPr>
          <w:rFonts w:asciiTheme="minorHAnsi" w:hAnsiTheme="minorHAnsi" w:cs="Vijaya"/>
          <w:bCs/>
          <w:sz w:val="24"/>
          <w:szCs w:val="24"/>
        </w:rPr>
        <w:t>-</w:t>
      </w:r>
      <w:r w:rsidRPr="0051076D">
        <w:rPr>
          <w:rFonts w:asciiTheme="minorHAnsi" w:hAnsiTheme="minorHAnsi" w:cs="Vijaya"/>
          <w:bCs/>
          <w:sz w:val="24"/>
          <w:szCs w:val="24"/>
        </w:rPr>
        <w:t xml:space="preserve"> Publisher®</w:t>
      </w:r>
    </w:p>
    <w:p w14:paraId="7A8A74C3" w14:textId="77777777" w:rsidR="00DB7578" w:rsidRDefault="00EF7B37" w:rsidP="00DB7578">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14:paraId="2CAE5866" w14:textId="77777777" w:rsidR="009E4CF3" w:rsidRPr="009E4CF3" w:rsidRDefault="00EF7B37" w:rsidP="009E4CF3">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009E4CF3" w:rsidRPr="009E4CF3">
          <w:rPr>
            <w:rStyle w:val="Hyperlink"/>
            <w:rFonts w:asciiTheme="minorHAnsi" w:hAnsiTheme="minorHAnsi" w:cs="Vijaya"/>
            <w:bCs/>
            <w:color w:val="000000" w:themeColor="text1"/>
            <w:sz w:val="24"/>
            <w:szCs w:val="24"/>
          </w:rPr>
          <w:t>ginny.p.porter@gmail.com</w:t>
        </w:r>
      </w:hyperlink>
      <w:r w:rsidR="009E4CF3" w:rsidRPr="009E4CF3">
        <w:rPr>
          <w:rFonts w:asciiTheme="minorHAnsi" w:hAnsiTheme="minorHAnsi" w:cs="Vijaya"/>
          <w:bCs/>
          <w:color w:val="000000" w:themeColor="text1"/>
          <w:sz w:val="24"/>
          <w:szCs w:val="24"/>
        </w:rPr>
        <w:t xml:space="preserve">. </w:t>
      </w:r>
    </w:p>
    <w:p w14:paraId="378208C3" w14:textId="77777777" w:rsidR="009E4CF3" w:rsidRPr="009E4CF3" w:rsidRDefault="009E4CF3" w:rsidP="009E4CF3">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sidR="005B34EF">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sidR="005B34EF">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1296F42A" w14:textId="77777777" w:rsidR="009E4CF3" w:rsidRPr="0051076D" w:rsidRDefault="009E4CF3" w:rsidP="009E4CF3">
      <w:pPr>
        <w:spacing w:after="0"/>
        <w:jc w:val="center"/>
        <w:rPr>
          <w:rFonts w:asciiTheme="minorHAnsi" w:hAnsiTheme="minorHAnsi" w:cs="Vijaya"/>
          <w:bCs/>
          <w:sz w:val="24"/>
          <w:szCs w:val="24"/>
        </w:rPr>
      </w:pPr>
      <w:commentRangeStart w:id="12"/>
      <w:r w:rsidRPr="009E4CF3">
        <w:rPr>
          <w:rFonts w:asciiTheme="minorHAnsi" w:hAnsiTheme="minorHAnsi" w:cs="Vijaya"/>
          <w:bCs/>
          <w:sz w:val="24"/>
          <w:szCs w:val="24"/>
        </w:rPr>
        <w:t>See notations after each passage referenced.</w:t>
      </w:r>
      <w:commentRangeEnd w:id="12"/>
      <w:r w:rsidR="00FF60D0">
        <w:rPr>
          <w:rStyle w:val="CommentReference"/>
          <w:rFonts w:asciiTheme="minorHAnsi" w:eastAsiaTheme="minorHAnsi" w:hAnsiTheme="minorHAnsi" w:cstheme="minorBidi"/>
        </w:rPr>
        <w:commentReference w:id="12"/>
      </w:r>
    </w:p>
    <w:p w14:paraId="4421A222" w14:textId="77777777" w:rsidR="00994E23"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To orde</w:t>
      </w:r>
      <w:r w:rsidR="00994E23">
        <w:rPr>
          <w:rFonts w:asciiTheme="minorHAnsi" w:hAnsiTheme="minorHAnsi" w:cs="Vijaya"/>
          <w:bCs/>
          <w:sz w:val="24"/>
          <w:szCs w:val="24"/>
        </w:rPr>
        <w:t>r copies of this resource:</w:t>
      </w:r>
    </w:p>
    <w:p w14:paraId="5955D901" w14:textId="77777777" w:rsidR="00BE03A2" w:rsidRPr="0051076D" w:rsidRDefault="00994E23" w:rsidP="00DB7578">
      <w:pPr>
        <w:jc w:val="center"/>
        <w:rPr>
          <w:rFonts w:asciiTheme="minorHAnsi" w:hAnsiTheme="minorHAnsi" w:cs="Vijaya"/>
          <w:bCs/>
          <w:sz w:val="24"/>
          <w:szCs w:val="24"/>
        </w:rPr>
      </w:pPr>
      <w:r>
        <w:rPr>
          <w:rFonts w:asciiTheme="minorHAnsi" w:hAnsiTheme="minorHAnsi" w:cs="Vijaya"/>
          <w:bCs/>
          <w:sz w:val="24"/>
          <w:szCs w:val="24"/>
        </w:rPr>
        <w:t>ginny.p.porter@gmail.com</w:t>
      </w:r>
    </w:p>
    <w:p w14:paraId="4D72CF5B" w14:textId="77777777" w:rsidR="00BE03A2" w:rsidRPr="0051076D"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4889C7A6" w14:textId="77777777" w:rsidR="00BE03A2" w:rsidRPr="0051076D" w:rsidRDefault="00BE03A2" w:rsidP="00DB7578">
      <w:pPr>
        <w:jc w:val="center"/>
        <w:rPr>
          <w:rFonts w:asciiTheme="minorHAnsi" w:hAnsiTheme="minorHAnsi" w:cs="Vijaya"/>
          <w:bCs/>
          <w:sz w:val="24"/>
          <w:szCs w:val="24"/>
        </w:rPr>
      </w:pPr>
    </w:p>
    <w:p w14:paraId="68BD133A" w14:textId="77777777" w:rsidR="00BE03A2" w:rsidRPr="0051076D" w:rsidRDefault="00BE03A2" w:rsidP="00DB7578">
      <w:pPr>
        <w:jc w:val="center"/>
        <w:rPr>
          <w:rFonts w:asciiTheme="minorHAnsi" w:hAnsiTheme="minorHAnsi" w:cs="Vijaya"/>
          <w:bCs/>
          <w:sz w:val="24"/>
          <w:szCs w:val="24"/>
        </w:rPr>
      </w:pPr>
    </w:p>
    <w:p w14:paraId="389795CD" w14:textId="77777777" w:rsidR="006A4083" w:rsidRPr="009B1BDD" w:rsidRDefault="00DB7578" w:rsidP="00BE03A2">
      <w:pPr>
        <w:jc w:val="center"/>
        <w:rPr>
          <w:rFonts w:ascii="Vijaya" w:hAnsi="Vijaya" w:cs="Vijaya"/>
          <w:b/>
          <w:bCs/>
          <w:sz w:val="40"/>
          <w:szCs w:val="40"/>
        </w:rPr>
      </w:pPr>
      <w:r w:rsidRPr="009B1BDD">
        <w:rPr>
          <w:rFonts w:ascii="Vijaya" w:hAnsi="Vijaya" w:cs="Vijaya"/>
          <w:b/>
          <w:bCs/>
          <w:sz w:val="40"/>
          <w:szCs w:val="40"/>
        </w:rPr>
        <w:br w:type="page"/>
      </w:r>
    </w:p>
    <w:p w14:paraId="2A5AAB5F" w14:textId="77777777" w:rsidR="006A4083" w:rsidRDefault="00FE7C78" w:rsidP="00BE03A2">
      <w:pPr>
        <w:jc w:val="center"/>
        <w:rPr>
          <w:b/>
          <w:bCs/>
          <w:sz w:val="36"/>
          <w:szCs w:val="36"/>
        </w:rPr>
      </w:pPr>
      <w:r>
        <w:rPr>
          <w:rFonts w:asciiTheme="minorHAnsi" w:hAnsiTheme="minorHAnsi" w:cs="Vijaya"/>
          <w:bCs/>
          <w:iCs/>
          <w:noProof/>
          <w:color w:val="C00000"/>
          <w:sz w:val="24"/>
          <w:szCs w:val="24"/>
        </w:rPr>
        <w:drawing>
          <wp:inline distT="0" distB="0" distL="0" distR="0" wp14:anchorId="45A8F2D6" wp14:editId="7D78E624">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36D2371" w14:textId="77777777" w:rsidR="00D30306" w:rsidRPr="00D30306" w:rsidRDefault="004F37C8" w:rsidP="00BE03A2">
      <w:pPr>
        <w:jc w:val="center"/>
        <w:rPr>
          <w:rFonts w:ascii="Edwardian Script ITC" w:hAnsi="Edwardian Script ITC"/>
          <w:b/>
          <w:bCs/>
          <w:sz w:val="72"/>
          <w:szCs w:val="72"/>
        </w:rPr>
      </w:pPr>
      <w:r>
        <w:rPr>
          <w:rFonts w:ascii="Edwardian Script ITC" w:hAnsi="Edwardian Script ITC"/>
          <w:b/>
          <w:bCs/>
          <w:sz w:val="72"/>
          <w:szCs w:val="72"/>
        </w:rPr>
        <w:t>Dedication</w:t>
      </w:r>
      <w:r w:rsidR="00D30306" w:rsidRPr="00D30306">
        <w:rPr>
          <w:rFonts w:ascii="Edwardian Script ITC" w:hAnsi="Edwardian Script ITC"/>
          <w:b/>
          <w:bCs/>
          <w:sz w:val="72"/>
          <w:szCs w:val="72"/>
        </w:rPr>
        <w:t xml:space="preserve"> </w:t>
      </w:r>
    </w:p>
    <w:p w14:paraId="3CF58E47" w14:textId="77777777" w:rsidR="00D30306" w:rsidRDefault="00D30306" w:rsidP="00EF7B37">
      <w:pPr>
        <w:ind w:firstLine="720"/>
        <w:jc w:val="both"/>
        <w:rPr>
          <w:sz w:val="24"/>
          <w:szCs w:val="24"/>
        </w:rPr>
      </w:pPr>
    </w:p>
    <w:p w14:paraId="336006BF" w14:textId="3154AA36" w:rsidR="00C20CDD" w:rsidRDefault="00C20CDD" w:rsidP="00C20CDD">
      <w:pPr>
        <w:jc w:val="center"/>
        <w:rPr>
          <w:sz w:val="24"/>
          <w:szCs w:val="24"/>
        </w:rPr>
      </w:pPr>
      <w:r w:rsidRPr="0093591D">
        <w:rPr>
          <w:sz w:val="24"/>
          <w:szCs w:val="24"/>
        </w:rPr>
        <w:t xml:space="preserve">To my </w:t>
      </w:r>
      <w:del w:id="13" w:author="virginia porter" w:date="2018-11-12T13:30:00Z">
        <w:r w:rsidRPr="0093591D" w:rsidDel="00985328">
          <w:rPr>
            <w:sz w:val="24"/>
            <w:szCs w:val="24"/>
          </w:rPr>
          <w:delText xml:space="preserve">precious </w:delText>
        </w:r>
      </w:del>
      <w:r>
        <w:rPr>
          <w:sz w:val="24"/>
          <w:szCs w:val="24"/>
        </w:rPr>
        <w:t>c</w:t>
      </w:r>
      <w:r w:rsidRPr="0093591D">
        <w:rPr>
          <w:sz w:val="24"/>
          <w:szCs w:val="24"/>
        </w:rPr>
        <w:t>hildren</w:t>
      </w:r>
      <w:r>
        <w:rPr>
          <w:sz w:val="24"/>
          <w:szCs w:val="24"/>
        </w:rPr>
        <w:t xml:space="preserve"> and grandchildren</w:t>
      </w:r>
    </w:p>
    <w:p w14:paraId="05EF95C5" w14:textId="77777777" w:rsidR="00C20CDD" w:rsidRDefault="00C20CDD" w:rsidP="00C20CDD">
      <w:pPr>
        <w:ind w:firstLine="720"/>
        <w:jc w:val="both"/>
        <w:rPr>
          <w:sz w:val="24"/>
          <w:szCs w:val="24"/>
        </w:rPr>
      </w:pPr>
      <w:r>
        <w:rPr>
          <w:sz w:val="24"/>
          <w:szCs w:val="24"/>
        </w:rPr>
        <w:t xml:space="preserve"> </w:t>
      </w:r>
      <w:r w:rsidR="004901B3">
        <w:rPr>
          <w:sz w:val="24"/>
          <w:szCs w:val="24"/>
        </w:rPr>
        <w:t>Luke wrote his letters, Luke and Acts, for one man</w:t>
      </w:r>
      <w:ins w:id="14" w:author="Cathy McMahen" w:date="2018-04-24T13:22:00Z">
        <w:r w:rsidR="00AE104D">
          <w:rPr>
            <w:sz w:val="24"/>
            <w:szCs w:val="24"/>
          </w:rPr>
          <w:t>—</w:t>
        </w:r>
      </w:ins>
      <w:ins w:id="15" w:author="Cathy McMahen" w:date="2018-04-24T13:21:00Z">
        <w:r w:rsidR="00AE104D">
          <w:rPr>
            <w:sz w:val="24"/>
            <w:szCs w:val="24"/>
          </w:rPr>
          <w:t>Theophilu</w:t>
        </w:r>
      </w:ins>
      <w:ins w:id="16" w:author="Cathy McMahen" w:date="2018-04-24T13:22:00Z">
        <w:r w:rsidR="00AE104D">
          <w:rPr>
            <w:sz w:val="24"/>
            <w:szCs w:val="24"/>
          </w:rPr>
          <w:t>s</w:t>
        </w:r>
      </w:ins>
      <w:del w:id="17" w:author="Cathy McMahen" w:date="2018-04-24T13:21:00Z">
        <w:r w:rsidR="004901B3" w:rsidDel="00AE104D">
          <w:rPr>
            <w:sz w:val="24"/>
            <w:szCs w:val="24"/>
          </w:rPr>
          <w:delText xml:space="preserve"> - Theophilus</w:delText>
        </w:r>
      </w:del>
      <w:r w:rsidR="004901B3">
        <w:rPr>
          <w:sz w:val="24"/>
          <w:szCs w:val="24"/>
        </w:rPr>
        <w:t xml:space="preserve">. I write this book for you. </w:t>
      </w:r>
      <w:r w:rsidR="00736013">
        <w:rPr>
          <w:sz w:val="24"/>
          <w:szCs w:val="24"/>
        </w:rPr>
        <w:t xml:space="preserve">I only wish I had known the truths contained here when you were still in </w:t>
      </w:r>
      <w:r w:rsidR="00C81D8F">
        <w:rPr>
          <w:sz w:val="24"/>
          <w:szCs w:val="24"/>
        </w:rPr>
        <w:t>“</w:t>
      </w:r>
      <w:r w:rsidR="00736013">
        <w:rPr>
          <w:sz w:val="24"/>
          <w:szCs w:val="24"/>
        </w:rPr>
        <w:t>my nest.</w:t>
      </w:r>
      <w:r w:rsidR="00C81D8F">
        <w:rPr>
          <w:sz w:val="24"/>
          <w:szCs w:val="24"/>
        </w:rPr>
        <w:t xml:space="preserve">” </w:t>
      </w:r>
      <w:r w:rsidR="00736013">
        <w:rPr>
          <w:sz w:val="24"/>
          <w:szCs w:val="24"/>
        </w:rPr>
        <w:t xml:space="preserve"> Nevertheless, above all, I pray that you will take my humble attempt to g</w:t>
      </w:r>
      <w:r w:rsidR="00C81D8F">
        <w:rPr>
          <w:sz w:val="24"/>
          <w:szCs w:val="24"/>
        </w:rPr>
        <w:t>i</w:t>
      </w:r>
      <w:r w:rsidR="00736013">
        <w:rPr>
          <w:sz w:val="24"/>
          <w:szCs w:val="24"/>
        </w:rPr>
        <w:t>ve away what the Lord has given me</w:t>
      </w:r>
      <w:ins w:id="18" w:author="Cathy McMahen" w:date="2018-04-24T13:22:00Z">
        <w:r w:rsidR="00AE104D">
          <w:rPr>
            <w:sz w:val="24"/>
            <w:szCs w:val="24"/>
          </w:rPr>
          <w:t>.</w:t>
        </w:r>
      </w:ins>
      <w:del w:id="19" w:author="Cathy McMahen" w:date="2018-04-24T13:22:00Z">
        <w:r w:rsidR="00736013" w:rsidDel="00AE104D">
          <w:rPr>
            <w:sz w:val="24"/>
            <w:szCs w:val="24"/>
          </w:rPr>
          <w:delText>,</w:delText>
        </w:r>
      </w:del>
      <w:r w:rsidR="00736013">
        <w:rPr>
          <w:sz w:val="24"/>
          <w:szCs w:val="24"/>
        </w:rPr>
        <w:t xml:space="preserve"> </w:t>
      </w:r>
      <w:ins w:id="20" w:author="Cathy McMahen" w:date="2018-04-24T13:22:00Z">
        <w:r w:rsidR="00AE104D">
          <w:rPr>
            <w:sz w:val="24"/>
            <w:szCs w:val="24"/>
          </w:rPr>
          <w:t>T</w:t>
        </w:r>
      </w:ins>
      <w:del w:id="21" w:author="Cathy McMahen" w:date="2018-04-24T13:22:00Z">
        <w:r w:rsidR="00736013" w:rsidDel="00AE104D">
          <w:rPr>
            <w:sz w:val="24"/>
            <w:szCs w:val="24"/>
          </w:rPr>
          <w:delText>t</w:delText>
        </w:r>
      </w:del>
      <w:r w:rsidR="00736013">
        <w:rPr>
          <w:sz w:val="24"/>
          <w:szCs w:val="24"/>
        </w:rPr>
        <w:t>each your</w:t>
      </w:r>
      <w:r w:rsidR="00C81D8F">
        <w:rPr>
          <w:sz w:val="24"/>
          <w:szCs w:val="24"/>
        </w:rPr>
        <w:t xml:space="preserve"> children to treasure Christ. </w:t>
      </w:r>
      <w:r w:rsidR="00F02792">
        <w:rPr>
          <w:sz w:val="24"/>
          <w:szCs w:val="24"/>
        </w:rPr>
        <w:t>And</w:t>
      </w:r>
      <w:r w:rsidR="00C81D8F">
        <w:rPr>
          <w:sz w:val="24"/>
          <w:szCs w:val="24"/>
        </w:rPr>
        <w:t xml:space="preserve"> </w:t>
      </w:r>
      <w:r>
        <w:rPr>
          <w:sz w:val="24"/>
          <w:szCs w:val="24"/>
        </w:rPr>
        <w:t xml:space="preserve">know for certainty that </w:t>
      </w:r>
      <w:r w:rsidR="00C81D8F">
        <w:rPr>
          <w:sz w:val="24"/>
          <w:szCs w:val="24"/>
        </w:rPr>
        <w:t>Jesus is</w:t>
      </w:r>
      <w:r>
        <w:rPr>
          <w:sz w:val="24"/>
          <w:szCs w:val="24"/>
        </w:rPr>
        <w:t xml:space="preserve"> Go</w:t>
      </w:r>
      <w:ins w:id="22" w:author="Cathy McMahen" w:date="2018-04-24T13:22:00Z">
        <w:r w:rsidR="00AE104D">
          <w:rPr>
            <w:sz w:val="24"/>
            <w:szCs w:val="24"/>
          </w:rPr>
          <w:t xml:space="preserve">d, </w:t>
        </w:r>
      </w:ins>
      <w:del w:id="23" w:author="Cathy McMahen" w:date="2018-04-24T13:22:00Z">
        <w:r w:rsidDel="00AE104D">
          <w:rPr>
            <w:sz w:val="24"/>
            <w:szCs w:val="24"/>
          </w:rPr>
          <w:delText xml:space="preserve">d… </w:delText>
        </w:r>
      </w:del>
      <w:r>
        <w:rPr>
          <w:sz w:val="24"/>
          <w:szCs w:val="24"/>
        </w:rPr>
        <w:t>the Way</w:t>
      </w:r>
      <w:ins w:id="24" w:author="Cathy McMahen" w:date="2018-04-24T13:22:00Z">
        <w:r w:rsidR="00AE104D">
          <w:rPr>
            <w:sz w:val="24"/>
            <w:szCs w:val="24"/>
          </w:rPr>
          <w:t>, t</w:t>
        </w:r>
      </w:ins>
      <w:del w:id="25" w:author="Cathy McMahen" w:date="2018-04-24T13:22:00Z">
        <w:r w:rsidDel="00AE104D">
          <w:rPr>
            <w:sz w:val="24"/>
            <w:szCs w:val="24"/>
          </w:rPr>
          <w:delText>…T</w:delText>
        </w:r>
      </w:del>
      <w:r>
        <w:rPr>
          <w:sz w:val="24"/>
          <w:szCs w:val="24"/>
        </w:rPr>
        <w:t>he Trut</w:t>
      </w:r>
      <w:ins w:id="26" w:author="Cathy McMahen" w:date="2018-04-24T13:23:00Z">
        <w:r w:rsidR="00AE104D">
          <w:rPr>
            <w:sz w:val="24"/>
            <w:szCs w:val="24"/>
          </w:rPr>
          <w:t>h, and t</w:t>
        </w:r>
      </w:ins>
      <w:del w:id="27" w:author="Cathy McMahen" w:date="2018-04-24T13:22:00Z">
        <w:r w:rsidDel="00AE104D">
          <w:rPr>
            <w:sz w:val="24"/>
            <w:szCs w:val="24"/>
          </w:rPr>
          <w:delText>h…and… T</w:delText>
        </w:r>
      </w:del>
      <w:r>
        <w:rPr>
          <w:sz w:val="24"/>
          <w:szCs w:val="24"/>
        </w:rPr>
        <w:t xml:space="preserve">he Life! </w:t>
      </w:r>
    </w:p>
    <w:p w14:paraId="53516BE0" w14:textId="77777777" w:rsidR="004F37C8" w:rsidRPr="004F37C8" w:rsidRDefault="004F37C8" w:rsidP="004F37C8">
      <w:pPr>
        <w:spacing w:after="0"/>
        <w:jc w:val="center"/>
        <w:rPr>
          <w:b/>
          <w:sz w:val="24"/>
          <w:szCs w:val="24"/>
        </w:rPr>
      </w:pPr>
      <w:r w:rsidRPr="004F37C8">
        <w:rPr>
          <w:b/>
          <w:sz w:val="24"/>
          <w:szCs w:val="24"/>
        </w:rPr>
        <w:t>Psalm 102:18</w:t>
      </w:r>
      <w:r>
        <w:rPr>
          <w:b/>
          <w:sz w:val="24"/>
          <w:szCs w:val="24"/>
        </w:rPr>
        <w:t xml:space="preserve"> (KJV)</w:t>
      </w:r>
    </w:p>
    <w:p w14:paraId="75A44AE3" w14:textId="77777777" w:rsidR="004F37C8" w:rsidRDefault="004F37C8" w:rsidP="004F37C8">
      <w:pPr>
        <w:spacing w:after="0"/>
        <w:jc w:val="center"/>
        <w:rPr>
          <w:b/>
          <w:i/>
          <w:sz w:val="24"/>
          <w:szCs w:val="24"/>
        </w:rPr>
      </w:pPr>
      <w:r w:rsidRPr="00756AB3">
        <w:rPr>
          <w:b/>
          <w:i/>
          <w:sz w:val="24"/>
          <w:szCs w:val="24"/>
        </w:rPr>
        <w:t xml:space="preserve">This </w:t>
      </w:r>
      <w:r>
        <w:rPr>
          <w:b/>
          <w:i/>
          <w:sz w:val="24"/>
          <w:szCs w:val="24"/>
        </w:rPr>
        <w:t>shall</w:t>
      </w:r>
      <w:r w:rsidRPr="00756AB3">
        <w:rPr>
          <w:b/>
          <w:i/>
          <w:sz w:val="24"/>
          <w:szCs w:val="24"/>
        </w:rPr>
        <w:t xml:space="preserve"> be written for the generation to come</w:t>
      </w:r>
      <w:r>
        <w:rPr>
          <w:b/>
          <w:i/>
          <w:sz w:val="24"/>
          <w:szCs w:val="24"/>
        </w:rPr>
        <w:t>: and the</w:t>
      </w:r>
      <w:r w:rsidRPr="00756AB3">
        <w:rPr>
          <w:b/>
          <w:i/>
          <w:sz w:val="24"/>
          <w:szCs w:val="24"/>
        </w:rPr>
        <w:t xml:space="preserve"> people </w:t>
      </w:r>
      <w:r>
        <w:rPr>
          <w:b/>
          <w:i/>
          <w:sz w:val="24"/>
          <w:szCs w:val="24"/>
        </w:rPr>
        <w:t>which shall</w:t>
      </w:r>
      <w:r w:rsidRPr="00756AB3">
        <w:rPr>
          <w:b/>
          <w:i/>
          <w:sz w:val="24"/>
          <w:szCs w:val="24"/>
        </w:rPr>
        <w:t xml:space="preserve"> be created </w:t>
      </w:r>
      <w:r>
        <w:rPr>
          <w:b/>
          <w:i/>
          <w:sz w:val="24"/>
          <w:szCs w:val="24"/>
        </w:rPr>
        <w:t xml:space="preserve">shall </w:t>
      </w:r>
      <w:r w:rsidRPr="00756AB3">
        <w:rPr>
          <w:b/>
          <w:i/>
          <w:sz w:val="24"/>
          <w:szCs w:val="24"/>
        </w:rPr>
        <w:t xml:space="preserve"> praise the LORD.</w:t>
      </w:r>
    </w:p>
    <w:p w14:paraId="3AD9D07D" w14:textId="77777777" w:rsidR="004F37C8" w:rsidRPr="00756AB3" w:rsidRDefault="004F37C8" w:rsidP="004F37C8">
      <w:pPr>
        <w:spacing w:after="0"/>
        <w:jc w:val="center"/>
        <w:rPr>
          <w:b/>
          <w:i/>
          <w:sz w:val="24"/>
          <w:szCs w:val="24"/>
        </w:rPr>
      </w:pPr>
    </w:p>
    <w:p w14:paraId="51202626" w14:textId="77777777" w:rsidR="00D30306" w:rsidRDefault="00D30306" w:rsidP="00EF7B37">
      <w:pPr>
        <w:ind w:firstLine="720"/>
        <w:jc w:val="both"/>
        <w:rPr>
          <w:sz w:val="24"/>
          <w:szCs w:val="24"/>
        </w:rPr>
      </w:pPr>
    </w:p>
    <w:p w14:paraId="5964585E" w14:textId="77777777" w:rsidR="00D30306" w:rsidRDefault="00D30306" w:rsidP="00EF7B37">
      <w:pPr>
        <w:ind w:firstLine="720"/>
        <w:jc w:val="both"/>
        <w:rPr>
          <w:sz w:val="24"/>
          <w:szCs w:val="24"/>
        </w:rPr>
      </w:pPr>
    </w:p>
    <w:p w14:paraId="799F02CF" w14:textId="77777777" w:rsidR="00D30306" w:rsidRDefault="00D30306" w:rsidP="00EF7B37">
      <w:pPr>
        <w:ind w:firstLine="720"/>
        <w:jc w:val="both"/>
        <w:rPr>
          <w:sz w:val="24"/>
          <w:szCs w:val="24"/>
        </w:rPr>
      </w:pPr>
    </w:p>
    <w:p w14:paraId="643BB848" w14:textId="77777777" w:rsidR="00D30306" w:rsidRDefault="00D30306" w:rsidP="00EF7B37">
      <w:pPr>
        <w:ind w:firstLine="720"/>
        <w:jc w:val="both"/>
        <w:rPr>
          <w:sz w:val="24"/>
          <w:szCs w:val="24"/>
        </w:rPr>
      </w:pPr>
    </w:p>
    <w:p w14:paraId="62199060" w14:textId="77777777" w:rsidR="00D30306" w:rsidRDefault="00D30306" w:rsidP="00EF7B37">
      <w:pPr>
        <w:ind w:firstLine="720"/>
        <w:jc w:val="both"/>
        <w:rPr>
          <w:sz w:val="24"/>
          <w:szCs w:val="24"/>
        </w:rPr>
      </w:pPr>
    </w:p>
    <w:p w14:paraId="09C49423" w14:textId="77777777" w:rsidR="00D30306" w:rsidRDefault="00D30306" w:rsidP="00EF7B37">
      <w:pPr>
        <w:ind w:firstLine="720"/>
        <w:jc w:val="both"/>
        <w:rPr>
          <w:sz w:val="24"/>
          <w:szCs w:val="24"/>
        </w:rPr>
      </w:pPr>
    </w:p>
    <w:p w14:paraId="5573AD59" w14:textId="77777777" w:rsidR="00D30306" w:rsidRDefault="00D30306" w:rsidP="00EF7B37">
      <w:pPr>
        <w:ind w:firstLine="720"/>
        <w:jc w:val="both"/>
        <w:rPr>
          <w:sz w:val="24"/>
          <w:szCs w:val="24"/>
        </w:rPr>
      </w:pPr>
    </w:p>
    <w:p w14:paraId="51CE16BB" w14:textId="77777777" w:rsidR="00D30306" w:rsidRDefault="00D30306" w:rsidP="00EF7B37">
      <w:pPr>
        <w:ind w:firstLine="720"/>
        <w:jc w:val="both"/>
        <w:rPr>
          <w:sz w:val="24"/>
          <w:szCs w:val="24"/>
        </w:rPr>
      </w:pPr>
    </w:p>
    <w:p w14:paraId="6A4AF73F" w14:textId="77777777" w:rsidR="00BE4E9E" w:rsidRDefault="00BE4E9E" w:rsidP="00EF7B37">
      <w:pPr>
        <w:ind w:firstLine="720"/>
        <w:jc w:val="both"/>
        <w:rPr>
          <w:sz w:val="24"/>
          <w:szCs w:val="24"/>
        </w:rPr>
      </w:pPr>
    </w:p>
    <w:p w14:paraId="58FC1AA1" w14:textId="77777777" w:rsidR="00BE4E9E" w:rsidRDefault="00BE4E9E" w:rsidP="00EF7B37">
      <w:pPr>
        <w:ind w:firstLine="720"/>
        <w:jc w:val="both"/>
        <w:rPr>
          <w:sz w:val="24"/>
          <w:szCs w:val="24"/>
        </w:rPr>
      </w:pPr>
    </w:p>
    <w:p w14:paraId="5A967E29" w14:textId="77777777" w:rsidR="00BE4E9E" w:rsidRDefault="00BE4E9E" w:rsidP="00EF7B37">
      <w:pPr>
        <w:ind w:firstLine="720"/>
        <w:jc w:val="both"/>
        <w:rPr>
          <w:sz w:val="24"/>
          <w:szCs w:val="24"/>
        </w:rPr>
      </w:pPr>
    </w:p>
    <w:p w14:paraId="5A72C568" w14:textId="77777777" w:rsidR="00BE4E9E" w:rsidRDefault="00BE4E9E" w:rsidP="00EF7B37">
      <w:pPr>
        <w:ind w:firstLine="720"/>
        <w:jc w:val="both"/>
        <w:rPr>
          <w:sz w:val="24"/>
          <w:szCs w:val="24"/>
        </w:rPr>
      </w:pPr>
    </w:p>
    <w:p w14:paraId="000C10CF" w14:textId="77777777" w:rsidR="00CB5847" w:rsidRDefault="00CB5847" w:rsidP="00EF7B37">
      <w:pPr>
        <w:ind w:firstLine="720"/>
        <w:jc w:val="both"/>
        <w:rPr>
          <w:sz w:val="24"/>
          <w:szCs w:val="24"/>
        </w:rPr>
      </w:pPr>
    </w:p>
    <w:p w14:paraId="69ED897F" w14:textId="77777777" w:rsidR="00BE4E9E" w:rsidRDefault="00BE4E9E" w:rsidP="00EF7B37">
      <w:pPr>
        <w:ind w:firstLine="720"/>
        <w:jc w:val="both"/>
        <w:rPr>
          <w:sz w:val="24"/>
          <w:szCs w:val="24"/>
        </w:rPr>
      </w:pPr>
    </w:p>
    <w:p w14:paraId="58C0C519" w14:textId="77777777" w:rsidR="00E82B04" w:rsidRDefault="00E82B04" w:rsidP="00BE03A2">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4656" behindDoc="0" locked="0" layoutInCell="1" allowOverlap="1" wp14:anchorId="2221E13A" wp14:editId="08CA2226">
                <wp:simplePos x="0" y="0"/>
                <wp:positionH relativeFrom="margin">
                  <wp:align>right</wp:align>
                </wp:positionH>
                <wp:positionV relativeFrom="paragraph">
                  <wp:posOffset>523875</wp:posOffset>
                </wp:positionV>
                <wp:extent cx="5915025" cy="476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EDC31" id="Straight Connector 8"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7yuQEAALsDAAAOAAAAZHJzL2Uyb0RvYy54bWysU8GO0zAQvSPxD5bvNElFlyVquoeu4IKg&#10;YpcP8Dp2Y2F7rLFp0r9n7LRZBAghxMXx2O/NzHuebO8mZ9lJYTTgO96sas6Ul9Abf+z4l8d3r245&#10;i0n4XljwquNnFfnd7uWL7RhatYYBbK+QURIf2zF0fEgptFUV5aCciCsIytOlBnQiUYjHqkcxUnZn&#10;q3Vd31QjYB8QpIqRTu/nS74r+bVWMn3SOqrEbMept1RWLOtTXqvdVrRHFGEw8tKG+IcunDCeii6p&#10;7kUS7BuaX1I5IxEi6LSS4CrQ2khVNJCapv5JzcMggipayJwYFpvi/0srP54OyEzfcXooLxw90UNC&#10;YY5DYnvwngwEZLfZpzHEluB7f8BLFMMBs+hJo8tfksOm4u158VZNiUk63LxtNvV6w5mku9dvbmhL&#10;WapncsCY3itwLG86bo3P0kUrTh9imqFXCPFyM3P5sktnqzLY+s9Kkxwq2BR2GSS1t8hOgkag/9pc&#10;yhZkpmhj7UKq/0y6YDNNleH6W+KCLhXBp4XojAf8XdU0XVvVM/6qetaaZT9Bfy6PUeygCSmGXqY5&#10;j+CPcaE//3O77wAAAP//AwBQSwMEFAAGAAgAAAAhAENHL87bAAAABgEAAA8AAABkcnMvZG93bnJl&#10;di54bWxMj81OwzAQhO9IvIO1SNyo3SCqEuJUVSWEuCCawt2Nt07AP5HtpOHtWU70NqtZzXxTbWZn&#10;2YQx9cFLWC4EMPRt0L03Ej4Oz3drYCkrr5UNHiX8YIJNfX1VqVKHs9/j1GTDKMSnUknoch5KzlPb&#10;oVNpEQb05J1CdCrTGQ3XUZ0p3FleCLHiTvWeGjo14K7D9rsZnQT7GqdPszPbNL7sV83X+6l4O0xS&#10;3t7M2ydgGef8/wx/+IQONTEdw+h1YlYCDckS1sUDMHIf75ckjiSEAF5X/BK//gUAAP//AwBQSwEC&#10;LQAUAAYACAAAACEAtoM4kv4AAADhAQAAEwAAAAAAAAAAAAAAAAAAAAAAW0NvbnRlbnRfVHlwZXNd&#10;LnhtbFBLAQItABQABgAIAAAAIQA4/SH/1gAAAJQBAAALAAAAAAAAAAAAAAAAAC8BAABfcmVscy8u&#10;cmVsc1BLAQItABQABgAIAAAAIQA8aQ7yuQEAALsDAAAOAAAAAAAAAAAAAAAAAC4CAABkcnMvZTJv&#10;RG9jLnhtbFBLAQItABQABgAIAAAAIQBDRy/O2wAAAAYBAAAPAAAAAAAAAAAAAAAAABMEAABkcnMv&#10;ZG93bnJldi54bWxQSwUGAAAAAAQABADzAAAAGwUAAAAA&#10;" strokecolor="black [3200]" strokeweight=".5pt">
                <v:stroke joinstyle="miter"/>
                <w10:wrap anchorx="margin"/>
              </v:line>
            </w:pict>
          </mc:Fallback>
        </mc:AlternateContent>
      </w:r>
      <w:r w:rsidR="00282D2A" w:rsidRPr="0051076D">
        <w:rPr>
          <w:rFonts w:ascii="Edwardian Script ITC" w:hAnsi="Edwardian Script ITC" w:cs="Vijaya"/>
          <w:b/>
          <w:bCs/>
          <w:sz w:val="72"/>
          <w:szCs w:val="72"/>
        </w:rPr>
        <w:t>For</w:t>
      </w:r>
      <w:r w:rsidR="00282D2A">
        <w:rPr>
          <w:rFonts w:ascii="Edwardian Script ITC" w:hAnsi="Edwardian Script ITC" w:cs="Vijaya"/>
          <w:b/>
          <w:bCs/>
          <w:sz w:val="72"/>
          <w:szCs w:val="72"/>
        </w:rPr>
        <w:t>e</w:t>
      </w:r>
      <w:r w:rsidR="00282D2A" w:rsidRPr="0051076D">
        <w:rPr>
          <w:rFonts w:ascii="Edwardian Script ITC" w:hAnsi="Edwardian Script ITC" w:cs="Vijaya"/>
          <w:b/>
          <w:bCs/>
          <w:sz w:val="72"/>
          <w:szCs w:val="72"/>
        </w:rPr>
        <w:t>word</w:t>
      </w:r>
    </w:p>
    <w:p w14:paraId="76563023" w14:textId="77777777" w:rsidR="007C0D32" w:rsidRPr="00A804EE" w:rsidRDefault="007C0D32" w:rsidP="00EF73C9">
      <w:pPr>
        <w:pStyle w:val="ListParagraph"/>
        <w:numPr>
          <w:ilvl w:val="0"/>
          <w:numId w:val="18"/>
        </w:numPr>
        <w:jc w:val="center"/>
        <w:rPr>
          <w:rFonts w:ascii="Edwardian Script ITC" w:hAnsi="Edwardian Script ITC" w:cs="Vijaya"/>
          <w:b/>
          <w:bCs/>
          <w:sz w:val="72"/>
          <w:szCs w:val="72"/>
        </w:rPr>
      </w:pPr>
    </w:p>
    <w:p w14:paraId="6381A9AC" w14:textId="77777777" w:rsidR="007C0D32" w:rsidRDefault="007C0D32" w:rsidP="00BE03A2">
      <w:pPr>
        <w:jc w:val="center"/>
        <w:rPr>
          <w:rFonts w:ascii="Edwardian Script ITC" w:hAnsi="Edwardian Script ITC" w:cs="Vijaya"/>
          <w:b/>
          <w:bCs/>
          <w:sz w:val="72"/>
          <w:szCs w:val="72"/>
        </w:rPr>
      </w:pPr>
    </w:p>
    <w:p w14:paraId="0057082D" w14:textId="77777777" w:rsidR="008F3336" w:rsidRDefault="008F3336" w:rsidP="00BE03A2">
      <w:pPr>
        <w:jc w:val="center"/>
        <w:rPr>
          <w:rFonts w:ascii="Edwardian Script ITC" w:hAnsi="Edwardian Script ITC" w:cs="Vijaya"/>
          <w:b/>
          <w:bCs/>
          <w:sz w:val="72"/>
          <w:szCs w:val="72"/>
        </w:rPr>
      </w:pPr>
    </w:p>
    <w:p w14:paraId="25E14DE9" w14:textId="77777777" w:rsidR="008F3336" w:rsidRDefault="008F3336" w:rsidP="00BE03A2">
      <w:pPr>
        <w:jc w:val="center"/>
        <w:rPr>
          <w:rFonts w:ascii="Edwardian Script ITC" w:hAnsi="Edwardian Script ITC" w:cs="Vijaya"/>
          <w:b/>
          <w:bCs/>
          <w:sz w:val="72"/>
          <w:szCs w:val="72"/>
        </w:rPr>
      </w:pPr>
    </w:p>
    <w:p w14:paraId="4F76B9E3" w14:textId="77777777" w:rsidR="008F3336" w:rsidRDefault="008F3336" w:rsidP="00BE03A2">
      <w:pPr>
        <w:jc w:val="center"/>
        <w:rPr>
          <w:rFonts w:ascii="Edwardian Script ITC" w:hAnsi="Edwardian Script ITC" w:cs="Vijaya"/>
          <w:b/>
          <w:bCs/>
          <w:sz w:val="72"/>
          <w:szCs w:val="72"/>
        </w:rPr>
      </w:pPr>
    </w:p>
    <w:p w14:paraId="18C62451" w14:textId="77777777" w:rsidR="008F3336" w:rsidRDefault="008F3336" w:rsidP="00BE03A2">
      <w:pPr>
        <w:jc w:val="center"/>
        <w:rPr>
          <w:rFonts w:ascii="Edwardian Script ITC" w:hAnsi="Edwardian Script ITC" w:cs="Vijaya"/>
          <w:b/>
          <w:bCs/>
          <w:sz w:val="72"/>
          <w:szCs w:val="72"/>
        </w:rPr>
      </w:pPr>
    </w:p>
    <w:p w14:paraId="046BEBA8" w14:textId="77777777" w:rsidR="008F3336" w:rsidRDefault="008F3336" w:rsidP="00BE03A2">
      <w:pPr>
        <w:jc w:val="center"/>
        <w:rPr>
          <w:rFonts w:ascii="Edwardian Script ITC" w:hAnsi="Edwardian Script ITC" w:cs="Vijaya"/>
          <w:b/>
          <w:bCs/>
          <w:sz w:val="72"/>
          <w:szCs w:val="72"/>
        </w:rPr>
      </w:pPr>
    </w:p>
    <w:p w14:paraId="3B3C304C" w14:textId="77777777" w:rsidR="008F3336" w:rsidRDefault="008F3336" w:rsidP="00BE03A2">
      <w:pPr>
        <w:jc w:val="center"/>
        <w:rPr>
          <w:rFonts w:ascii="Edwardian Script ITC" w:hAnsi="Edwardian Script ITC" w:cs="Vijaya"/>
          <w:b/>
          <w:bCs/>
          <w:sz w:val="72"/>
          <w:szCs w:val="72"/>
        </w:rPr>
      </w:pPr>
    </w:p>
    <w:p w14:paraId="0F15AA28" w14:textId="77777777" w:rsidR="008F3336" w:rsidRDefault="008F3336" w:rsidP="00BE03A2">
      <w:pPr>
        <w:jc w:val="center"/>
        <w:rPr>
          <w:rFonts w:ascii="Edwardian Script ITC" w:hAnsi="Edwardian Script ITC" w:cs="Vijaya"/>
          <w:b/>
          <w:bCs/>
          <w:sz w:val="72"/>
          <w:szCs w:val="72"/>
        </w:rPr>
      </w:pPr>
    </w:p>
    <w:p w14:paraId="4D2D6C24" w14:textId="77777777" w:rsidR="00366B89" w:rsidRDefault="00366B89" w:rsidP="00BE03A2">
      <w:pPr>
        <w:jc w:val="center"/>
        <w:rPr>
          <w:rFonts w:ascii="Edwardian Script ITC" w:hAnsi="Edwardian Script ITC" w:cs="Vijaya"/>
          <w:b/>
          <w:bCs/>
          <w:sz w:val="72"/>
          <w:szCs w:val="72"/>
        </w:rPr>
      </w:pPr>
    </w:p>
    <w:sdt>
      <w:sdtPr>
        <w:rPr>
          <w:i/>
        </w:rPr>
        <w:id w:val="-1892492772"/>
        <w:docPartObj>
          <w:docPartGallery w:val="Table of Contents"/>
          <w:docPartUnique/>
        </w:docPartObj>
      </w:sdtPr>
      <w:sdtEndPr>
        <w:rPr>
          <w:i w:val="0"/>
          <w:sz w:val="28"/>
          <w:szCs w:val="28"/>
        </w:rPr>
      </w:sdtEndPr>
      <w:sdtContent>
        <w:p w14:paraId="629A6FFA" w14:textId="77777777" w:rsidR="0033171D" w:rsidRDefault="0033171D" w:rsidP="0033171D">
          <w:pPr>
            <w:rPr>
              <w:ins w:id="28" w:author="Cathy McMahen" w:date="2018-04-24T13:27:00Z"/>
              <w:i/>
            </w:rPr>
          </w:pPr>
        </w:p>
        <w:p w14:paraId="59C6ADEC" w14:textId="77777777" w:rsidR="0033171D" w:rsidRDefault="0033171D" w:rsidP="0033171D">
          <w:pPr>
            <w:rPr>
              <w:ins w:id="29" w:author="Cathy McMahen" w:date="2018-04-24T13:27:00Z"/>
              <w:rFonts w:ascii="Edwardian Script ITC" w:hAnsi="Edwardian Script ITC"/>
              <w:b/>
              <w:sz w:val="52"/>
              <w:szCs w:val="52"/>
            </w:rPr>
          </w:pPr>
        </w:p>
        <w:p w14:paraId="360B2A5A" w14:textId="6E73A321" w:rsidR="0033171D" w:rsidDel="00D85988" w:rsidRDefault="0033171D" w:rsidP="0033171D">
          <w:pPr>
            <w:rPr>
              <w:ins w:id="30" w:author="Cathy McMahen" w:date="2018-04-24T13:27:00Z"/>
              <w:del w:id="31" w:author="virginia porter" w:date="2019-01-04T15:56:00Z"/>
              <w:rFonts w:ascii="Edwardian Script ITC" w:hAnsi="Edwardian Script ITC"/>
              <w:b/>
              <w:sz w:val="52"/>
              <w:szCs w:val="52"/>
            </w:rPr>
          </w:pPr>
        </w:p>
        <w:p w14:paraId="65647C96" w14:textId="77777777" w:rsidR="004C3B90" w:rsidRPr="0055473B" w:rsidRDefault="004C3B90">
          <w:pPr>
            <w:pStyle w:val="Style1"/>
            <w:pPrChange w:id="32" w:author="Cathy McMahen" w:date="2018-04-24T13:31:00Z">
              <w:pPr>
                <w:pStyle w:val="TOCHeading"/>
              </w:pPr>
            </w:pPrChange>
          </w:pPr>
          <w:r w:rsidRPr="0055473B">
            <w:t>Table of Contents</w:t>
          </w:r>
        </w:p>
        <w:p w14:paraId="5B0C61AE" w14:textId="77777777" w:rsidR="004C3B90" w:rsidRPr="00076586" w:rsidRDefault="004C3B90" w:rsidP="00EF73C9">
          <w:pPr>
            <w:pStyle w:val="ListParagraph"/>
            <w:numPr>
              <w:ilvl w:val="0"/>
              <w:numId w:val="18"/>
            </w:numPr>
            <w:jc w:val="center"/>
            <w:rPr>
              <w:b/>
              <w:sz w:val="72"/>
              <w:szCs w:val="72"/>
            </w:rPr>
          </w:pPr>
        </w:p>
        <w:p w14:paraId="050C2C3A"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1 </w:t>
          </w:r>
        </w:p>
        <w:p w14:paraId="3F0962A5"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2 </w:t>
          </w:r>
        </w:p>
        <w:p w14:paraId="661A28E8" w14:textId="77777777" w:rsidR="00BE4E9E"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3 </w:t>
          </w:r>
        </w:p>
        <w:p w14:paraId="14A04BBD" w14:textId="77777777" w:rsidR="004C3B90"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4 </w:t>
          </w:r>
        </w:p>
        <w:p w14:paraId="64864403" w14:textId="77777777" w:rsidR="00BE4E9E" w:rsidRPr="00076586" w:rsidRDefault="004C3B90" w:rsidP="00426E1C">
          <w:pPr>
            <w:rPr>
              <w:b/>
              <w:sz w:val="28"/>
              <w:szCs w:val="28"/>
            </w:rPr>
          </w:pPr>
          <w:r w:rsidRPr="00076586">
            <w:rPr>
              <w:b/>
              <w:sz w:val="28"/>
              <w:szCs w:val="28"/>
            </w:rPr>
            <w:t xml:space="preserve">Week </w:t>
          </w:r>
          <w:r w:rsidR="00F815E8" w:rsidRPr="00076586">
            <w:rPr>
              <w:b/>
              <w:sz w:val="28"/>
              <w:szCs w:val="28"/>
            </w:rPr>
            <w:t xml:space="preserve">5 </w:t>
          </w:r>
        </w:p>
        <w:p w14:paraId="0DEC0354" w14:textId="77777777" w:rsidR="00426E1C" w:rsidRPr="00076586" w:rsidRDefault="004C3B90" w:rsidP="00426E1C">
          <w:pPr>
            <w:rPr>
              <w:rFonts w:ascii="Edwardian Script ITC" w:hAnsi="Edwardian Script ITC" w:cstheme="minorHAnsi"/>
              <w:b/>
              <w:sz w:val="72"/>
              <w:szCs w:val="72"/>
            </w:rPr>
          </w:pPr>
          <w:del w:id="33" w:author="Cathy McMahen" w:date="2018-04-24T13:31:00Z">
            <w:r w:rsidRPr="00076586" w:rsidDel="0033171D">
              <w:rPr>
                <w:b/>
                <w:sz w:val="28"/>
                <w:szCs w:val="28"/>
              </w:rPr>
              <w:delText xml:space="preserve"> </w:delText>
            </w:r>
          </w:del>
          <w:r w:rsidR="00F815E8" w:rsidRPr="00076586">
            <w:rPr>
              <w:b/>
              <w:sz w:val="28"/>
              <w:szCs w:val="28"/>
            </w:rPr>
            <w:t xml:space="preserve">Week 6 </w:t>
          </w:r>
        </w:p>
        <w:p w14:paraId="324877FF" w14:textId="77777777" w:rsidR="00BE4E9E" w:rsidRPr="00076586" w:rsidRDefault="004C3B90" w:rsidP="004C3B90">
          <w:pPr>
            <w:spacing w:after="240"/>
            <w:rPr>
              <w:b/>
              <w:sz w:val="28"/>
              <w:szCs w:val="28"/>
            </w:rPr>
          </w:pPr>
          <w:r w:rsidRPr="00076586">
            <w:rPr>
              <w:b/>
              <w:sz w:val="28"/>
              <w:szCs w:val="28"/>
            </w:rPr>
            <w:t xml:space="preserve">Week </w:t>
          </w:r>
          <w:r w:rsidR="00F815E8" w:rsidRPr="00076586">
            <w:rPr>
              <w:b/>
              <w:sz w:val="28"/>
              <w:szCs w:val="28"/>
            </w:rPr>
            <w:t xml:space="preserve">7 </w:t>
          </w:r>
        </w:p>
        <w:p w14:paraId="21303A3F" w14:textId="77777777" w:rsidR="00BE4E9E" w:rsidRPr="00076586" w:rsidRDefault="00F815E8" w:rsidP="004C3B90">
          <w:pPr>
            <w:spacing w:after="240"/>
            <w:rPr>
              <w:b/>
              <w:sz w:val="28"/>
              <w:szCs w:val="28"/>
            </w:rPr>
          </w:pPr>
          <w:r w:rsidRPr="00076586">
            <w:rPr>
              <w:b/>
              <w:sz w:val="28"/>
              <w:szCs w:val="28"/>
            </w:rPr>
            <w:t>Week 8</w:t>
          </w:r>
          <w:r w:rsidR="004C3B90" w:rsidRPr="00076586">
            <w:rPr>
              <w:b/>
              <w:sz w:val="28"/>
              <w:szCs w:val="28"/>
            </w:rPr>
            <w:t xml:space="preserve"> </w:t>
          </w:r>
        </w:p>
        <w:p w14:paraId="523736BC" w14:textId="77777777" w:rsidR="00BE4E9E" w:rsidRPr="00076586" w:rsidRDefault="00F815E8" w:rsidP="004C3B90">
          <w:pPr>
            <w:spacing w:after="240"/>
            <w:rPr>
              <w:b/>
              <w:sz w:val="28"/>
              <w:szCs w:val="28"/>
            </w:rPr>
          </w:pPr>
          <w:r w:rsidRPr="00076586">
            <w:rPr>
              <w:b/>
              <w:sz w:val="28"/>
              <w:szCs w:val="28"/>
            </w:rPr>
            <w:t xml:space="preserve">Week 9 </w:t>
          </w:r>
        </w:p>
        <w:p w14:paraId="2B3BBED0" w14:textId="77777777" w:rsidR="00BE4E9E" w:rsidRDefault="00BE4E9E" w:rsidP="004C3B90">
          <w:pPr>
            <w:spacing w:after="240"/>
            <w:rPr>
              <w:b/>
              <w:sz w:val="28"/>
              <w:szCs w:val="28"/>
            </w:rPr>
          </w:pPr>
          <w:r w:rsidRPr="00076586">
            <w:rPr>
              <w:b/>
              <w:sz w:val="28"/>
              <w:szCs w:val="28"/>
            </w:rPr>
            <w:t>Week 10</w:t>
          </w:r>
        </w:p>
        <w:p w14:paraId="2E13F659" w14:textId="77777777" w:rsidR="001726B3" w:rsidRDefault="001726B3" w:rsidP="004C3B90">
          <w:pPr>
            <w:spacing w:after="240"/>
            <w:rPr>
              <w:b/>
              <w:sz w:val="28"/>
              <w:szCs w:val="28"/>
            </w:rPr>
          </w:pPr>
          <w:r>
            <w:rPr>
              <w:b/>
              <w:sz w:val="28"/>
              <w:szCs w:val="28"/>
            </w:rPr>
            <w:t>Week 11</w:t>
          </w:r>
        </w:p>
        <w:p w14:paraId="4EDE846E" w14:textId="77777777" w:rsidR="001726B3" w:rsidRPr="00076586" w:rsidRDefault="001726B3" w:rsidP="004C3B90">
          <w:pPr>
            <w:spacing w:after="240"/>
            <w:rPr>
              <w:b/>
              <w:sz w:val="28"/>
              <w:szCs w:val="28"/>
            </w:rPr>
          </w:pPr>
          <w:r>
            <w:rPr>
              <w:b/>
              <w:sz w:val="28"/>
              <w:szCs w:val="28"/>
            </w:rPr>
            <w:t>Week 12</w:t>
          </w:r>
        </w:p>
        <w:p w14:paraId="498B5078" w14:textId="77777777" w:rsidR="00F815E8" w:rsidRDefault="00F815E8" w:rsidP="004C3B90">
          <w:pPr>
            <w:spacing w:after="240"/>
            <w:rPr>
              <w:sz w:val="28"/>
              <w:szCs w:val="28"/>
            </w:rPr>
          </w:pPr>
          <w:r w:rsidRPr="00076586">
            <w:rPr>
              <w:b/>
              <w:sz w:val="28"/>
              <w:szCs w:val="28"/>
            </w:rPr>
            <w:t>A</w:t>
          </w:r>
          <w:r w:rsidR="00BE4E9E" w:rsidRPr="00076586">
            <w:rPr>
              <w:b/>
              <w:sz w:val="28"/>
              <w:szCs w:val="28"/>
            </w:rPr>
            <w:t>fterthoughts</w:t>
          </w:r>
        </w:p>
        <w:p w14:paraId="009AE3A4" w14:textId="77777777" w:rsidR="00AA0197" w:rsidRPr="00EF0760" w:rsidRDefault="00AA0197" w:rsidP="004C3B90">
          <w:pPr>
            <w:spacing w:after="240"/>
            <w:rPr>
              <w:sz w:val="28"/>
              <w:szCs w:val="28"/>
            </w:rPr>
          </w:pPr>
        </w:p>
        <w:p w14:paraId="511BA819" w14:textId="77777777" w:rsidR="004C3B90" w:rsidRPr="00EF0760" w:rsidRDefault="00156BA7" w:rsidP="004C3B90">
          <w:pPr>
            <w:spacing w:after="240"/>
            <w:rPr>
              <w:sz w:val="28"/>
              <w:szCs w:val="28"/>
            </w:rPr>
          </w:pPr>
        </w:p>
      </w:sdtContent>
    </w:sdt>
    <w:p w14:paraId="2D0CB6A7" w14:textId="65462B49" w:rsidR="004C3B90" w:rsidRDefault="004C3B90" w:rsidP="004C3B90">
      <w:pPr>
        <w:spacing w:after="240"/>
        <w:rPr>
          <w:ins w:id="34" w:author="virginia porter" w:date="2019-01-04T15:56:00Z"/>
          <w:sz w:val="28"/>
          <w:szCs w:val="28"/>
        </w:rPr>
      </w:pPr>
    </w:p>
    <w:p w14:paraId="4FF78AED" w14:textId="77777777" w:rsidR="00D85988" w:rsidRDefault="00D85988" w:rsidP="004C3B90">
      <w:pPr>
        <w:spacing w:after="240"/>
        <w:rPr>
          <w:sz w:val="28"/>
          <w:szCs w:val="28"/>
        </w:rPr>
      </w:pPr>
    </w:p>
    <w:p w14:paraId="5BC7F55D" w14:textId="76991AC1" w:rsidR="00490BEA" w:rsidDel="00232C6D" w:rsidRDefault="00490BEA" w:rsidP="009B1BDD">
      <w:pPr>
        <w:jc w:val="center"/>
        <w:rPr>
          <w:del w:id="35" w:author="virginia porter" w:date="2018-05-14T14:20:00Z"/>
          <w:rFonts w:ascii="Edwardian Script ITC" w:hAnsi="Edwardian Script ITC" w:cs="Vijaya"/>
          <w:b/>
          <w:bCs/>
          <w:iCs/>
          <w:sz w:val="72"/>
          <w:szCs w:val="72"/>
        </w:rPr>
      </w:pPr>
    </w:p>
    <w:p w14:paraId="211CE2AE" w14:textId="77777777" w:rsidR="001F2D23" w:rsidRPr="001F2D23" w:rsidRDefault="001F2D23">
      <w:pPr>
        <w:pStyle w:val="EdwardianScript36"/>
        <w:pPrChange w:id="36" w:author="Cathy McMahen" w:date="2018-04-24T13:32:00Z">
          <w:pPr>
            <w:jc w:val="center"/>
          </w:pPr>
        </w:pPrChange>
      </w:pPr>
      <w:r w:rsidRPr="0055473B">
        <w:t>Introduction</w:t>
      </w:r>
    </w:p>
    <w:p w14:paraId="6C30E448" w14:textId="1BC26816" w:rsidR="00FE7C78" w:rsidRDefault="00FE7C78" w:rsidP="009B1BDD">
      <w:pPr>
        <w:jc w:val="center"/>
        <w:rPr>
          <w:ins w:id="37" w:author="virginia porter" w:date="2018-05-14T14:20:00Z"/>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4D8CC87F" wp14:editId="2CF48EEC">
            <wp:extent cx="818161"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EA6650E" w14:textId="77777777" w:rsidR="00232C6D" w:rsidRDefault="00232C6D" w:rsidP="00232C6D">
      <w:pPr>
        <w:jc w:val="center"/>
        <w:rPr>
          <w:ins w:id="38" w:author="virginia porter" w:date="2018-05-14T14:20:00Z"/>
          <w:b/>
          <w:sz w:val="28"/>
          <w:szCs w:val="28"/>
        </w:rPr>
      </w:pPr>
      <w:ins w:id="39" w:author="virginia porter" w:date="2018-05-14T14:20:00Z">
        <w:r>
          <w:rPr>
            <w:b/>
            <w:sz w:val="28"/>
            <w:szCs w:val="28"/>
          </w:rPr>
          <w:t>Introduction</w:t>
        </w:r>
      </w:ins>
    </w:p>
    <w:p w14:paraId="107F8ECC" w14:textId="77777777" w:rsidR="00232C6D" w:rsidRPr="00117A0A" w:rsidRDefault="00232C6D">
      <w:pPr>
        <w:spacing w:after="0"/>
        <w:jc w:val="center"/>
        <w:rPr>
          <w:ins w:id="40" w:author="virginia porter" w:date="2018-05-14T14:20:00Z"/>
          <w:b/>
          <w:sz w:val="24"/>
          <w:szCs w:val="24"/>
          <w:rPrChange w:id="41" w:author="virginia porter" w:date="2018-05-14T14:22:00Z">
            <w:rPr>
              <w:ins w:id="42" w:author="virginia porter" w:date="2018-05-14T14:20:00Z"/>
              <w:b/>
              <w:i/>
              <w:sz w:val="24"/>
              <w:szCs w:val="24"/>
            </w:rPr>
          </w:rPrChange>
        </w:rPr>
        <w:pPrChange w:id="43" w:author="owner" w:date="2018-07-08T15:56:00Z">
          <w:pPr>
            <w:jc w:val="center"/>
          </w:pPr>
        </w:pPrChange>
      </w:pPr>
      <w:bookmarkStart w:id="44" w:name="_Hlk518828917"/>
      <w:ins w:id="45" w:author="virginia porter" w:date="2018-05-14T14:20:00Z">
        <w:r w:rsidRPr="00117A0A">
          <w:rPr>
            <w:b/>
            <w:sz w:val="24"/>
            <w:szCs w:val="24"/>
            <w:rPrChange w:id="46" w:author="virginia porter" w:date="2018-05-14T14:22:00Z">
              <w:rPr>
                <w:b/>
                <w:i/>
                <w:sz w:val="24"/>
                <w:szCs w:val="24"/>
              </w:rPr>
            </w:rPrChange>
          </w:rPr>
          <w:t>Ephesians 1:3 (KJV)</w:t>
        </w:r>
      </w:ins>
    </w:p>
    <w:p w14:paraId="0895F13E" w14:textId="5BC9BFDF" w:rsidR="00232C6D" w:rsidRDefault="00232C6D" w:rsidP="003F4F31">
      <w:pPr>
        <w:spacing w:after="0"/>
        <w:jc w:val="center"/>
        <w:rPr>
          <w:ins w:id="47" w:author="owner" w:date="2018-07-08T15:57:00Z"/>
          <w:rStyle w:val="text"/>
          <w:b/>
          <w:i/>
          <w:sz w:val="24"/>
          <w:szCs w:val="24"/>
        </w:rPr>
      </w:pPr>
      <w:ins w:id="48" w:author="virginia porter" w:date="2018-05-14T14:20:00Z">
        <w:r w:rsidRPr="00117A0A">
          <w:rPr>
            <w:rStyle w:val="text"/>
            <w:b/>
            <w:vertAlign w:val="superscript"/>
            <w:rPrChange w:id="49" w:author="virginia porter" w:date="2018-05-14T14:22:00Z">
              <w:rPr>
                <w:rStyle w:val="text"/>
                <w:vertAlign w:val="superscript"/>
              </w:rPr>
            </w:rPrChange>
          </w:rPr>
          <w:t> </w:t>
        </w:r>
        <w:r w:rsidRPr="00117A0A">
          <w:rPr>
            <w:rStyle w:val="text"/>
            <w:b/>
            <w:i/>
            <w:sz w:val="24"/>
            <w:szCs w:val="24"/>
            <w:rPrChange w:id="50" w:author="virginia porter" w:date="2018-05-14T14:22:00Z">
              <w:rPr>
                <w:rStyle w:val="text"/>
                <w:i/>
                <w:sz w:val="24"/>
                <w:szCs w:val="24"/>
              </w:rPr>
            </w:rPrChange>
          </w:rPr>
          <w:t>Blessed be the God and Father of our Lord Jesus Christ, who hath blessed us with all spiritual blessings in heavenly places in Christ.</w:t>
        </w:r>
      </w:ins>
    </w:p>
    <w:bookmarkEnd w:id="44"/>
    <w:p w14:paraId="65D2BFE7" w14:textId="397A96C6" w:rsidR="003F4F31" w:rsidRDefault="003F4F31" w:rsidP="00EE393F">
      <w:pPr>
        <w:spacing w:after="0"/>
        <w:jc w:val="center"/>
        <w:rPr>
          <w:b/>
          <w:i/>
          <w:sz w:val="24"/>
          <w:szCs w:val="24"/>
        </w:rPr>
      </w:pPr>
    </w:p>
    <w:p w14:paraId="67D1AC33" w14:textId="77777777" w:rsidR="00BC249C" w:rsidRDefault="00FE11F6" w:rsidP="004C7A4C">
      <w:pPr>
        <w:ind w:firstLine="720"/>
        <w:jc w:val="both"/>
        <w:rPr>
          <w:rFonts w:asciiTheme="minorHAnsi" w:eastAsia="Times New Roman" w:hAnsiTheme="minorHAnsi" w:cs="Vijaya"/>
          <w:sz w:val="24"/>
          <w:szCs w:val="24"/>
          <w:lang w:val="en"/>
        </w:rPr>
      </w:pPr>
      <w:r>
        <w:rPr>
          <w:rFonts w:asciiTheme="minorHAnsi" w:eastAsia="Times New Roman" w:hAnsiTheme="minorHAnsi" w:cs="Vijaya"/>
          <w:sz w:val="24"/>
          <w:szCs w:val="24"/>
          <w:lang w:val="en"/>
        </w:rPr>
        <w:t xml:space="preserve">My husband and I </w:t>
      </w:r>
      <w:r w:rsidR="00D55377">
        <w:rPr>
          <w:rFonts w:asciiTheme="minorHAnsi" w:eastAsia="Times New Roman" w:hAnsiTheme="minorHAnsi" w:cs="Vijaya"/>
          <w:sz w:val="24"/>
          <w:szCs w:val="24"/>
          <w:lang w:val="en"/>
        </w:rPr>
        <w:t>were newlyweds</w:t>
      </w:r>
      <w:r>
        <w:rPr>
          <w:vanish/>
          <w:sz w:val="24"/>
          <w:szCs w:val="24"/>
        </w:rPr>
        <w:pgNum/>
      </w:r>
      <w:r>
        <w:rPr>
          <w:rFonts w:asciiTheme="minorHAnsi" w:eastAsia="Times New Roman" w:hAnsiTheme="minorHAnsi" w:cs="Vijaya"/>
          <w:sz w:val="24"/>
          <w:szCs w:val="24"/>
          <w:lang w:val="en"/>
        </w:rPr>
        <w:t xml:space="preserve"> when we decided to open a wedding boutique. </w:t>
      </w:r>
      <w:r w:rsidR="00D55377">
        <w:rPr>
          <w:rFonts w:asciiTheme="minorHAnsi" w:eastAsia="Times New Roman" w:hAnsiTheme="minorHAnsi" w:cs="Vijaya"/>
          <w:sz w:val="24"/>
          <w:szCs w:val="24"/>
          <w:lang w:val="en"/>
        </w:rPr>
        <w:t xml:space="preserve">For </w:t>
      </w:r>
      <w:r w:rsidR="00D76CF3">
        <w:rPr>
          <w:rFonts w:asciiTheme="minorHAnsi" w:eastAsia="Times New Roman" w:hAnsiTheme="minorHAnsi" w:cs="Vijaya"/>
          <w:sz w:val="24"/>
          <w:szCs w:val="24"/>
          <w:lang w:val="en"/>
        </w:rPr>
        <w:t xml:space="preserve">the </w:t>
      </w:r>
      <w:r w:rsidR="00D55377">
        <w:rPr>
          <w:rFonts w:asciiTheme="minorHAnsi" w:eastAsia="Times New Roman" w:hAnsiTheme="minorHAnsi" w:cs="Vijaya"/>
          <w:sz w:val="24"/>
          <w:szCs w:val="24"/>
          <w:lang w:val="en"/>
        </w:rPr>
        <w:t xml:space="preserve">first </w:t>
      </w:r>
      <w:r w:rsidRPr="00952C0D">
        <w:rPr>
          <w:rFonts w:asciiTheme="minorHAnsi" w:eastAsia="Times New Roman" w:hAnsiTheme="minorHAnsi" w:cs="Vijaya"/>
          <w:sz w:val="24"/>
          <w:szCs w:val="24"/>
          <w:lang w:val="en"/>
        </w:rPr>
        <w:t>seven years</w:t>
      </w:r>
      <w:r w:rsidR="005A40F6">
        <w:rPr>
          <w:rFonts w:asciiTheme="minorHAnsi" w:eastAsia="Times New Roman" w:hAnsiTheme="minorHAnsi" w:cs="Vijaya"/>
          <w:sz w:val="24"/>
          <w:szCs w:val="24"/>
          <w:lang w:val="en"/>
        </w:rPr>
        <w:t xml:space="preserve"> of marriage</w:t>
      </w:r>
      <w:r w:rsidR="00D55377">
        <w:rPr>
          <w:rFonts w:asciiTheme="minorHAnsi" w:eastAsia="Times New Roman" w:hAnsiTheme="minorHAnsi" w:cs="Vijaya"/>
          <w:sz w:val="24"/>
          <w:szCs w:val="24"/>
          <w:lang w:val="en"/>
        </w:rPr>
        <w:t>, Art pursued a car</w:t>
      </w:r>
      <w:r w:rsidR="005A40F6">
        <w:rPr>
          <w:rFonts w:asciiTheme="minorHAnsi" w:eastAsia="Times New Roman" w:hAnsiTheme="minorHAnsi" w:cs="Vijaya"/>
          <w:sz w:val="24"/>
          <w:szCs w:val="24"/>
          <w:lang w:val="en"/>
        </w:rPr>
        <w:t>eer</w:t>
      </w:r>
      <w:r w:rsidR="00D55377">
        <w:rPr>
          <w:rFonts w:asciiTheme="minorHAnsi" w:eastAsia="Times New Roman" w:hAnsiTheme="minorHAnsi" w:cs="Vijaya"/>
          <w:sz w:val="24"/>
          <w:szCs w:val="24"/>
          <w:lang w:val="en"/>
        </w:rPr>
        <w:t xml:space="preserve"> in engineering, and I dressed </w:t>
      </w:r>
      <w:r>
        <w:rPr>
          <w:rFonts w:asciiTheme="minorHAnsi" w:eastAsia="Times New Roman" w:hAnsiTheme="minorHAnsi" w:cs="Vijaya"/>
          <w:sz w:val="24"/>
          <w:szCs w:val="24"/>
          <w:lang w:val="en"/>
        </w:rPr>
        <w:t>brides for their weddings.</w:t>
      </w:r>
      <w:r w:rsidR="00624A73">
        <w:rPr>
          <w:rFonts w:asciiTheme="minorHAnsi" w:eastAsia="Times New Roman" w:hAnsiTheme="minorHAnsi" w:cs="Vijaya"/>
          <w:sz w:val="24"/>
          <w:szCs w:val="24"/>
          <w:lang w:val="en"/>
        </w:rPr>
        <w:t xml:space="preserve"> </w:t>
      </w:r>
      <w:r w:rsidR="001E7F74">
        <w:rPr>
          <w:rFonts w:asciiTheme="minorHAnsi" w:eastAsia="Times New Roman" w:hAnsiTheme="minorHAnsi" w:cs="Vijaya"/>
          <w:sz w:val="24"/>
          <w:szCs w:val="24"/>
          <w:lang w:val="en"/>
        </w:rPr>
        <w:t xml:space="preserve">As </w:t>
      </w:r>
      <w:r w:rsidR="003A176B">
        <w:rPr>
          <w:rFonts w:asciiTheme="minorHAnsi" w:eastAsia="Times New Roman" w:hAnsiTheme="minorHAnsi" w:cs="Vijaya"/>
          <w:sz w:val="24"/>
          <w:szCs w:val="24"/>
          <w:lang w:val="en"/>
        </w:rPr>
        <w:t>the Lord had</w:t>
      </w:r>
      <w:r w:rsidR="001E7F74">
        <w:rPr>
          <w:rFonts w:asciiTheme="minorHAnsi" w:eastAsia="Times New Roman" w:hAnsiTheme="minorHAnsi" w:cs="Vijaya"/>
          <w:sz w:val="24"/>
          <w:szCs w:val="24"/>
          <w:lang w:val="en"/>
        </w:rPr>
        <w:t xml:space="preserve"> predestined, t</w:t>
      </w:r>
      <w:r w:rsidR="005A40F6">
        <w:rPr>
          <w:rFonts w:asciiTheme="minorHAnsi" w:eastAsia="Times New Roman" w:hAnsiTheme="minorHAnsi" w:cs="Vijaya"/>
          <w:sz w:val="24"/>
          <w:szCs w:val="24"/>
          <w:lang w:val="en"/>
        </w:rPr>
        <w:t xml:space="preserve">he </w:t>
      </w:r>
      <w:r w:rsidR="00D760E0">
        <w:rPr>
          <w:rFonts w:asciiTheme="minorHAnsi" w:eastAsia="Times New Roman" w:hAnsiTheme="minorHAnsi" w:cs="Vijaya"/>
          <w:sz w:val="24"/>
          <w:szCs w:val="24"/>
          <w:lang w:val="en"/>
        </w:rPr>
        <w:t>theme</w:t>
      </w:r>
      <w:r w:rsidR="005A40F6">
        <w:rPr>
          <w:rFonts w:asciiTheme="minorHAnsi" w:eastAsia="Times New Roman" w:hAnsiTheme="minorHAnsi" w:cs="Vijaya"/>
          <w:sz w:val="24"/>
          <w:szCs w:val="24"/>
          <w:lang w:val="en"/>
        </w:rPr>
        <w:t>s</w:t>
      </w:r>
      <w:r w:rsidR="00624A73">
        <w:rPr>
          <w:rFonts w:asciiTheme="minorHAnsi" w:eastAsia="Times New Roman" w:hAnsiTheme="minorHAnsi" w:cs="Vijaya"/>
          <w:sz w:val="24"/>
          <w:szCs w:val="24"/>
          <w:lang w:val="en"/>
        </w:rPr>
        <w:t xml:space="preserve"> of love, marriage, </w:t>
      </w:r>
      <w:ins w:id="51" w:author="virginia porter" w:date="2019-03-06T21:36:00Z">
        <w:r w:rsidR="00624A73">
          <w:rPr>
            <w:sz w:val="24"/>
            <w:szCs w:val="24"/>
          </w:rPr>
          <w:t>brides</w:t>
        </w:r>
      </w:ins>
      <w:r w:rsidR="00624A73">
        <w:rPr>
          <w:sz w:val="24"/>
          <w:szCs w:val="24"/>
        </w:rPr>
        <w:t>, a</w:t>
      </w:r>
      <w:ins w:id="52" w:author="virginia porter" w:date="2019-03-06T21:36:00Z">
        <w:r w:rsidR="00624A73">
          <w:rPr>
            <w:sz w:val="24"/>
            <w:szCs w:val="24"/>
          </w:rPr>
          <w:t>nd weddings</w:t>
        </w:r>
      </w:ins>
      <w:r w:rsidR="00624A73">
        <w:rPr>
          <w:sz w:val="24"/>
          <w:szCs w:val="24"/>
        </w:rPr>
        <w:t xml:space="preserve"> </w:t>
      </w:r>
      <w:r w:rsidR="001E7F74">
        <w:rPr>
          <w:sz w:val="24"/>
          <w:szCs w:val="24"/>
        </w:rPr>
        <w:t>are</w:t>
      </w:r>
      <w:r w:rsidR="00624A73">
        <w:rPr>
          <w:rFonts w:asciiTheme="minorHAnsi" w:eastAsia="Times New Roman" w:hAnsiTheme="minorHAnsi" w:cs="Vijaya"/>
          <w:sz w:val="24"/>
          <w:szCs w:val="24"/>
          <w:lang w:val="en"/>
        </w:rPr>
        <w:t xml:space="preserve"> woven throughout the tapestry of my life. </w:t>
      </w:r>
      <w:r w:rsidR="006E76DE">
        <w:rPr>
          <w:rFonts w:asciiTheme="minorHAnsi" w:eastAsia="Times New Roman" w:hAnsiTheme="minorHAnsi" w:cs="Vijaya"/>
          <w:sz w:val="24"/>
          <w:szCs w:val="24"/>
          <w:lang w:val="en"/>
        </w:rPr>
        <w:t>W</w:t>
      </w:r>
      <w:r w:rsidR="00624A73">
        <w:rPr>
          <w:rFonts w:asciiTheme="minorHAnsi" w:eastAsia="Times New Roman" w:hAnsiTheme="minorHAnsi" w:cs="Vijaya"/>
          <w:sz w:val="24"/>
          <w:szCs w:val="24"/>
          <w:lang w:val="en"/>
        </w:rPr>
        <w:t xml:space="preserve">hat little girl </w:t>
      </w:r>
      <w:r w:rsidR="006E76DE">
        <w:rPr>
          <w:rFonts w:asciiTheme="minorHAnsi" w:eastAsia="Times New Roman" w:hAnsiTheme="minorHAnsi" w:cs="Vijaya"/>
          <w:sz w:val="24"/>
          <w:szCs w:val="24"/>
          <w:lang w:val="en"/>
        </w:rPr>
        <w:t>doesn’t</w:t>
      </w:r>
      <w:r w:rsidR="00624A73">
        <w:rPr>
          <w:rFonts w:asciiTheme="minorHAnsi" w:eastAsia="Times New Roman" w:hAnsiTheme="minorHAnsi" w:cs="Vijaya"/>
          <w:sz w:val="24"/>
          <w:szCs w:val="24"/>
          <w:lang w:val="en"/>
        </w:rPr>
        <w:t xml:space="preserve"> dream of </w:t>
      </w:r>
      <w:r w:rsidR="006E76DE">
        <w:rPr>
          <w:rFonts w:asciiTheme="minorHAnsi" w:eastAsia="Times New Roman" w:hAnsiTheme="minorHAnsi" w:cs="Vijaya"/>
          <w:sz w:val="24"/>
          <w:szCs w:val="24"/>
          <w:lang w:val="en"/>
        </w:rPr>
        <w:t>such</w:t>
      </w:r>
      <w:r w:rsidR="00624A73">
        <w:rPr>
          <w:rFonts w:asciiTheme="minorHAnsi" w:eastAsia="Times New Roman" w:hAnsiTheme="minorHAnsi" w:cs="Vijaya"/>
          <w:sz w:val="24"/>
          <w:szCs w:val="24"/>
          <w:lang w:val="en"/>
        </w:rPr>
        <w:t xml:space="preserve"> things</w:t>
      </w:r>
      <w:r w:rsidR="006E76DE">
        <w:rPr>
          <w:rFonts w:asciiTheme="minorHAnsi" w:eastAsia="Times New Roman" w:hAnsiTheme="minorHAnsi" w:cs="Vijaya"/>
          <w:sz w:val="24"/>
          <w:szCs w:val="24"/>
          <w:lang w:val="en"/>
        </w:rPr>
        <w:t xml:space="preserve">? </w:t>
      </w:r>
      <w:r w:rsidR="00094CF4">
        <w:rPr>
          <w:rFonts w:asciiTheme="minorHAnsi" w:eastAsia="Times New Roman" w:hAnsiTheme="minorHAnsi" w:cs="Vijaya"/>
          <w:sz w:val="24"/>
          <w:szCs w:val="24"/>
          <w:lang w:val="en"/>
        </w:rPr>
        <w:t xml:space="preserve"> </w:t>
      </w:r>
      <w:r w:rsidR="00D76CF3">
        <w:rPr>
          <w:sz w:val="24"/>
          <w:szCs w:val="24"/>
        </w:rPr>
        <w:t>Given that I come from so much brokenness in these areas,</w:t>
      </w:r>
      <w:r w:rsidR="00D76CF3">
        <w:rPr>
          <w:sz w:val="24"/>
          <w:szCs w:val="24"/>
          <w:lang w:val="en"/>
        </w:rPr>
        <w:t xml:space="preserve"> even verbalizing this, seems</w:t>
      </w:r>
      <w:r w:rsidR="00EE393F">
        <w:rPr>
          <w:sz w:val="24"/>
          <w:szCs w:val="24"/>
        </w:rPr>
        <w:t xml:space="preserve"> a bit </w:t>
      </w:r>
      <w:r w:rsidR="004C7A4C">
        <w:rPr>
          <w:sz w:val="24"/>
          <w:szCs w:val="24"/>
        </w:rPr>
        <w:t>disingenuous</w:t>
      </w:r>
      <w:r w:rsidR="00EE393F">
        <w:rPr>
          <w:sz w:val="24"/>
          <w:szCs w:val="24"/>
        </w:rPr>
        <w:t>.</w:t>
      </w:r>
      <w:r w:rsidR="004C7A4C">
        <w:rPr>
          <w:sz w:val="24"/>
          <w:szCs w:val="24"/>
        </w:rPr>
        <w:t xml:space="preserve"> </w:t>
      </w:r>
      <w:r w:rsidR="00094CF4">
        <w:rPr>
          <w:sz w:val="24"/>
          <w:szCs w:val="24"/>
        </w:rPr>
        <w:t xml:space="preserve">Truth is, </w:t>
      </w:r>
      <w:r w:rsidR="00094CF4" w:rsidRPr="003C70F4">
        <w:rPr>
          <w:rFonts w:asciiTheme="minorHAnsi" w:eastAsia="Times New Roman" w:hAnsiTheme="minorHAnsi" w:cs="Vijaya"/>
          <w:sz w:val="24"/>
          <w:szCs w:val="24"/>
          <w:lang w:val="en"/>
        </w:rPr>
        <w:t>I was a broken woman, from a broken home, in a broken marriage</w:t>
      </w:r>
      <w:r w:rsidR="00094CF4">
        <w:rPr>
          <w:rFonts w:asciiTheme="minorHAnsi" w:eastAsia="Times New Roman" w:hAnsiTheme="minorHAnsi" w:cs="Vijaya"/>
          <w:sz w:val="24"/>
          <w:szCs w:val="24"/>
          <w:lang w:val="en"/>
        </w:rPr>
        <w:t xml:space="preserve">. </w:t>
      </w:r>
      <w:r w:rsidR="00112341">
        <w:rPr>
          <w:rFonts w:asciiTheme="minorHAnsi" w:eastAsia="Times New Roman" w:hAnsiTheme="minorHAnsi" w:cs="Vijaya"/>
          <w:sz w:val="24"/>
          <w:szCs w:val="24"/>
          <w:lang w:val="en"/>
        </w:rPr>
        <w:t xml:space="preserve">Something was amiss, but what could it be? It was love. </w:t>
      </w:r>
      <w:r w:rsidR="00094CF4">
        <w:rPr>
          <w:rFonts w:asciiTheme="minorHAnsi" w:eastAsia="Times New Roman" w:hAnsiTheme="minorHAnsi" w:cs="Vijaya"/>
          <w:sz w:val="24"/>
          <w:szCs w:val="24"/>
          <w:lang w:val="en"/>
        </w:rPr>
        <w:t xml:space="preserve"> And, without </w:t>
      </w:r>
      <w:r w:rsidR="00094CF4" w:rsidRPr="0062481E">
        <w:rPr>
          <w:rFonts w:asciiTheme="minorHAnsi" w:eastAsia="Times New Roman" w:hAnsiTheme="minorHAnsi" w:cs="Vijaya"/>
          <w:noProof/>
          <w:sz w:val="24"/>
          <w:szCs w:val="24"/>
          <w:lang w:val="en"/>
        </w:rPr>
        <w:t>love as the</w:t>
      </w:r>
      <w:r w:rsidR="00094CF4">
        <w:rPr>
          <w:rFonts w:asciiTheme="minorHAnsi" w:eastAsia="Times New Roman" w:hAnsiTheme="minorHAnsi" w:cs="Vijaya"/>
          <w:sz w:val="24"/>
          <w:szCs w:val="24"/>
          <w:lang w:val="en"/>
        </w:rPr>
        <w:t xml:space="preserve"> key ingredient, inevitably, </w:t>
      </w:r>
      <w:r w:rsidR="00BC249C">
        <w:rPr>
          <w:rFonts w:asciiTheme="minorHAnsi" w:eastAsia="Times New Roman" w:hAnsiTheme="minorHAnsi" w:cs="Vijaya"/>
          <w:sz w:val="24"/>
          <w:szCs w:val="24"/>
          <w:lang w:val="en"/>
        </w:rPr>
        <w:t>w</w:t>
      </w:r>
      <w:r w:rsidR="00A911B8">
        <w:rPr>
          <w:rFonts w:asciiTheme="minorHAnsi" w:eastAsia="Times New Roman" w:hAnsiTheme="minorHAnsi" w:cs="Vijaya"/>
          <w:sz w:val="24"/>
          <w:szCs w:val="24"/>
          <w:lang w:val="en"/>
        </w:rPr>
        <w:t>ithout God’s intervention, dreams turn into nightmares.</w:t>
      </w:r>
      <w:r w:rsidR="00094CF4">
        <w:rPr>
          <w:rFonts w:asciiTheme="minorHAnsi" w:eastAsia="Times New Roman" w:hAnsiTheme="minorHAnsi" w:cs="Vijaya"/>
          <w:sz w:val="24"/>
          <w:szCs w:val="24"/>
          <w:lang w:val="en"/>
        </w:rPr>
        <w:t xml:space="preserve"> </w:t>
      </w:r>
    </w:p>
    <w:p w14:paraId="1F0A0CAC" w14:textId="1D4726B7" w:rsidR="00A911B8" w:rsidRDefault="00094CF4" w:rsidP="009715FF">
      <w:pPr>
        <w:ind w:firstLine="720"/>
        <w:jc w:val="both"/>
        <w:rPr>
          <w:sz w:val="24"/>
          <w:szCs w:val="24"/>
        </w:rPr>
      </w:pP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 xml:space="preserve">hen I was twenty-seven years old, </w:t>
      </w:r>
      <w:r w:rsidR="00112341">
        <w:rPr>
          <w:rFonts w:asciiTheme="minorHAnsi" w:eastAsia="Times New Roman" w:hAnsiTheme="minorHAnsi" w:cs="Vijaya"/>
          <w:sz w:val="24"/>
          <w:szCs w:val="24"/>
          <w:lang w:val="en"/>
        </w:rPr>
        <w:t>Love found me</w:t>
      </w:r>
      <w:r w:rsidR="001E7F74">
        <w:rPr>
          <w:rFonts w:asciiTheme="minorHAnsi" w:eastAsia="Times New Roman" w:hAnsiTheme="minorHAnsi" w:cs="Vijaya"/>
          <w:sz w:val="24"/>
          <w:szCs w:val="24"/>
          <w:lang w:val="en"/>
        </w:rPr>
        <w:t>--</w:t>
      </w:r>
      <w:r w:rsidR="00112341">
        <w:rPr>
          <w:rFonts w:asciiTheme="minorHAnsi" w:eastAsia="Times New Roman" w:hAnsiTheme="minorHAnsi" w:cs="Vijaya"/>
          <w:sz w:val="24"/>
          <w:szCs w:val="24"/>
          <w:lang w:val="en"/>
        </w:rPr>
        <w:t xml:space="preserve">His name is Jesus. </w:t>
      </w:r>
      <w:r w:rsidR="00D32F21">
        <w:rPr>
          <w:rFonts w:asciiTheme="minorHAnsi" w:eastAsia="Times New Roman" w:hAnsiTheme="minorHAnsi" w:cs="Vijaya"/>
          <w:sz w:val="24"/>
          <w:szCs w:val="24"/>
          <w:lang w:val="en"/>
        </w:rPr>
        <w:t>He did</w:t>
      </w:r>
      <w:r w:rsidR="00A911B8">
        <w:rPr>
          <w:rFonts w:asciiTheme="minorHAnsi" w:eastAsia="Times New Roman" w:hAnsiTheme="minorHAnsi" w:cs="Vijaya"/>
          <w:sz w:val="24"/>
          <w:szCs w:val="24"/>
          <w:lang w:val="en"/>
        </w:rPr>
        <w:t>n’t</w:t>
      </w:r>
      <w:r w:rsidR="00D32F21">
        <w:rPr>
          <w:rFonts w:asciiTheme="minorHAnsi" w:eastAsia="Times New Roman" w:hAnsiTheme="minorHAnsi" w:cs="Vijaya"/>
          <w:sz w:val="24"/>
          <w:szCs w:val="24"/>
          <w:lang w:val="en"/>
        </w:rPr>
        <w:t xml:space="preserve"> fix my marriage</w:t>
      </w:r>
      <w:r w:rsidR="000F2140">
        <w:rPr>
          <w:rFonts w:asciiTheme="minorHAnsi" w:eastAsia="Times New Roman" w:hAnsiTheme="minorHAnsi" w:cs="Vijaya"/>
          <w:sz w:val="24"/>
          <w:szCs w:val="24"/>
          <w:lang w:val="en"/>
        </w:rPr>
        <w:t xml:space="preserve"> </w:t>
      </w:r>
      <w:r w:rsidR="00D32F21">
        <w:rPr>
          <w:rFonts w:asciiTheme="minorHAnsi" w:eastAsia="Times New Roman" w:hAnsiTheme="minorHAnsi" w:cs="Vijaya"/>
          <w:sz w:val="24"/>
          <w:szCs w:val="24"/>
          <w:lang w:val="en"/>
        </w:rPr>
        <w:t xml:space="preserve">or </w:t>
      </w:r>
      <w:r w:rsidR="000F2140">
        <w:rPr>
          <w:rFonts w:asciiTheme="minorHAnsi" w:eastAsia="Times New Roman" w:hAnsiTheme="minorHAnsi" w:cs="Vijaya"/>
          <w:sz w:val="24"/>
          <w:szCs w:val="24"/>
          <w:lang w:val="en"/>
        </w:rPr>
        <w:t>instantaneously heal every area of brokenness,</w:t>
      </w:r>
      <w:r w:rsidR="00D32F21">
        <w:rPr>
          <w:rFonts w:asciiTheme="minorHAnsi" w:eastAsia="Times New Roman" w:hAnsiTheme="minorHAnsi" w:cs="Vijaya"/>
          <w:sz w:val="24"/>
          <w:szCs w:val="24"/>
          <w:lang w:val="en"/>
        </w:rPr>
        <w:t xml:space="preserve"> but H</w:t>
      </w:r>
      <w:r w:rsidR="000F2140">
        <w:rPr>
          <w:rFonts w:asciiTheme="minorHAnsi" w:eastAsia="Times New Roman" w:hAnsiTheme="minorHAnsi" w:cs="Vijaya"/>
          <w:sz w:val="24"/>
          <w:szCs w:val="24"/>
          <w:lang w:val="en"/>
        </w:rPr>
        <w:t>is love</w:t>
      </w:r>
      <w:r w:rsidR="00D32F21">
        <w:rPr>
          <w:rFonts w:asciiTheme="minorHAnsi" w:eastAsia="Times New Roman" w:hAnsiTheme="minorHAnsi" w:cs="Vijaya"/>
          <w:sz w:val="24"/>
          <w:szCs w:val="24"/>
          <w:lang w:val="en"/>
        </w:rPr>
        <w:t xml:space="preserve"> changed me</w:t>
      </w:r>
      <w:r w:rsidR="000F2140">
        <w:rPr>
          <w:rFonts w:asciiTheme="minorHAnsi" w:eastAsia="Times New Roman" w:hAnsiTheme="minorHAnsi" w:cs="Vijaya"/>
          <w:sz w:val="24"/>
          <w:szCs w:val="24"/>
          <w:lang w:val="en"/>
        </w:rPr>
        <w:t xml:space="preserve">. </w:t>
      </w:r>
      <w:r w:rsidR="002B4CAA">
        <w:rPr>
          <w:rFonts w:asciiTheme="minorHAnsi" w:eastAsia="Times New Roman" w:hAnsiTheme="minorHAnsi" w:cs="Vijaya"/>
          <w:sz w:val="24"/>
          <w:szCs w:val="24"/>
          <w:lang w:val="en"/>
        </w:rPr>
        <w:t xml:space="preserve">It’s been </w:t>
      </w:r>
      <w:r w:rsidR="00BF266B">
        <w:rPr>
          <w:sz w:val="24"/>
          <w:szCs w:val="24"/>
        </w:rPr>
        <w:t xml:space="preserve">some thirty years </w:t>
      </w:r>
      <w:r w:rsidR="002B4CAA">
        <w:rPr>
          <w:sz w:val="24"/>
          <w:szCs w:val="24"/>
        </w:rPr>
        <w:t>now a</w:t>
      </w:r>
      <w:r w:rsidR="000F2140">
        <w:rPr>
          <w:sz w:val="24"/>
          <w:szCs w:val="24"/>
        </w:rPr>
        <w:t>nd He is still changing me.</w:t>
      </w:r>
      <w:r w:rsidR="00014C09">
        <w:rPr>
          <w:sz w:val="24"/>
          <w:szCs w:val="24"/>
        </w:rPr>
        <w:t xml:space="preserve"> </w:t>
      </w:r>
      <w:r w:rsidR="002B4CAA">
        <w:rPr>
          <w:sz w:val="24"/>
          <w:szCs w:val="24"/>
        </w:rPr>
        <w:t xml:space="preserve">From the start, the Lord gave me an insatiable hunger and thirst for His Word. </w:t>
      </w:r>
      <w:r w:rsidR="004F31E2">
        <w:rPr>
          <w:sz w:val="24"/>
          <w:szCs w:val="24"/>
        </w:rPr>
        <w:t>I</w:t>
      </w:r>
      <w:r w:rsidR="002B4CAA">
        <w:rPr>
          <w:sz w:val="24"/>
          <w:szCs w:val="24"/>
        </w:rPr>
        <w:t xml:space="preserve">ntrinsically, </w:t>
      </w:r>
      <w:r w:rsidR="004F31E2">
        <w:rPr>
          <w:sz w:val="24"/>
          <w:szCs w:val="24"/>
        </w:rPr>
        <w:t>I kn</w:t>
      </w:r>
      <w:r w:rsidR="00A911B8">
        <w:rPr>
          <w:sz w:val="24"/>
          <w:szCs w:val="24"/>
        </w:rPr>
        <w:t>e</w:t>
      </w:r>
      <w:r w:rsidR="004F31E2">
        <w:rPr>
          <w:sz w:val="24"/>
          <w:szCs w:val="24"/>
        </w:rPr>
        <w:t xml:space="preserve">w </w:t>
      </w:r>
      <w:r w:rsidR="002B4CAA">
        <w:rPr>
          <w:sz w:val="24"/>
          <w:szCs w:val="24"/>
        </w:rPr>
        <w:t>that the</w:t>
      </w:r>
      <w:r w:rsidR="001E7F74">
        <w:rPr>
          <w:sz w:val="24"/>
          <w:szCs w:val="24"/>
        </w:rPr>
        <w:t xml:space="preserve"> Bible held the answers. But as a babe in Christ,</w:t>
      </w:r>
      <w:r w:rsidR="002B4CAA">
        <w:rPr>
          <w:sz w:val="24"/>
          <w:szCs w:val="24"/>
        </w:rPr>
        <w:t xml:space="preserve"> I </w:t>
      </w:r>
      <w:r w:rsidR="00CC2A9C">
        <w:rPr>
          <w:sz w:val="24"/>
          <w:szCs w:val="24"/>
        </w:rPr>
        <w:t>hadn’t an inkling</w:t>
      </w:r>
      <w:r w:rsidR="002B4CAA">
        <w:rPr>
          <w:sz w:val="24"/>
          <w:szCs w:val="24"/>
        </w:rPr>
        <w:t xml:space="preserve"> </w:t>
      </w:r>
      <w:r w:rsidR="00A911B8">
        <w:rPr>
          <w:sz w:val="24"/>
          <w:szCs w:val="24"/>
        </w:rPr>
        <w:t xml:space="preserve">how to </w:t>
      </w:r>
      <w:r w:rsidR="002B4CAA">
        <w:rPr>
          <w:sz w:val="24"/>
          <w:szCs w:val="24"/>
        </w:rPr>
        <w:t xml:space="preserve">find them. </w:t>
      </w:r>
      <w:r w:rsidR="00A911B8">
        <w:rPr>
          <w:sz w:val="24"/>
          <w:szCs w:val="24"/>
        </w:rPr>
        <w:t>Over the years t</w:t>
      </w:r>
      <w:r w:rsidR="004C7A4C">
        <w:rPr>
          <w:sz w:val="24"/>
          <w:szCs w:val="24"/>
        </w:rPr>
        <w:t>he</w:t>
      </w:r>
      <w:r w:rsidR="00014C09">
        <w:rPr>
          <w:sz w:val="24"/>
          <w:szCs w:val="24"/>
        </w:rPr>
        <w:t xml:space="preserve"> quest</w:t>
      </w:r>
      <w:r w:rsidR="004C7A4C">
        <w:rPr>
          <w:sz w:val="24"/>
          <w:szCs w:val="24"/>
        </w:rPr>
        <w:t xml:space="preserve"> to know </w:t>
      </w:r>
      <w:r w:rsidR="009A1306">
        <w:rPr>
          <w:sz w:val="24"/>
          <w:szCs w:val="24"/>
        </w:rPr>
        <w:t>Him, the</w:t>
      </w:r>
      <w:r w:rsidR="00014C09">
        <w:rPr>
          <w:sz w:val="24"/>
          <w:szCs w:val="24"/>
        </w:rPr>
        <w:t xml:space="preserve"> Healer</w:t>
      </w:r>
      <w:r w:rsidR="009A1306">
        <w:rPr>
          <w:sz w:val="24"/>
          <w:szCs w:val="24"/>
        </w:rPr>
        <w:t xml:space="preserve"> and t</w:t>
      </w:r>
      <w:r w:rsidR="001E7F74">
        <w:rPr>
          <w:sz w:val="24"/>
          <w:szCs w:val="24"/>
        </w:rPr>
        <w:t>he Lover of my soul</w:t>
      </w:r>
      <w:r w:rsidR="00014C09">
        <w:rPr>
          <w:sz w:val="24"/>
          <w:szCs w:val="24"/>
        </w:rPr>
        <w:t>,</w:t>
      </w:r>
      <w:r w:rsidR="004C7A4C">
        <w:rPr>
          <w:sz w:val="24"/>
          <w:szCs w:val="24"/>
        </w:rPr>
        <w:t xml:space="preserve"> has not diminished</w:t>
      </w:r>
      <w:r w:rsidR="00014C09">
        <w:rPr>
          <w:sz w:val="24"/>
          <w:szCs w:val="24"/>
        </w:rPr>
        <w:t xml:space="preserve"> one bit --</w:t>
      </w:r>
      <w:r w:rsidR="004C7A4C">
        <w:rPr>
          <w:sz w:val="24"/>
          <w:szCs w:val="24"/>
        </w:rPr>
        <w:t xml:space="preserve">it’s </w:t>
      </w:r>
      <w:r w:rsidR="009A1306">
        <w:rPr>
          <w:sz w:val="24"/>
          <w:szCs w:val="24"/>
        </w:rPr>
        <w:t>only intensified</w:t>
      </w:r>
      <w:r w:rsidR="004C7A4C">
        <w:rPr>
          <w:sz w:val="24"/>
          <w:szCs w:val="24"/>
        </w:rPr>
        <w:t xml:space="preserve">. </w:t>
      </w:r>
      <w:r w:rsidR="00BF266B">
        <w:rPr>
          <w:sz w:val="24"/>
          <w:szCs w:val="24"/>
        </w:rPr>
        <w:t xml:space="preserve">Perhaps </w:t>
      </w:r>
      <w:r w:rsidR="009A1306">
        <w:rPr>
          <w:sz w:val="24"/>
          <w:szCs w:val="24"/>
        </w:rPr>
        <w:t>it</w:t>
      </w:r>
      <w:r w:rsidR="003F7B99">
        <w:rPr>
          <w:sz w:val="24"/>
          <w:szCs w:val="24"/>
        </w:rPr>
        <w:t xml:space="preserve"> </w:t>
      </w:r>
      <w:r w:rsidR="009F26F8">
        <w:rPr>
          <w:sz w:val="24"/>
          <w:szCs w:val="24"/>
        </w:rPr>
        <w:t xml:space="preserve">was </w:t>
      </w:r>
      <w:r w:rsidR="003F7B99">
        <w:rPr>
          <w:sz w:val="24"/>
          <w:szCs w:val="24"/>
        </w:rPr>
        <w:t xml:space="preserve">curiosity </w:t>
      </w:r>
      <w:r w:rsidR="009F26F8">
        <w:rPr>
          <w:sz w:val="24"/>
          <w:szCs w:val="24"/>
        </w:rPr>
        <w:t>of</w:t>
      </w:r>
      <w:r w:rsidR="009A1306">
        <w:rPr>
          <w:sz w:val="24"/>
          <w:szCs w:val="24"/>
        </w:rPr>
        <w:t xml:space="preserve"> </w:t>
      </w:r>
      <w:r w:rsidR="004F31E2">
        <w:rPr>
          <w:sz w:val="24"/>
          <w:szCs w:val="24"/>
        </w:rPr>
        <w:t xml:space="preserve">the </w:t>
      </w:r>
      <w:r w:rsidR="009A1306">
        <w:rPr>
          <w:sz w:val="24"/>
          <w:szCs w:val="24"/>
        </w:rPr>
        <w:t xml:space="preserve">mystery of </w:t>
      </w:r>
      <w:r w:rsidR="00BF266B">
        <w:rPr>
          <w:sz w:val="24"/>
          <w:szCs w:val="24"/>
        </w:rPr>
        <w:t xml:space="preserve">Christ </w:t>
      </w:r>
      <w:r w:rsidR="009A1306">
        <w:rPr>
          <w:sz w:val="24"/>
          <w:szCs w:val="24"/>
        </w:rPr>
        <w:t>and His bride that first peaked my interest in the book of Ephesians</w:t>
      </w:r>
      <w:r w:rsidR="003F7B99">
        <w:rPr>
          <w:sz w:val="24"/>
          <w:szCs w:val="24"/>
        </w:rPr>
        <w:t xml:space="preserve">, but </w:t>
      </w:r>
      <w:r w:rsidR="009F26F8">
        <w:rPr>
          <w:sz w:val="24"/>
          <w:szCs w:val="24"/>
        </w:rPr>
        <w:t xml:space="preserve">it was the life altering truths </w:t>
      </w:r>
      <w:r w:rsidR="00D26289">
        <w:rPr>
          <w:sz w:val="24"/>
          <w:szCs w:val="24"/>
        </w:rPr>
        <w:t>it contains</w:t>
      </w:r>
      <w:r w:rsidR="0018267E">
        <w:rPr>
          <w:sz w:val="24"/>
          <w:szCs w:val="24"/>
        </w:rPr>
        <w:t xml:space="preserve"> that</w:t>
      </w:r>
      <w:r w:rsidR="009F26F8">
        <w:rPr>
          <w:sz w:val="24"/>
          <w:szCs w:val="24"/>
        </w:rPr>
        <w:t xml:space="preserve"> have held me there</w:t>
      </w:r>
      <w:r w:rsidR="0018267E">
        <w:rPr>
          <w:sz w:val="24"/>
          <w:szCs w:val="24"/>
        </w:rPr>
        <w:t>.</w:t>
      </w:r>
      <w:r w:rsidR="009F26F8">
        <w:rPr>
          <w:sz w:val="24"/>
          <w:szCs w:val="24"/>
        </w:rPr>
        <w:t xml:space="preserve"> </w:t>
      </w:r>
      <w:r w:rsidR="0018267E">
        <w:rPr>
          <w:sz w:val="24"/>
          <w:szCs w:val="24"/>
        </w:rPr>
        <w:t>F</w:t>
      </w:r>
      <w:r w:rsidR="009F26F8">
        <w:rPr>
          <w:sz w:val="24"/>
          <w:szCs w:val="24"/>
        </w:rPr>
        <w:t>or the last eight years</w:t>
      </w:r>
      <w:r w:rsidR="0018267E">
        <w:rPr>
          <w:sz w:val="24"/>
          <w:szCs w:val="24"/>
        </w:rPr>
        <w:t xml:space="preserve"> I have</w:t>
      </w:r>
      <w:r w:rsidR="003F7B99">
        <w:rPr>
          <w:sz w:val="24"/>
          <w:szCs w:val="24"/>
        </w:rPr>
        <w:t xml:space="preserve"> p</w:t>
      </w:r>
      <w:ins w:id="53" w:author="virginia porter" w:date="2019-03-06T21:26:00Z">
        <w:r w:rsidR="004C7A4C">
          <w:rPr>
            <w:sz w:val="24"/>
            <w:szCs w:val="24"/>
          </w:rPr>
          <w:t>lum</w:t>
        </w:r>
      </w:ins>
      <w:r w:rsidR="002C1AF6">
        <w:rPr>
          <w:sz w:val="24"/>
          <w:szCs w:val="24"/>
        </w:rPr>
        <w:t>b</w:t>
      </w:r>
      <w:r w:rsidR="0018267E">
        <w:rPr>
          <w:sz w:val="24"/>
          <w:szCs w:val="24"/>
        </w:rPr>
        <w:t>ed</w:t>
      </w:r>
      <w:ins w:id="54" w:author="virginia porter" w:date="2019-03-06T21:26:00Z">
        <w:r w:rsidR="004C7A4C">
          <w:rPr>
            <w:sz w:val="24"/>
            <w:szCs w:val="24"/>
          </w:rPr>
          <w:t xml:space="preserve"> </w:t>
        </w:r>
      </w:ins>
      <w:ins w:id="55" w:author="virginia porter" w:date="2018-05-14T14:20:00Z">
        <w:r w:rsidR="004C7A4C">
          <w:rPr>
            <w:sz w:val="24"/>
            <w:szCs w:val="24"/>
          </w:rPr>
          <w:t>the depths of the book</w:t>
        </w:r>
      </w:ins>
      <w:r w:rsidR="00BC249C">
        <w:rPr>
          <w:sz w:val="24"/>
          <w:szCs w:val="24"/>
        </w:rPr>
        <w:t xml:space="preserve">, </w:t>
      </w:r>
      <w:ins w:id="56" w:author="virginia porter" w:date="2018-11-12T13:56:00Z">
        <w:r w:rsidR="004C7A4C">
          <w:rPr>
            <w:sz w:val="24"/>
            <w:szCs w:val="24"/>
          </w:rPr>
          <w:t>attempting to</w:t>
        </w:r>
      </w:ins>
      <w:ins w:id="57" w:author="virginia porter" w:date="2018-05-14T14:20:00Z">
        <w:r w:rsidR="004C7A4C">
          <w:rPr>
            <w:sz w:val="24"/>
            <w:szCs w:val="24"/>
          </w:rPr>
          <w:t xml:space="preserve"> surfac</w:t>
        </w:r>
      </w:ins>
      <w:ins w:id="58" w:author="virginia porter" w:date="2018-11-12T13:56:00Z">
        <w:r w:rsidR="004C7A4C">
          <w:rPr>
            <w:sz w:val="24"/>
            <w:szCs w:val="24"/>
          </w:rPr>
          <w:t>e with</w:t>
        </w:r>
      </w:ins>
      <w:ins w:id="59" w:author="virginia porter" w:date="2018-05-14T14:20:00Z">
        <w:r w:rsidR="004C7A4C">
          <w:rPr>
            <w:sz w:val="24"/>
            <w:szCs w:val="24"/>
          </w:rPr>
          <w:t xml:space="preserve"> some comprehension of </w:t>
        </w:r>
      </w:ins>
      <w:r w:rsidR="00943D96">
        <w:rPr>
          <w:sz w:val="24"/>
          <w:szCs w:val="24"/>
        </w:rPr>
        <w:t>the</w:t>
      </w:r>
      <w:ins w:id="60" w:author="virginia porter" w:date="2019-02-16T12:10:00Z">
        <w:r w:rsidR="004C7A4C">
          <w:rPr>
            <w:sz w:val="24"/>
            <w:szCs w:val="24"/>
          </w:rPr>
          <w:t xml:space="preserve"> inexhaustible wealth</w:t>
        </w:r>
      </w:ins>
      <w:r w:rsidR="00943D96">
        <w:rPr>
          <w:sz w:val="24"/>
          <w:szCs w:val="24"/>
        </w:rPr>
        <w:t xml:space="preserve"> therein</w:t>
      </w:r>
      <w:r w:rsidR="00A911B8">
        <w:rPr>
          <w:sz w:val="24"/>
          <w:szCs w:val="24"/>
        </w:rPr>
        <w:t>.</w:t>
      </w:r>
      <w:ins w:id="61" w:author="virginia porter" w:date="2019-02-16T12:10:00Z">
        <w:r w:rsidR="004C7A4C">
          <w:rPr>
            <w:sz w:val="24"/>
            <w:szCs w:val="24"/>
          </w:rPr>
          <w:t xml:space="preserve"> </w:t>
        </w:r>
      </w:ins>
      <w:r w:rsidR="004C7A4C">
        <w:rPr>
          <w:sz w:val="24"/>
          <w:szCs w:val="24"/>
        </w:rPr>
        <w:t xml:space="preserve">I’ve </w:t>
      </w:r>
      <w:ins w:id="62" w:author="virginia porter" w:date="2019-03-06T21:29:00Z">
        <w:r w:rsidR="004C7A4C">
          <w:rPr>
            <w:sz w:val="24"/>
            <w:szCs w:val="24"/>
          </w:rPr>
          <w:t>conclu</w:t>
        </w:r>
      </w:ins>
      <w:r w:rsidR="00943D96">
        <w:rPr>
          <w:sz w:val="24"/>
          <w:szCs w:val="24"/>
        </w:rPr>
        <w:t>ded</w:t>
      </w:r>
      <w:r w:rsidR="004C7A4C">
        <w:rPr>
          <w:sz w:val="24"/>
          <w:szCs w:val="24"/>
        </w:rPr>
        <w:t xml:space="preserve"> </w:t>
      </w:r>
      <w:r w:rsidR="00943D96">
        <w:rPr>
          <w:sz w:val="24"/>
          <w:szCs w:val="24"/>
        </w:rPr>
        <w:t>that I’ll never reach the bottom</w:t>
      </w:r>
      <w:r w:rsidR="009F26F8">
        <w:rPr>
          <w:sz w:val="24"/>
          <w:szCs w:val="24"/>
        </w:rPr>
        <w:t>.</w:t>
      </w:r>
      <w:r w:rsidR="00A61625">
        <w:rPr>
          <w:sz w:val="24"/>
          <w:szCs w:val="24"/>
        </w:rPr>
        <w:t xml:space="preserve"> Even so</w:t>
      </w:r>
      <w:r w:rsidR="004C7A4C">
        <w:rPr>
          <w:sz w:val="24"/>
          <w:szCs w:val="24"/>
        </w:rPr>
        <w:t>, it’s too late now,</w:t>
      </w:r>
      <w:ins w:id="63" w:author="virginia porter" w:date="2019-03-06T21:31:00Z">
        <w:r w:rsidR="004C7A4C">
          <w:rPr>
            <w:sz w:val="24"/>
            <w:szCs w:val="24"/>
          </w:rPr>
          <w:t xml:space="preserve"> </w:t>
        </w:r>
      </w:ins>
      <w:ins w:id="64" w:author="virginia porter" w:date="2019-03-06T21:32:00Z">
        <w:r w:rsidR="004C7A4C">
          <w:rPr>
            <w:sz w:val="24"/>
            <w:szCs w:val="24"/>
          </w:rPr>
          <w:t>I’m in to deep</w:t>
        </w:r>
      </w:ins>
      <w:r w:rsidR="004C7A4C">
        <w:rPr>
          <w:sz w:val="24"/>
          <w:szCs w:val="24"/>
        </w:rPr>
        <w:t xml:space="preserve">. </w:t>
      </w:r>
    </w:p>
    <w:p w14:paraId="52CC7025" w14:textId="2FC1B1C7" w:rsidR="009715FF" w:rsidRDefault="00A911B8" w:rsidP="009715FF">
      <w:pPr>
        <w:ind w:firstLine="720"/>
        <w:jc w:val="both"/>
        <w:rPr>
          <w:sz w:val="24"/>
          <w:szCs w:val="24"/>
        </w:rPr>
      </w:pPr>
      <w:r>
        <w:rPr>
          <w:sz w:val="24"/>
          <w:szCs w:val="24"/>
        </w:rPr>
        <w:t>Word by word, v</w:t>
      </w:r>
      <w:r w:rsidR="009715FF">
        <w:rPr>
          <w:sz w:val="24"/>
          <w:szCs w:val="24"/>
        </w:rPr>
        <w:t xml:space="preserve">erse by verse, </w:t>
      </w:r>
      <w:r w:rsidR="00BC249C">
        <w:rPr>
          <w:sz w:val="24"/>
          <w:szCs w:val="24"/>
        </w:rPr>
        <w:t xml:space="preserve">one </w:t>
      </w:r>
      <w:r>
        <w:rPr>
          <w:sz w:val="24"/>
          <w:szCs w:val="24"/>
        </w:rPr>
        <w:t>soul healing truth</w:t>
      </w:r>
      <w:r w:rsidR="00BC249C">
        <w:rPr>
          <w:sz w:val="24"/>
          <w:szCs w:val="24"/>
        </w:rPr>
        <w:t xml:space="preserve"> upon another,</w:t>
      </w:r>
      <w:r w:rsidR="00D50D0F">
        <w:rPr>
          <w:sz w:val="24"/>
          <w:szCs w:val="24"/>
        </w:rPr>
        <w:t xml:space="preserve"> </w:t>
      </w:r>
      <w:r w:rsidR="00BC249C">
        <w:rPr>
          <w:sz w:val="24"/>
          <w:szCs w:val="24"/>
        </w:rPr>
        <w:t xml:space="preserve">He has </w:t>
      </w:r>
      <w:r w:rsidR="00394AD8">
        <w:rPr>
          <w:sz w:val="24"/>
          <w:szCs w:val="24"/>
        </w:rPr>
        <w:t>revealed</w:t>
      </w:r>
      <w:r w:rsidR="00BC249C">
        <w:rPr>
          <w:sz w:val="24"/>
          <w:szCs w:val="24"/>
        </w:rPr>
        <w:t xml:space="preserve"> Himself to me</w:t>
      </w:r>
      <w:r w:rsidR="00394AD8">
        <w:rPr>
          <w:sz w:val="24"/>
          <w:szCs w:val="24"/>
        </w:rPr>
        <w:t>.</w:t>
      </w:r>
      <w:r w:rsidR="00D50D0F">
        <w:rPr>
          <w:sz w:val="24"/>
          <w:szCs w:val="24"/>
        </w:rPr>
        <w:t xml:space="preserve"> In awestruck and wonder, I have </w:t>
      </w:r>
      <w:r w:rsidR="00744904">
        <w:rPr>
          <w:sz w:val="24"/>
          <w:szCs w:val="24"/>
        </w:rPr>
        <w:t>unearthed enumerable blessings afforded to me</w:t>
      </w:r>
      <w:r w:rsidR="00D50D0F">
        <w:rPr>
          <w:sz w:val="24"/>
          <w:szCs w:val="24"/>
        </w:rPr>
        <w:t xml:space="preserve"> in Christ</w:t>
      </w:r>
      <w:r w:rsidR="00FC6E32">
        <w:rPr>
          <w:sz w:val="24"/>
          <w:szCs w:val="24"/>
        </w:rPr>
        <w:t xml:space="preserve"> such as</w:t>
      </w:r>
      <w:r w:rsidR="00D50D0F">
        <w:rPr>
          <w:sz w:val="24"/>
          <w:szCs w:val="24"/>
        </w:rPr>
        <w:t xml:space="preserve">, </w:t>
      </w:r>
      <w:r w:rsidR="00744904">
        <w:rPr>
          <w:sz w:val="24"/>
          <w:szCs w:val="24"/>
        </w:rPr>
        <w:t>my identity</w:t>
      </w:r>
      <w:r w:rsidR="00FC6E32">
        <w:rPr>
          <w:sz w:val="24"/>
          <w:szCs w:val="24"/>
        </w:rPr>
        <w:t xml:space="preserve"> as a saint</w:t>
      </w:r>
      <w:r w:rsidR="00744904">
        <w:rPr>
          <w:sz w:val="24"/>
          <w:szCs w:val="24"/>
        </w:rPr>
        <w:t>,</w:t>
      </w:r>
      <w:r w:rsidR="00FC6E32">
        <w:rPr>
          <w:sz w:val="24"/>
          <w:szCs w:val="24"/>
        </w:rPr>
        <w:t xml:space="preserve"> a child of </w:t>
      </w:r>
      <w:r w:rsidR="00744904">
        <w:rPr>
          <w:sz w:val="24"/>
          <w:szCs w:val="24"/>
        </w:rPr>
        <w:t>God</w:t>
      </w:r>
      <w:r w:rsidR="00FC6E32">
        <w:rPr>
          <w:sz w:val="24"/>
          <w:szCs w:val="24"/>
        </w:rPr>
        <w:t xml:space="preserve"> - who is my</w:t>
      </w:r>
      <w:r w:rsidR="00744904">
        <w:rPr>
          <w:sz w:val="24"/>
          <w:szCs w:val="24"/>
        </w:rPr>
        <w:t xml:space="preserve"> Daddy</w:t>
      </w:r>
      <w:r w:rsidR="00FC6E32">
        <w:rPr>
          <w:sz w:val="24"/>
          <w:szCs w:val="24"/>
        </w:rPr>
        <w:t>,</w:t>
      </w:r>
      <w:r w:rsidR="00744904">
        <w:rPr>
          <w:sz w:val="24"/>
          <w:szCs w:val="24"/>
        </w:rPr>
        <w:t xml:space="preserve"> and the </w:t>
      </w:r>
      <w:r w:rsidR="00FC6E32">
        <w:rPr>
          <w:sz w:val="24"/>
          <w:szCs w:val="24"/>
        </w:rPr>
        <w:t xml:space="preserve">intimacy I have with the </w:t>
      </w:r>
      <w:r w:rsidR="00D50D0F">
        <w:rPr>
          <w:sz w:val="24"/>
          <w:szCs w:val="24"/>
        </w:rPr>
        <w:t>Holy Spirit</w:t>
      </w:r>
      <w:r w:rsidR="00744904">
        <w:rPr>
          <w:sz w:val="24"/>
          <w:szCs w:val="24"/>
        </w:rPr>
        <w:t xml:space="preserve"> </w:t>
      </w:r>
      <w:r w:rsidR="00FC6E32">
        <w:rPr>
          <w:sz w:val="24"/>
          <w:szCs w:val="24"/>
        </w:rPr>
        <w:t xml:space="preserve">- </w:t>
      </w:r>
      <w:r w:rsidR="00744904">
        <w:rPr>
          <w:sz w:val="24"/>
          <w:szCs w:val="24"/>
        </w:rPr>
        <w:t>my teacher, comforter and helper</w:t>
      </w:r>
      <w:r w:rsidR="00FC6E32">
        <w:rPr>
          <w:sz w:val="24"/>
          <w:szCs w:val="24"/>
        </w:rPr>
        <w:t xml:space="preserve">, and the identity of new family. </w:t>
      </w:r>
      <w:r w:rsidR="00744904">
        <w:rPr>
          <w:sz w:val="24"/>
          <w:szCs w:val="24"/>
        </w:rPr>
        <w:t>T</w:t>
      </w:r>
      <w:r w:rsidR="00D50D0F">
        <w:rPr>
          <w:sz w:val="24"/>
          <w:szCs w:val="24"/>
        </w:rPr>
        <w:t xml:space="preserve">hat’s just the tip of the </w:t>
      </w:r>
      <w:r w:rsidR="003917E3">
        <w:rPr>
          <w:sz w:val="24"/>
          <w:szCs w:val="24"/>
        </w:rPr>
        <w:t>iceberg</w:t>
      </w:r>
      <w:r w:rsidR="00D50D0F">
        <w:rPr>
          <w:sz w:val="24"/>
          <w:szCs w:val="24"/>
        </w:rPr>
        <w:t xml:space="preserve">. </w:t>
      </w:r>
      <w:r w:rsidR="00CC2A9C">
        <w:rPr>
          <w:sz w:val="24"/>
          <w:szCs w:val="24"/>
        </w:rPr>
        <w:t>There is so much more waiting to be experienced</w:t>
      </w:r>
      <w:r w:rsidR="00744904">
        <w:rPr>
          <w:sz w:val="24"/>
          <w:szCs w:val="24"/>
        </w:rPr>
        <w:t>. S</w:t>
      </w:r>
      <w:r w:rsidR="00021FC9">
        <w:rPr>
          <w:sz w:val="24"/>
          <w:szCs w:val="24"/>
        </w:rPr>
        <w:t>uch an abundance that</w:t>
      </w:r>
      <w:r w:rsidR="00CC2A9C">
        <w:rPr>
          <w:sz w:val="24"/>
          <w:szCs w:val="24"/>
        </w:rPr>
        <w:t xml:space="preserve"> my heart must download what’s been</w:t>
      </w:r>
      <w:r w:rsidR="003917E3">
        <w:rPr>
          <w:sz w:val="24"/>
          <w:szCs w:val="24"/>
        </w:rPr>
        <w:t xml:space="preserve"> inscribed there to make room. That is how the Lord works. It’s the principle of the sower from Matthew 13. If I don’t share it, I lose it. I give away freely what He gives, then He gives more.  Whatever it takes, I want more of Jesus. I simply cannot hoard Him.</w:t>
      </w:r>
    </w:p>
    <w:p w14:paraId="13231D15" w14:textId="347EF78A" w:rsidR="002629CB" w:rsidRDefault="00394AD8" w:rsidP="00EE393F">
      <w:pPr>
        <w:ind w:firstLine="720"/>
        <w:jc w:val="both"/>
        <w:rPr>
          <w:sz w:val="24"/>
          <w:szCs w:val="24"/>
        </w:rPr>
      </w:pPr>
      <w:r>
        <w:rPr>
          <w:sz w:val="24"/>
          <w:szCs w:val="24"/>
        </w:rPr>
        <w:t>From e</w:t>
      </w:r>
      <w:r w:rsidR="009B7467">
        <w:rPr>
          <w:sz w:val="24"/>
          <w:szCs w:val="24"/>
        </w:rPr>
        <w:t>ternity past, the</w:t>
      </w:r>
      <w:ins w:id="65" w:author="virginia porter" w:date="2019-02-16T15:03:00Z">
        <w:r w:rsidR="009B7467">
          <w:rPr>
            <w:sz w:val="24"/>
            <w:szCs w:val="24"/>
          </w:rPr>
          <w:t xml:space="preserve"> mysteries of </w:t>
        </w:r>
      </w:ins>
      <w:r>
        <w:rPr>
          <w:sz w:val="24"/>
          <w:szCs w:val="24"/>
        </w:rPr>
        <w:t xml:space="preserve">God’s </w:t>
      </w:r>
      <w:ins w:id="66" w:author="virginia porter" w:date="2019-02-16T15:03:00Z">
        <w:r w:rsidR="009B7467">
          <w:rPr>
            <w:sz w:val="24"/>
            <w:szCs w:val="24"/>
          </w:rPr>
          <w:t>Kingdom</w:t>
        </w:r>
      </w:ins>
      <w:r w:rsidR="004524A4">
        <w:rPr>
          <w:sz w:val="24"/>
          <w:szCs w:val="24"/>
        </w:rPr>
        <w:t>, His manifold wisdom and plan</w:t>
      </w:r>
      <w:ins w:id="67" w:author="virginia porter" w:date="2019-02-16T15:03:00Z">
        <w:r w:rsidR="009B7467">
          <w:rPr>
            <w:sz w:val="24"/>
            <w:szCs w:val="24"/>
          </w:rPr>
          <w:t xml:space="preserve"> </w:t>
        </w:r>
      </w:ins>
      <w:r w:rsidR="009B7467">
        <w:rPr>
          <w:sz w:val="24"/>
          <w:szCs w:val="24"/>
        </w:rPr>
        <w:t>were</w:t>
      </w:r>
      <w:ins w:id="68" w:author="virginia porter" w:date="2019-02-16T15:03:00Z">
        <w:r w:rsidR="009B7467">
          <w:rPr>
            <w:sz w:val="24"/>
            <w:szCs w:val="24"/>
          </w:rPr>
          <w:t xml:space="preserve"> bequest to</w:t>
        </w:r>
      </w:ins>
      <w:r w:rsidR="009B7467">
        <w:rPr>
          <w:sz w:val="24"/>
          <w:szCs w:val="24"/>
        </w:rPr>
        <w:t xml:space="preserve"> </w:t>
      </w:r>
      <w:r w:rsidR="004524A4">
        <w:rPr>
          <w:sz w:val="24"/>
          <w:szCs w:val="24"/>
        </w:rPr>
        <w:t xml:space="preserve">His </w:t>
      </w:r>
      <w:r w:rsidR="009B7467">
        <w:rPr>
          <w:sz w:val="24"/>
          <w:szCs w:val="24"/>
        </w:rPr>
        <w:t>c</w:t>
      </w:r>
      <w:ins w:id="69" w:author="virginia porter" w:date="2019-02-16T15:03:00Z">
        <w:r w:rsidR="009B7467">
          <w:rPr>
            <w:sz w:val="24"/>
            <w:szCs w:val="24"/>
          </w:rPr>
          <w:t>hurch</w:t>
        </w:r>
      </w:ins>
      <w:r w:rsidR="006F4869">
        <w:rPr>
          <w:sz w:val="24"/>
          <w:szCs w:val="24"/>
        </w:rPr>
        <w:t>-His bride</w:t>
      </w:r>
      <w:r w:rsidR="009B7467">
        <w:rPr>
          <w:sz w:val="24"/>
          <w:szCs w:val="24"/>
        </w:rPr>
        <w:t>. I liken them to</w:t>
      </w:r>
      <w:ins w:id="70" w:author="virginia porter" w:date="2019-02-16T15:03:00Z">
        <w:r w:rsidR="009B7467">
          <w:rPr>
            <w:sz w:val="24"/>
            <w:szCs w:val="24"/>
          </w:rPr>
          <w:t xml:space="preserve"> </w:t>
        </w:r>
      </w:ins>
      <w:r w:rsidR="009715FF">
        <w:rPr>
          <w:sz w:val="24"/>
          <w:szCs w:val="24"/>
        </w:rPr>
        <w:t xml:space="preserve">extravagant </w:t>
      </w:r>
      <w:ins w:id="71" w:author="virginia porter" w:date="2019-02-16T15:03:00Z">
        <w:r w:rsidR="009B7467">
          <w:rPr>
            <w:sz w:val="24"/>
            <w:szCs w:val="24"/>
          </w:rPr>
          <w:t>wedding gifts</w:t>
        </w:r>
      </w:ins>
      <w:r w:rsidR="006F4869">
        <w:rPr>
          <w:sz w:val="24"/>
          <w:szCs w:val="24"/>
        </w:rPr>
        <w:t xml:space="preserve"> only these gifts are given to us so that His glory can be manifest through us</w:t>
      </w:r>
      <w:r w:rsidR="009715FF">
        <w:rPr>
          <w:sz w:val="24"/>
          <w:szCs w:val="24"/>
        </w:rPr>
        <w:t xml:space="preserve"> </w:t>
      </w:r>
      <w:ins w:id="72" w:author="virginia porter" w:date="2019-02-16T15:03:00Z">
        <w:r w:rsidR="009B7467">
          <w:rPr>
            <w:sz w:val="24"/>
            <w:szCs w:val="24"/>
          </w:rPr>
          <w:t xml:space="preserve">(1 Corinthians 2:9-16; Luke 8:10). </w:t>
        </w:r>
      </w:ins>
      <w:r w:rsidR="006F4869">
        <w:rPr>
          <w:sz w:val="24"/>
          <w:szCs w:val="24"/>
        </w:rPr>
        <w:t xml:space="preserve">Paul was entrusted with </w:t>
      </w:r>
      <w:ins w:id="73" w:author="virginia porter" w:date="2019-02-16T15:03:00Z">
        <w:r w:rsidR="009B7467">
          <w:rPr>
            <w:sz w:val="24"/>
            <w:szCs w:val="24"/>
          </w:rPr>
          <w:t>twenty such gifts</w:t>
        </w:r>
      </w:ins>
      <w:r w:rsidR="006F4869">
        <w:rPr>
          <w:sz w:val="24"/>
          <w:szCs w:val="24"/>
        </w:rPr>
        <w:t xml:space="preserve"> and unwraps them for us in his epistles. S</w:t>
      </w:r>
      <w:ins w:id="74" w:author="virginia porter" w:date="2019-02-16T15:03:00Z">
        <w:r w:rsidR="009B7467">
          <w:rPr>
            <w:sz w:val="24"/>
            <w:szCs w:val="24"/>
          </w:rPr>
          <w:t xml:space="preserve">ix </w:t>
        </w:r>
      </w:ins>
      <w:r w:rsidR="009B7467">
        <w:rPr>
          <w:sz w:val="24"/>
          <w:szCs w:val="24"/>
        </w:rPr>
        <w:t xml:space="preserve">of them </w:t>
      </w:r>
      <w:ins w:id="75" w:author="virginia porter" w:date="2019-02-16T15:03:00Z">
        <w:r w:rsidR="009B7467">
          <w:rPr>
            <w:sz w:val="24"/>
            <w:szCs w:val="24"/>
          </w:rPr>
          <w:t xml:space="preserve">are </w:t>
        </w:r>
      </w:ins>
      <w:r w:rsidR="009715FF">
        <w:rPr>
          <w:sz w:val="24"/>
          <w:szCs w:val="24"/>
        </w:rPr>
        <w:t xml:space="preserve">in the book of </w:t>
      </w:r>
      <w:ins w:id="76" w:author="virginia porter" w:date="2019-02-16T15:03:00Z">
        <w:r w:rsidR="009B7467">
          <w:rPr>
            <w:sz w:val="24"/>
            <w:szCs w:val="24"/>
          </w:rPr>
          <w:t>Ephesians.</w:t>
        </w:r>
      </w:ins>
      <w:r w:rsidR="009B7467">
        <w:rPr>
          <w:sz w:val="24"/>
          <w:szCs w:val="24"/>
        </w:rPr>
        <w:t xml:space="preserve"> </w:t>
      </w:r>
      <w:ins w:id="77" w:author="virginia porter" w:date="2019-03-06T21:36:00Z">
        <w:r w:rsidR="004C7A4C">
          <w:rPr>
            <w:sz w:val="24"/>
            <w:szCs w:val="24"/>
          </w:rPr>
          <w:t>What began as a twelve-week study</w:t>
        </w:r>
      </w:ins>
      <w:r>
        <w:rPr>
          <w:sz w:val="24"/>
          <w:szCs w:val="24"/>
        </w:rPr>
        <w:t>,</w:t>
      </w:r>
      <w:ins w:id="78" w:author="virginia porter" w:date="2019-03-06T21:36:00Z">
        <w:r w:rsidR="004C7A4C">
          <w:rPr>
            <w:sz w:val="24"/>
            <w:szCs w:val="24"/>
          </w:rPr>
          <w:t xml:space="preserve"> has morphed into </w:t>
        </w:r>
      </w:ins>
      <w:r w:rsidR="0018267E">
        <w:rPr>
          <w:sz w:val="24"/>
          <w:szCs w:val="24"/>
        </w:rPr>
        <w:t>this</w:t>
      </w:r>
      <w:ins w:id="79" w:author="virginia porter" w:date="2019-03-06T21:36:00Z">
        <w:r w:rsidR="004C7A4C">
          <w:rPr>
            <w:sz w:val="24"/>
            <w:szCs w:val="24"/>
          </w:rPr>
          <w:t xml:space="preserve"> series entitled </w:t>
        </w:r>
        <w:r w:rsidR="004C7A4C" w:rsidRPr="00C974FE">
          <w:rPr>
            <w:i/>
            <w:sz w:val="24"/>
            <w:szCs w:val="24"/>
          </w:rPr>
          <w:t>The Profound Mystery of Christ and His Bride</w:t>
        </w:r>
        <w:r w:rsidR="004C7A4C">
          <w:rPr>
            <w:sz w:val="24"/>
            <w:szCs w:val="24"/>
          </w:rPr>
          <w:t>.</w:t>
        </w:r>
      </w:ins>
    </w:p>
    <w:p w14:paraId="2A600E9F" w14:textId="098B2640" w:rsidR="00215EA4" w:rsidRDefault="00322A49" w:rsidP="00EE393F">
      <w:pPr>
        <w:ind w:firstLine="720"/>
        <w:jc w:val="both"/>
        <w:rPr>
          <w:sz w:val="24"/>
          <w:szCs w:val="24"/>
        </w:rPr>
      </w:pPr>
      <w:r>
        <w:rPr>
          <w:sz w:val="24"/>
          <w:szCs w:val="24"/>
        </w:rPr>
        <w:t xml:space="preserve">If you did book one, </w:t>
      </w:r>
      <w:ins w:id="80" w:author="virginia porter" w:date="2019-03-06T21:36:00Z">
        <w:r w:rsidRPr="00C974FE">
          <w:rPr>
            <w:i/>
            <w:sz w:val="24"/>
            <w:szCs w:val="24"/>
          </w:rPr>
          <w:t>Spiritual Matchmaking</w:t>
        </w:r>
      </w:ins>
      <w:r>
        <w:rPr>
          <w:i/>
          <w:sz w:val="24"/>
          <w:szCs w:val="24"/>
        </w:rPr>
        <w:t xml:space="preserve">, </w:t>
      </w:r>
      <w:r w:rsidRPr="00322A49">
        <w:rPr>
          <w:sz w:val="24"/>
          <w:szCs w:val="24"/>
        </w:rPr>
        <w:t xml:space="preserve">then you know that </w:t>
      </w:r>
      <w:ins w:id="81" w:author="virginia porter" w:date="2019-03-06T21:40:00Z">
        <w:r>
          <w:rPr>
            <w:sz w:val="24"/>
            <w:szCs w:val="24"/>
          </w:rPr>
          <w:t xml:space="preserve">I’ve </w:t>
        </w:r>
      </w:ins>
      <w:r w:rsidR="00394AD8">
        <w:rPr>
          <w:sz w:val="24"/>
          <w:szCs w:val="24"/>
        </w:rPr>
        <w:t>had some success at</w:t>
      </w:r>
      <w:ins w:id="82" w:author="virginia porter" w:date="2019-03-06T21:40:00Z">
        <w:r>
          <w:rPr>
            <w:sz w:val="24"/>
            <w:szCs w:val="24"/>
          </w:rPr>
          <w:t xml:space="preserve"> matchmaking</w:t>
        </w:r>
      </w:ins>
      <w:r>
        <w:rPr>
          <w:sz w:val="24"/>
          <w:szCs w:val="24"/>
        </w:rPr>
        <w:t xml:space="preserve">. </w:t>
      </w:r>
      <w:r w:rsidR="002629CB">
        <w:rPr>
          <w:sz w:val="24"/>
          <w:szCs w:val="24"/>
        </w:rPr>
        <w:t xml:space="preserve">But that’s not what the book is about. </w:t>
      </w:r>
      <w:r w:rsidR="00394AD8">
        <w:rPr>
          <w:sz w:val="24"/>
          <w:szCs w:val="24"/>
        </w:rPr>
        <w:t>As the name implies, in bo</w:t>
      </w:r>
      <w:r w:rsidR="00EE393F">
        <w:rPr>
          <w:sz w:val="24"/>
          <w:szCs w:val="24"/>
        </w:rPr>
        <w:t xml:space="preserve">ok </w:t>
      </w:r>
      <w:r w:rsidR="002629CB">
        <w:rPr>
          <w:sz w:val="24"/>
          <w:szCs w:val="24"/>
        </w:rPr>
        <w:t>o</w:t>
      </w:r>
      <w:r w:rsidR="00EE393F">
        <w:rPr>
          <w:sz w:val="24"/>
          <w:szCs w:val="24"/>
        </w:rPr>
        <w:t>ne, cupids’ arrow was aimed at</w:t>
      </w:r>
      <w:ins w:id="83" w:author="virginia porter" w:date="2019-03-06T21:36:00Z">
        <w:r w:rsidR="00EE393F">
          <w:rPr>
            <w:sz w:val="24"/>
            <w:szCs w:val="24"/>
          </w:rPr>
          <w:t xml:space="preserve"> introduc</w:t>
        </w:r>
      </w:ins>
      <w:r w:rsidR="00EE393F">
        <w:rPr>
          <w:sz w:val="24"/>
          <w:szCs w:val="24"/>
        </w:rPr>
        <w:t>ing</w:t>
      </w:r>
      <w:ins w:id="84" w:author="virginia porter" w:date="2019-03-06T21:36:00Z">
        <w:r w:rsidR="00EE393F">
          <w:rPr>
            <w:sz w:val="24"/>
            <w:szCs w:val="24"/>
          </w:rPr>
          <w:t xml:space="preserve"> people to </w:t>
        </w:r>
      </w:ins>
      <w:r w:rsidR="002629CB">
        <w:rPr>
          <w:sz w:val="24"/>
          <w:szCs w:val="24"/>
        </w:rPr>
        <w:t xml:space="preserve">the </w:t>
      </w:r>
      <w:r w:rsidR="00EE393F">
        <w:rPr>
          <w:sz w:val="24"/>
          <w:szCs w:val="24"/>
        </w:rPr>
        <w:t xml:space="preserve">heavenly Bridegroom, the Lord Jesus. Hence, </w:t>
      </w:r>
      <w:ins w:id="85" w:author="virginia porter" w:date="2019-03-06T21:42:00Z">
        <w:r w:rsidR="00EE393F">
          <w:rPr>
            <w:sz w:val="24"/>
            <w:szCs w:val="24"/>
          </w:rPr>
          <w:t xml:space="preserve">the title -- </w:t>
        </w:r>
      </w:ins>
      <w:ins w:id="86" w:author="virginia porter" w:date="2019-03-06T21:36:00Z">
        <w:r w:rsidR="00EE393F" w:rsidRPr="00C974FE">
          <w:rPr>
            <w:i/>
            <w:sz w:val="24"/>
            <w:szCs w:val="24"/>
          </w:rPr>
          <w:t>Spiritual Matchmaking</w:t>
        </w:r>
      </w:ins>
      <w:r w:rsidR="00EE393F">
        <w:rPr>
          <w:i/>
          <w:sz w:val="24"/>
          <w:szCs w:val="24"/>
        </w:rPr>
        <w:t xml:space="preserve">. </w:t>
      </w:r>
      <w:r w:rsidR="00EE393F">
        <w:rPr>
          <w:sz w:val="24"/>
          <w:szCs w:val="24"/>
        </w:rPr>
        <w:t>The intended target of this second book is the bride of Christ</w:t>
      </w:r>
      <w:r w:rsidR="007E5B5D">
        <w:rPr>
          <w:sz w:val="24"/>
          <w:szCs w:val="24"/>
        </w:rPr>
        <w:t>- the church</w:t>
      </w:r>
      <w:r w:rsidR="00EE393F">
        <w:rPr>
          <w:sz w:val="24"/>
          <w:szCs w:val="24"/>
        </w:rPr>
        <w:t xml:space="preserve">. </w:t>
      </w:r>
      <w:r w:rsidR="00215EA4">
        <w:rPr>
          <w:sz w:val="24"/>
          <w:szCs w:val="24"/>
        </w:rPr>
        <w:t xml:space="preserve">If you are totally confused </w:t>
      </w:r>
      <w:r w:rsidR="00FC7A7B">
        <w:rPr>
          <w:sz w:val="24"/>
          <w:szCs w:val="24"/>
        </w:rPr>
        <w:t xml:space="preserve">at </w:t>
      </w:r>
      <w:r w:rsidR="00215EA4">
        <w:rPr>
          <w:sz w:val="24"/>
          <w:szCs w:val="24"/>
        </w:rPr>
        <w:t>this point</w:t>
      </w:r>
      <w:r w:rsidR="00FC7A7B">
        <w:rPr>
          <w:sz w:val="24"/>
          <w:szCs w:val="24"/>
        </w:rPr>
        <w:t>,</w:t>
      </w:r>
      <w:r w:rsidR="00215EA4">
        <w:rPr>
          <w:sz w:val="24"/>
          <w:szCs w:val="24"/>
        </w:rPr>
        <w:t xml:space="preserve"> and have no idea what I am talking about, </w:t>
      </w:r>
      <w:r w:rsidR="00FC7A7B">
        <w:rPr>
          <w:sz w:val="24"/>
          <w:szCs w:val="24"/>
        </w:rPr>
        <w:t xml:space="preserve">I implore you to </w:t>
      </w:r>
      <w:r w:rsidR="00215EA4">
        <w:rPr>
          <w:sz w:val="24"/>
          <w:szCs w:val="24"/>
        </w:rPr>
        <w:t xml:space="preserve">please read </w:t>
      </w:r>
      <w:r w:rsidR="00FC7A7B" w:rsidRPr="00FC7A7B">
        <w:rPr>
          <w:i/>
          <w:sz w:val="24"/>
          <w:szCs w:val="24"/>
        </w:rPr>
        <w:t>Spiritual Matchmaking</w:t>
      </w:r>
      <w:r w:rsidR="00215EA4">
        <w:rPr>
          <w:sz w:val="24"/>
          <w:szCs w:val="24"/>
        </w:rPr>
        <w:t xml:space="preserve"> first. Then this will all make s</w:t>
      </w:r>
      <w:r w:rsidR="00FC7A7B">
        <w:rPr>
          <w:sz w:val="24"/>
          <w:szCs w:val="24"/>
        </w:rPr>
        <w:t>e</w:t>
      </w:r>
      <w:r w:rsidR="00215EA4">
        <w:rPr>
          <w:sz w:val="24"/>
          <w:szCs w:val="24"/>
        </w:rPr>
        <w:t>n</w:t>
      </w:r>
      <w:r w:rsidR="00FC7A7B">
        <w:rPr>
          <w:sz w:val="24"/>
          <w:szCs w:val="24"/>
        </w:rPr>
        <w:t>s</w:t>
      </w:r>
      <w:r w:rsidR="00215EA4">
        <w:rPr>
          <w:sz w:val="24"/>
          <w:szCs w:val="24"/>
        </w:rPr>
        <w:t>e.</w:t>
      </w:r>
    </w:p>
    <w:p w14:paraId="02D041CF" w14:textId="6CA74B7B" w:rsidR="00F1323E" w:rsidRDefault="00215EA4" w:rsidP="00EE393F">
      <w:pPr>
        <w:ind w:firstLine="720"/>
        <w:jc w:val="both"/>
        <w:rPr>
          <w:sz w:val="24"/>
          <w:szCs w:val="24"/>
        </w:rPr>
      </w:pPr>
      <w:r>
        <w:rPr>
          <w:sz w:val="24"/>
          <w:szCs w:val="24"/>
        </w:rPr>
        <w:t>Just to clarify, the bride of Christ and the church are the people who have been twice born, saved from their sins, purchased by God through the blood of His Son – Jesus Christ. He is the lover of your soul; the heavenly Bridegroom</w:t>
      </w:r>
      <w:r w:rsidR="00FC7A7B">
        <w:rPr>
          <w:sz w:val="24"/>
          <w:szCs w:val="24"/>
        </w:rPr>
        <w:t>. T</w:t>
      </w:r>
      <w:r>
        <w:rPr>
          <w:sz w:val="24"/>
          <w:szCs w:val="24"/>
        </w:rPr>
        <w:t>he church is His bride</w:t>
      </w:r>
      <w:r w:rsidR="00FC7A7B">
        <w:rPr>
          <w:sz w:val="24"/>
          <w:szCs w:val="24"/>
        </w:rPr>
        <w:t xml:space="preserve"> and this</w:t>
      </w:r>
      <w:r>
        <w:rPr>
          <w:sz w:val="24"/>
          <w:szCs w:val="24"/>
        </w:rPr>
        <w:t xml:space="preserve"> study is written for her. </w:t>
      </w:r>
      <w:r w:rsidR="00B9472E">
        <w:rPr>
          <w:sz w:val="24"/>
          <w:szCs w:val="24"/>
        </w:rPr>
        <w:t>Before you decide</w:t>
      </w:r>
      <w:r w:rsidR="00753E9D">
        <w:rPr>
          <w:sz w:val="24"/>
          <w:szCs w:val="24"/>
        </w:rPr>
        <w:t xml:space="preserve"> if this study is for you, I’ll </w:t>
      </w:r>
      <w:r w:rsidR="00F1323E" w:rsidRPr="008A7882">
        <w:rPr>
          <w:sz w:val="24"/>
          <w:szCs w:val="24"/>
        </w:rPr>
        <w:t>add this caveat</w:t>
      </w:r>
      <w:r w:rsidR="00F1323E">
        <w:rPr>
          <w:sz w:val="24"/>
          <w:szCs w:val="24"/>
        </w:rPr>
        <w:t>: Regardless of your station of life, be it</w:t>
      </w:r>
      <w:ins w:id="87" w:author="virginia porter" w:date="2019-01-04T16:03:00Z">
        <w:r w:rsidR="00F1323E" w:rsidRPr="008A7882">
          <w:rPr>
            <w:sz w:val="24"/>
            <w:szCs w:val="24"/>
          </w:rPr>
          <w:t xml:space="preserve"> single, </w:t>
        </w:r>
        <w:r w:rsidR="00F1323E" w:rsidRPr="008A7882">
          <w:rPr>
            <w:noProof/>
            <w:sz w:val="24"/>
            <w:szCs w:val="24"/>
          </w:rPr>
          <w:t>divorced,</w:t>
        </w:r>
        <w:r w:rsidR="00F1323E" w:rsidRPr="008A7882">
          <w:rPr>
            <w:sz w:val="24"/>
            <w:szCs w:val="24"/>
          </w:rPr>
          <w:t xml:space="preserve"> or widowed</w:t>
        </w:r>
      </w:ins>
      <w:r w:rsidR="00F1323E" w:rsidRPr="008A7882">
        <w:rPr>
          <w:sz w:val="24"/>
          <w:szCs w:val="24"/>
        </w:rPr>
        <w:t xml:space="preserve">, </w:t>
      </w:r>
      <w:r w:rsidR="00F1323E" w:rsidRPr="00B9472E">
        <w:rPr>
          <w:b/>
          <w:sz w:val="24"/>
          <w:szCs w:val="24"/>
        </w:rPr>
        <w:t xml:space="preserve">this is </w:t>
      </w:r>
      <w:r w:rsidR="00F1323E" w:rsidRPr="00B9472E">
        <w:rPr>
          <w:b/>
          <w:i/>
          <w:sz w:val="24"/>
          <w:szCs w:val="24"/>
        </w:rPr>
        <w:t>not</w:t>
      </w:r>
      <w:r w:rsidR="00F1323E" w:rsidRPr="00B9472E">
        <w:rPr>
          <w:b/>
          <w:sz w:val="24"/>
          <w:szCs w:val="24"/>
        </w:rPr>
        <w:t xml:space="preserve"> a Bible</w:t>
      </w:r>
      <w:ins w:id="88" w:author="virginia porter" w:date="2019-01-04T16:03:00Z">
        <w:r w:rsidR="00F1323E" w:rsidRPr="00B9472E">
          <w:rPr>
            <w:b/>
            <w:sz w:val="24"/>
            <w:szCs w:val="24"/>
          </w:rPr>
          <w:t xml:space="preserve"> study about marriage</w:t>
        </w:r>
      </w:ins>
      <w:r w:rsidR="00753E9D" w:rsidRPr="00B9472E">
        <w:rPr>
          <w:b/>
          <w:sz w:val="24"/>
          <w:szCs w:val="24"/>
        </w:rPr>
        <w:t>.</w:t>
      </w:r>
      <w:ins w:id="89" w:author="virginia porter" w:date="2019-01-04T16:03:00Z">
        <w:r w:rsidR="00F1323E" w:rsidRPr="00B9472E">
          <w:rPr>
            <w:b/>
            <w:sz w:val="24"/>
            <w:szCs w:val="24"/>
          </w:rPr>
          <w:t xml:space="preserve"> It</w:t>
        </w:r>
      </w:ins>
      <w:r w:rsidR="00F1323E" w:rsidRPr="00B9472E">
        <w:rPr>
          <w:b/>
          <w:sz w:val="24"/>
          <w:szCs w:val="24"/>
        </w:rPr>
        <w:t>’s</w:t>
      </w:r>
      <w:ins w:id="90" w:author="virginia porter" w:date="2019-01-04T16:03:00Z">
        <w:r w:rsidR="00F1323E" w:rsidRPr="00B9472E">
          <w:rPr>
            <w:b/>
            <w:sz w:val="24"/>
            <w:szCs w:val="24"/>
          </w:rPr>
          <w:t xml:space="preserve"> about our union with God in Christ</w:t>
        </w:r>
      </w:ins>
      <w:r w:rsidR="00F1323E" w:rsidRPr="00B9472E">
        <w:rPr>
          <w:b/>
          <w:sz w:val="24"/>
          <w:szCs w:val="24"/>
        </w:rPr>
        <w:t>.</w:t>
      </w:r>
      <w:r w:rsidR="00F1323E" w:rsidRPr="008A7882">
        <w:rPr>
          <w:sz w:val="24"/>
          <w:szCs w:val="24"/>
        </w:rPr>
        <w:t xml:space="preserve"> </w:t>
      </w:r>
      <w:r w:rsidR="00A6654F">
        <w:rPr>
          <w:sz w:val="24"/>
          <w:szCs w:val="24"/>
        </w:rPr>
        <w:t xml:space="preserve">By the grace of God, I have been married for over three decades, therefore, </w:t>
      </w:r>
      <w:r w:rsidR="00F1323E">
        <w:rPr>
          <w:sz w:val="24"/>
          <w:szCs w:val="24"/>
        </w:rPr>
        <w:t xml:space="preserve">I </w:t>
      </w:r>
      <w:r w:rsidR="00753E9D">
        <w:rPr>
          <w:sz w:val="24"/>
          <w:szCs w:val="24"/>
        </w:rPr>
        <w:t xml:space="preserve">write from the </w:t>
      </w:r>
      <w:r w:rsidR="00F1323E">
        <w:rPr>
          <w:sz w:val="24"/>
          <w:szCs w:val="24"/>
        </w:rPr>
        <w:t>frame</w:t>
      </w:r>
      <w:r w:rsidR="00753E9D">
        <w:rPr>
          <w:sz w:val="24"/>
          <w:szCs w:val="24"/>
        </w:rPr>
        <w:t xml:space="preserve">work of my personal </w:t>
      </w:r>
      <w:r w:rsidR="00F1323E">
        <w:rPr>
          <w:sz w:val="24"/>
          <w:szCs w:val="24"/>
        </w:rPr>
        <w:t>context</w:t>
      </w:r>
      <w:r w:rsidR="00A6654F">
        <w:rPr>
          <w:sz w:val="24"/>
          <w:szCs w:val="24"/>
        </w:rPr>
        <w:t xml:space="preserve">. </w:t>
      </w:r>
      <w:r w:rsidR="00B9472E">
        <w:rPr>
          <w:sz w:val="24"/>
          <w:szCs w:val="24"/>
        </w:rPr>
        <w:t>Your marital status is</w:t>
      </w:r>
      <w:r w:rsidR="00A6654F">
        <w:rPr>
          <w:sz w:val="24"/>
          <w:szCs w:val="24"/>
        </w:rPr>
        <w:t xml:space="preserve"> inconsequential. </w:t>
      </w:r>
      <w:r w:rsidR="00B9472E">
        <w:rPr>
          <w:sz w:val="24"/>
          <w:szCs w:val="24"/>
        </w:rPr>
        <w:t>What matters is that God’s</w:t>
      </w:r>
      <w:r w:rsidR="00753E9D">
        <w:rPr>
          <w:sz w:val="24"/>
          <w:szCs w:val="24"/>
        </w:rPr>
        <w:t xml:space="preserve"> Word is </w:t>
      </w:r>
      <w:r w:rsidR="00A6654F">
        <w:rPr>
          <w:sz w:val="24"/>
          <w:szCs w:val="24"/>
        </w:rPr>
        <w:t xml:space="preserve">living, relevant </w:t>
      </w:r>
      <w:r w:rsidR="00753E9D">
        <w:rPr>
          <w:sz w:val="24"/>
          <w:szCs w:val="24"/>
        </w:rPr>
        <w:t xml:space="preserve">and </w:t>
      </w:r>
      <w:r w:rsidR="00B9472E">
        <w:rPr>
          <w:sz w:val="24"/>
          <w:szCs w:val="24"/>
        </w:rPr>
        <w:t xml:space="preserve">if you will lean in and apply your heart to seek Him, Jesus will meet you in the pages of your Bible. </w:t>
      </w:r>
    </w:p>
    <w:p w14:paraId="41A8D1F3" w14:textId="09CD8A82" w:rsidR="00EE393F" w:rsidRDefault="00093A20" w:rsidP="00EE393F">
      <w:pPr>
        <w:ind w:firstLine="720"/>
        <w:jc w:val="both"/>
        <w:rPr>
          <w:sz w:val="24"/>
          <w:szCs w:val="24"/>
        </w:rPr>
      </w:pPr>
      <w:r>
        <w:rPr>
          <w:sz w:val="24"/>
          <w:szCs w:val="24"/>
        </w:rPr>
        <w:t>T</w:t>
      </w:r>
      <w:r w:rsidR="00D158B4">
        <w:rPr>
          <w:sz w:val="24"/>
          <w:szCs w:val="24"/>
        </w:rPr>
        <w:t xml:space="preserve">he </w:t>
      </w:r>
      <w:r>
        <w:rPr>
          <w:sz w:val="24"/>
          <w:szCs w:val="24"/>
        </w:rPr>
        <w:t>bride of Christ</w:t>
      </w:r>
      <w:r w:rsidR="00D158B4">
        <w:rPr>
          <w:sz w:val="24"/>
          <w:szCs w:val="24"/>
        </w:rPr>
        <w:t xml:space="preserve"> is the target of this study, </w:t>
      </w:r>
      <w:r>
        <w:rPr>
          <w:sz w:val="24"/>
          <w:szCs w:val="24"/>
        </w:rPr>
        <w:t>but what</w:t>
      </w:r>
      <w:r w:rsidR="00D158B4">
        <w:rPr>
          <w:sz w:val="24"/>
          <w:szCs w:val="24"/>
        </w:rPr>
        <w:t xml:space="preserve"> specifically, is its purpose? </w:t>
      </w:r>
      <w:r>
        <w:rPr>
          <w:sz w:val="24"/>
          <w:szCs w:val="24"/>
        </w:rPr>
        <w:t xml:space="preserve">In short, </w:t>
      </w:r>
      <w:r w:rsidR="00997113">
        <w:rPr>
          <w:sz w:val="24"/>
          <w:szCs w:val="24"/>
        </w:rPr>
        <w:t>the aim of this</w:t>
      </w:r>
      <w:r w:rsidR="0040310B">
        <w:rPr>
          <w:sz w:val="24"/>
          <w:szCs w:val="24"/>
        </w:rPr>
        <w:t xml:space="preserve"> study is to fulfill Jesus’ last command and Great Commission. </w:t>
      </w:r>
      <w:r w:rsidR="00D158B4">
        <w:rPr>
          <w:sz w:val="24"/>
          <w:szCs w:val="24"/>
        </w:rPr>
        <w:t xml:space="preserve">Let me explain. </w:t>
      </w:r>
      <w:r w:rsidR="00EE393F" w:rsidRPr="003C1996">
        <w:rPr>
          <w:sz w:val="24"/>
          <w:szCs w:val="24"/>
        </w:rPr>
        <w:t>On</w:t>
      </w:r>
      <w:r w:rsidR="00EE393F">
        <w:rPr>
          <w:sz w:val="24"/>
          <w:szCs w:val="24"/>
        </w:rPr>
        <w:t xml:space="preserve">ce a person’s been properly introduced to the Lord Jesus, and accepted His proposal, it’s </w:t>
      </w:r>
      <w:bookmarkStart w:id="91" w:name="_Hlk518828849"/>
      <w:r w:rsidR="00EE393F">
        <w:rPr>
          <w:sz w:val="24"/>
          <w:szCs w:val="24"/>
        </w:rPr>
        <w:t>sort</w:t>
      </w:r>
      <w:ins w:id="92" w:author="virginia porter" w:date="2019-02-16T14:50:00Z">
        <w:r w:rsidR="00EE393F">
          <w:rPr>
            <w:sz w:val="24"/>
            <w:szCs w:val="24"/>
          </w:rPr>
          <w:t xml:space="preserve"> of like getting married</w:t>
        </w:r>
      </w:ins>
      <w:r w:rsidR="00EE393F">
        <w:rPr>
          <w:sz w:val="24"/>
          <w:szCs w:val="24"/>
        </w:rPr>
        <w:t>. E</w:t>
      </w:r>
      <w:ins w:id="93" w:author="virginia porter" w:date="2019-02-16T14:50:00Z">
        <w:r w:rsidR="00EE393F">
          <w:rPr>
            <w:sz w:val="24"/>
            <w:szCs w:val="24"/>
          </w:rPr>
          <w:t xml:space="preserve">verything is new, </w:t>
        </w:r>
      </w:ins>
      <w:ins w:id="94" w:author="virginia porter" w:date="2019-02-16T15:00:00Z">
        <w:r w:rsidR="00EE393F">
          <w:rPr>
            <w:sz w:val="24"/>
            <w:szCs w:val="24"/>
          </w:rPr>
          <w:t xml:space="preserve">and </w:t>
        </w:r>
      </w:ins>
      <w:ins w:id="95" w:author="virginia porter" w:date="2019-02-16T14:50:00Z">
        <w:r w:rsidR="00EE393F">
          <w:rPr>
            <w:sz w:val="24"/>
            <w:szCs w:val="24"/>
          </w:rPr>
          <w:t>exciting, yet unfamiliar. Both spiritually and physically</w:t>
        </w:r>
      </w:ins>
      <w:r w:rsidR="00EE393F">
        <w:rPr>
          <w:sz w:val="24"/>
          <w:szCs w:val="24"/>
        </w:rPr>
        <w:t xml:space="preserve"> speaking</w:t>
      </w:r>
      <w:ins w:id="96" w:author="virginia porter" w:date="2019-02-16T14:50:00Z">
        <w:r w:rsidR="00EE393F">
          <w:rPr>
            <w:sz w:val="24"/>
            <w:szCs w:val="24"/>
          </w:rPr>
          <w:t>, we are treading on sacred</w:t>
        </w:r>
      </w:ins>
      <w:r w:rsidR="00EE393F">
        <w:rPr>
          <w:sz w:val="24"/>
          <w:szCs w:val="24"/>
        </w:rPr>
        <w:t>,</w:t>
      </w:r>
      <w:ins w:id="97" w:author="virginia porter" w:date="2019-02-16T14:50:00Z">
        <w:r w:rsidR="00EE393F">
          <w:rPr>
            <w:sz w:val="24"/>
            <w:szCs w:val="24"/>
          </w:rPr>
          <w:t xml:space="preserve"> yet</w:t>
        </w:r>
      </w:ins>
      <w:r w:rsidR="00EE393F">
        <w:rPr>
          <w:sz w:val="24"/>
          <w:szCs w:val="24"/>
        </w:rPr>
        <w:t>,</w:t>
      </w:r>
      <w:ins w:id="98" w:author="virginia porter" w:date="2019-02-16T14:50:00Z">
        <w:r w:rsidR="00EE393F">
          <w:rPr>
            <w:sz w:val="24"/>
            <w:szCs w:val="24"/>
          </w:rPr>
          <w:t xml:space="preserve"> uncharted ground. </w:t>
        </w:r>
      </w:ins>
      <w:r w:rsidR="00EE393F">
        <w:rPr>
          <w:sz w:val="24"/>
          <w:szCs w:val="24"/>
        </w:rPr>
        <w:t>How’s a woman supposed to deal</w:t>
      </w:r>
      <w:ins w:id="99" w:author="virginia porter" w:date="2019-02-16T14:50:00Z">
        <w:r w:rsidR="00EE393F">
          <w:rPr>
            <w:bCs/>
            <w:sz w:val="24"/>
            <w:szCs w:val="24"/>
          </w:rPr>
          <w:t xml:space="preserve"> </w:t>
        </w:r>
      </w:ins>
      <w:r w:rsidR="00EE393F">
        <w:rPr>
          <w:bCs/>
          <w:sz w:val="24"/>
          <w:szCs w:val="24"/>
        </w:rPr>
        <w:t xml:space="preserve">with all </w:t>
      </w:r>
      <w:ins w:id="100" w:author="virginia porter" w:date="2019-02-16T14:50:00Z">
        <w:r w:rsidR="00EE393F">
          <w:rPr>
            <w:bCs/>
            <w:sz w:val="24"/>
            <w:szCs w:val="24"/>
          </w:rPr>
          <w:t>these life altering changes</w:t>
        </w:r>
      </w:ins>
      <w:r w:rsidR="00EE393F">
        <w:rPr>
          <w:bCs/>
          <w:sz w:val="24"/>
          <w:szCs w:val="24"/>
        </w:rPr>
        <w:t xml:space="preserve">? Particularly, when she </w:t>
      </w:r>
      <w:ins w:id="101" w:author="virginia porter" w:date="2019-02-16T14:50:00Z">
        <w:r w:rsidR="00EE393F">
          <w:rPr>
            <w:bCs/>
            <w:sz w:val="24"/>
            <w:szCs w:val="24"/>
          </w:rPr>
          <w:t>doesn’t have godly role models in which to pattern her life</w:t>
        </w:r>
      </w:ins>
      <w:r w:rsidR="00EE393F">
        <w:rPr>
          <w:bCs/>
          <w:sz w:val="24"/>
          <w:szCs w:val="24"/>
        </w:rPr>
        <w:t xml:space="preserve"> </w:t>
      </w:r>
      <w:r w:rsidR="00997113">
        <w:rPr>
          <w:bCs/>
          <w:sz w:val="24"/>
          <w:szCs w:val="24"/>
        </w:rPr>
        <w:t xml:space="preserve">after </w:t>
      </w:r>
      <w:ins w:id="102" w:author="virginia porter" w:date="2019-02-16T14:50:00Z">
        <w:r w:rsidR="00EE393F">
          <w:rPr>
            <w:bCs/>
            <w:sz w:val="24"/>
            <w:szCs w:val="24"/>
          </w:rPr>
          <w:t xml:space="preserve">(Titus 2:3-13). </w:t>
        </w:r>
      </w:ins>
      <w:r w:rsidR="00EE393F">
        <w:rPr>
          <w:bCs/>
          <w:sz w:val="24"/>
          <w:szCs w:val="24"/>
        </w:rPr>
        <w:t xml:space="preserve">Herein lies the million-dollar question. Actuality, this study was birthed out of my own predicament and quest to find the answer. After thirty years of ministering to women in the church, </w:t>
      </w:r>
      <w:ins w:id="103" w:author="virginia porter" w:date="2019-02-16T14:50:00Z">
        <w:r w:rsidR="00EE393F">
          <w:rPr>
            <w:bCs/>
            <w:sz w:val="24"/>
            <w:szCs w:val="24"/>
          </w:rPr>
          <w:t>I</w:t>
        </w:r>
      </w:ins>
      <w:r w:rsidR="00EE393F">
        <w:rPr>
          <w:bCs/>
          <w:sz w:val="24"/>
          <w:szCs w:val="24"/>
        </w:rPr>
        <w:t>’m convinced I’m not alone. The good news</w:t>
      </w:r>
      <w:bookmarkEnd w:id="91"/>
      <w:r w:rsidR="00EE393F">
        <w:rPr>
          <w:bCs/>
          <w:sz w:val="24"/>
          <w:szCs w:val="24"/>
        </w:rPr>
        <w:t xml:space="preserve"> is</w:t>
      </w:r>
      <w:r w:rsidR="00A70751">
        <w:rPr>
          <w:bCs/>
          <w:sz w:val="24"/>
          <w:szCs w:val="24"/>
        </w:rPr>
        <w:t>,</w:t>
      </w:r>
      <w:r w:rsidR="00EE393F">
        <w:rPr>
          <w:bCs/>
          <w:sz w:val="24"/>
          <w:szCs w:val="24"/>
        </w:rPr>
        <w:t xml:space="preserve"> </w:t>
      </w:r>
      <w:r w:rsidR="0040310B">
        <w:rPr>
          <w:bCs/>
          <w:sz w:val="24"/>
          <w:szCs w:val="24"/>
        </w:rPr>
        <w:t xml:space="preserve">this Bible study </w:t>
      </w:r>
      <w:r w:rsidR="00A70751">
        <w:rPr>
          <w:bCs/>
          <w:sz w:val="24"/>
          <w:szCs w:val="24"/>
        </w:rPr>
        <w:t xml:space="preserve">is intended to get you started on this life transforming journey, </w:t>
      </w:r>
      <w:r>
        <w:rPr>
          <w:bCs/>
          <w:sz w:val="24"/>
          <w:szCs w:val="24"/>
        </w:rPr>
        <w:t>but</w:t>
      </w:r>
      <w:r w:rsidR="00A70751">
        <w:rPr>
          <w:bCs/>
          <w:sz w:val="24"/>
          <w:szCs w:val="24"/>
        </w:rPr>
        <w:t xml:space="preserve"> you can’t go solo (Ecclesiastes 4:9-13).</w:t>
      </w:r>
      <w:r w:rsidR="00EE393F">
        <w:rPr>
          <w:sz w:val="24"/>
          <w:szCs w:val="24"/>
        </w:rPr>
        <w:t xml:space="preserve"> </w:t>
      </w:r>
    </w:p>
    <w:p w14:paraId="165676FE" w14:textId="72A81671" w:rsidR="00232C6D" w:rsidRDefault="002D444B" w:rsidP="00232C6D">
      <w:pPr>
        <w:ind w:firstLine="720"/>
        <w:jc w:val="both"/>
        <w:rPr>
          <w:bCs/>
          <w:sz w:val="24"/>
          <w:szCs w:val="24"/>
        </w:rPr>
      </w:pPr>
      <w:ins w:id="104" w:author="owner" w:date="2018-06-04T13:19:00Z">
        <w:del w:id="105" w:author="virginia porter" w:date="2018-11-12T14:55:00Z">
          <w:r w:rsidRPr="008A7882" w:rsidDel="001F4EF5">
            <w:rPr>
              <w:sz w:val="24"/>
              <w:szCs w:val="24"/>
            </w:rPr>
            <w:delText>the heavenly</w:delText>
          </w:r>
        </w:del>
      </w:ins>
      <w:ins w:id="106" w:author="virginia porter" w:date="2018-05-14T14:20:00Z">
        <w:r w:rsidR="00232C6D" w:rsidRPr="00117A0A">
          <w:rPr>
            <w:sz w:val="24"/>
            <w:szCs w:val="24"/>
          </w:rPr>
          <w:t>Perhaps, you have just met the Lord Jesus, or maybe you have been a Christian for years. Either way,</w:t>
        </w:r>
        <w:r w:rsidR="00232C6D" w:rsidRPr="00117A0A">
          <w:rPr>
            <w:bCs/>
            <w:sz w:val="24"/>
            <w:szCs w:val="24"/>
          </w:rPr>
          <w:t xml:space="preserve"> if you will approach this study with an open mind and heart, you’ll be pleasantly surprised by all the practical and profound lessons we can learn </w:t>
        </w:r>
      </w:ins>
      <w:r w:rsidR="00DD6846">
        <w:rPr>
          <w:bCs/>
          <w:sz w:val="24"/>
          <w:szCs w:val="24"/>
        </w:rPr>
        <w:t xml:space="preserve">together </w:t>
      </w:r>
      <w:ins w:id="107" w:author="virginia porter" w:date="2018-05-14T14:20:00Z">
        <w:r w:rsidR="00232C6D" w:rsidRPr="00117A0A">
          <w:rPr>
            <w:bCs/>
            <w:sz w:val="24"/>
            <w:szCs w:val="24"/>
          </w:rPr>
          <w:t xml:space="preserve">as we unpack the </w:t>
        </w:r>
      </w:ins>
      <w:r w:rsidR="003A176B">
        <w:rPr>
          <w:bCs/>
          <w:sz w:val="24"/>
          <w:szCs w:val="24"/>
        </w:rPr>
        <w:t>extravagant gifts bestowed on us by our heavenly Father</w:t>
      </w:r>
      <w:r w:rsidR="00997113">
        <w:rPr>
          <w:bCs/>
          <w:sz w:val="24"/>
          <w:szCs w:val="24"/>
        </w:rPr>
        <w:t xml:space="preserve"> in the book of Ephesians</w:t>
      </w:r>
      <w:r w:rsidR="003A176B">
        <w:rPr>
          <w:bCs/>
          <w:sz w:val="24"/>
          <w:szCs w:val="24"/>
        </w:rPr>
        <w:t>.</w:t>
      </w:r>
      <w:ins w:id="108" w:author="virginia porter" w:date="2018-05-14T14:20:00Z">
        <w:r w:rsidR="00232C6D" w:rsidRPr="00117A0A">
          <w:rPr>
            <w:bCs/>
            <w:sz w:val="24"/>
            <w:szCs w:val="24"/>
          </w:rPr>
          <w:t xml:space="preserve"> </w:t>
        </w:r>
      </w:ins>
      <w:r w:rsidR="003A176B">
        <w:rPr>
          <w:bCs/>
          <w:sz w:val="24"/>
          <w:szCs w:val="24"/>
        </w:rPr>
        <w:t>Prepare to be blessed.</w:t>
      </w:r>
    </w:p>
    <w:p w14:paraId="3C01763F" w14:textId="1F222C1A" w:rsidR="00794CC9" w:rsidRDefault="00794CC9" w:rsidP="00232C6D">
      <w:pPr>
        <w:ind w:firstLine="720"/>
        <w:jc w:val="both"/>
        <w:rPr>
          <w:bCs/>
          <w:sz w:val="24"/>
          <w:szCs w:val="24"/>
        </w:rPr>
      </w:pPr>
    </w:p>
    <w:p w14:paraId="7D02936B" w14:textId="66DE75FE" w:rsidR="00794CC9" w:rsidRDefault="00794CC9" w:rsidP="00232C6D">
      <w:pPr>
        <w:ind w:firstLine="720"/>
        <w:jc w:val="both"/>
        <w:rPr>
          <w:bCs/>
          <w:sz w:val="24"/>
          <w:szCs w:val="24"/>
        </w:rPr>
      </w:pPr>
    </w:p>
    <w:p w14:paraId="2AB28B67" w14:textId="6F398CA9" w:rsidR="009B1BDD" w:rsidRPr="00E3207C" w:rsidDel="00232C6D" w:rsidRDefault="009B1BDD">
      <w:pPr>
        <w:pStyle w:val="scripturereference"/>
        <w:rPr>
          <w:del w:id="109" w:author="virginia porter" w:date="2018-05-14T14:20:00Z"/>
        </w:rPr>
        <w:pPrChange w:id="110" w:author="Cathy McMahen" w:date="2018-04-24T13:56:00Z">
          <w:pPr>
            <w:spacing w:after="0"/>
            <w:jc w:val="center"/>
          </w:pPr>
        </w:pPrChange>
      </w:pPr>
      <w:del w:id="111" w:author="virginia porter" w:date="2018-05-14T14:20:00Z">
        <w:r w:rsidRPr="00E3207C" w:rsidDel="00232C6D">
          <w:delText xml:space="preserve">Ephesians 5:32 </w:delText>
        </w:r>
      </w:del>
    </w:p>
    <w:p w14:paraId="1E9AC1F7" w14:textId="1EDEBBE4" w:rsidR="00166477" w:rsidRPr="00182F92" w:rsidDel="00232C6D" w:rsidRDefault="00166477">
      <w:pPr>
        <w:pStyle w:val="scripturereference"/>
        <w:rPr>
          <w:del w:id="112" w:author="virginia porter" w:date="2018-05-14T14:20:00Z"/>
          <w:rStyle w:val="netverse"/>
          <w:i/>
          <w:lang w:val="en"/>
        </w:rPr>
        <w:pPrChange w:id="113" w:author="Cathy McMahen" w:date="2018-04-24T13:56:00Z">
          <w:pPr>
            <w:spacing w:after="0"/>
            <w:jc w:val="center"/>
          </w:pPr>
        </w:pPrChange>
      </w:pPr>
      <w:del w:id="114" w:author="virginia porter" w:date="2018-05-14T14:20:00Z">
        <w:r w:rsidRPr="00440C49" w:rsidDel="00232C6D">
          <w:rPr>
            <w:rStyle w:val="s"/>
            <w:i/>
            <w:lang w:val="en"/>
          </w:rPr>
          <w:delText>This</w:delText>
        </w:r>
        <w:r w:rsidRPr="00440C49" w:rsidDel="00232C6D">
          <w:rPr>
            <w:rStyle w:val="netverse"/>
            <w:i/>
            <w:lang w:val="en"/>
          </w:rPr>
          <w:delText xml:space="preserve"> </w:delText>
        </w:r>
        <w:r w:rsidRPr="000862CF" w:rsidDel="00232C6D">
          <w:rPr>
            <w:rStyle w:val="s"/>
            <w:i/>
            <w:lang w:val="en"/>
          </w:rPr>
          <w:delText>mystery</w:delText>
        </w:r>
        <w:r w:rsidRPr="000862CF" w:rsidDel="00232C6D">
          <w:rPr>
            <w:rStyle w:val="netverse"/>
            <w:i/>
            <w:lang w:val="en"/>
          </w:rPr>
          <w:delText xml:space="preserve"> </w:delText>
        </w:r>
        <w:r w:rsidRPr="00182F92" w:rsidDel="00232C6D">
          <w:rPr>
            <w:rStyle w:val="s"/>
            <w:i/>
            <w:lang w:val="en"/>
          </w:rPr>
          <w:delText>is</w:delText>
        </w:r>
        <w:r w:rsidRPr="00182F92" w:rsidDel="00232C6D">
          <w:rPr>
            <w:rStyle w:val="netverse"/>
            <w:i/>
            <w:lang w:val="en"/>
          </w:rPr>
          <w:delText xml:space="preserve"> </w:delText>
        </w:r>
        <w:r w:rsidRPr="00182F92" w:rsidDel="00232C6D">
          <w:rPr>
            <w:rStyle w:val="s"/>
            <w:i/>
            <w:lang w:val="en"/>
          </w:rPr>
          <w:delText>great</w:delText>
        </w:r>
        <w:r w:rsidRPr="00182F92" w:rsidDel="00232C6D">
          <w:rPr>
            <w:rStyle w:val="netverse"/>
            <w:i/>
            <w:lang w:val="en"/>
          </w:rPr>
          <w:delText xml:space="preserve"> </w:delText>
        </w:r>
        <w:r w:rsidRPr="00182F92" w:rsidDel="00232C6D">
          <w:rPr>
            <w:rStyle w:val="s"/>
            <w:i/>
            <w:lang w:val="en"/>
          </w:rPr>
          <w:delText>– but</w:delText>
        </w:r>
        <w:r w:rsidRPr="00182F92" w:rsidDel="00232C6D">
          <w:rPr>
            <w:rStyle w:val="netverse"/>
            <w:i/>
            <w:lang w:val="en"/>
          </w:rPr>
          <w:delText xml:space="preserve"> </w:delText>
        </w:r>
        <w:r w:rsidRPr="00182F92" w:rsidDel="00232C6D">
          <w:rPr>
            <w:rStyle w:val="s"/>
            <w:i/>
            <w:lang w:val="en"/>
          </w:rPr>
          <w:delText>I</w:delText>
        </w:r>
        <w:r w:rsidRPr="00182F92" w:rsidDel="00232C6D">
          <w:rPr>
            <w:rStyle w:val="netverse"/>
            <w:i/>
            <w:lang w:val="en"/>
          </w:rPr>
          <w:delText xml:space="preserve"> </w:delText>
        </w:r>
        <w:r w:rsidRPr="00182F92" w:rsidDel="00232C6D">
          <w:rPr>
            <w:rStyle w:val="s"/>
            <w:i/>
            <w:lang w:val="en"/>
          </w:rPr>
          <w:delText>am actually</w:delText>
        </w:r>
        <w:r w:rsidRPr="00182F92" w:rsidDel="00232C6D">
          <w:rPr>
            <w:rStyle w:val="s"/>
            <w:i/>
            <w:vertAlign w:val="superscript"/>
            <w:lang w:val="en"/>
          </w:rPr>
          <w:delText> </w:delText>
        </w:r>
        <w:r w:rsidRPr="00182F92" w:rsidDel="00232C6D">
          <w:rPr>
            <w:rStyle w:val="s"/>
            <w:i/>
            <w:lang w:val="en"/>
          </w:rPr>
          <w:delText>speaking</w:delText>
        </w:r>
        <w:r w:rsidRPr="00182F92" w:rsidDel="00232C6D">
          <w:rPr>
            <w:rStyle w:val="netverse"/>
            <w:i/>
            <w:lang w:val="en"/>
          </w:rPr>
          <w:delText xml:space="preserve"> </w:delText>
        </w:r>
        <w:r w:rsidRPr="00182F92" w:rsidDel="00232C6D">
          <w:rPr>
            <w:rStyle w:val="s"/>
            <w:i/>
            <w:lang w:val="en"/>
          </w:rPr>
          <w:delText>with reference to</w:delText>
        </w:r>
        <w:r w:rsidRPr="00182F92" w:rsidDel="00232C6D">
          <w:rPr>
            <w:rStyle w:val="netverse"/>
            <w:i/>
            <w:lang w:val="en"/>
          </w:rPr>
          <w:delText xml:space="preserve"> </w:delText>
        </w:r>
        <w:r w:rsidRPr="00182F92" w:rsidDel="00232C6D">
          <w:rPr>
            <w:rStyle w:val="s"/>
            <w:i/>
            <w:lang w:val="en"/>
          </w:rPr>
          <w:delText>Christ</w:delText>
        </w:r>
        <w:r w:rsidRPr="00182F92" w:rsidDel="00232C6D">
          <w:rPr>
            <w:rStyle w:val="netverse"/>
            <w:i/>
            <w:lang w:val="en"/>
          </w:rPr>
          <w:delText xml:space="preserve"> </w:delText>
        </w:r>
        <w:r w:rsidRPr="00182F92" w:rsidDel="00232C6D">
          <w:rPr>
            <w:rStyle w:val="s"/>
            <w:i/>
            <w:lang w:val="en"/>
          </w:rPr>
          <w:delText>and</w:delText>
        </w:r>
        <w:r w:rsidRPr="00182F92" w:rsidDel="00232C6D">
          <w:rPr>
            <w:rStyle w:val="netverse"/>
            <w:i/>
            <w:lang w:val="en"/>
          </w:rPr>
          <w:delText xml:space="preserve"> </w:delText>
        </w:r>
        <w:r w:rsidRPr="00182F92" w:rsidDel="00232C6D">
          <w:rPr>
            <w:rStyle w:val="s"/>
            <w:i/>
            <w:lang w:val="en"/>
          </w:rPr>
          <w:delText>the church</w:delText>
        </w:r>
        <w:r w:rsidRPr="00182F92" w:rsidDel="00232C6D">
          <w:rPr>
            <w:rStyle w:val="netverse"/>
            <w:i/>
            <w:lang w:val="en"/>
          </w:rPr>
          <w:delText>.</w:delText>
        </w:r>
      </w:del>
    </w:p>
    <w:p w14:paraId="320FE883" w14:textId="61DADD43" w:rsidR="00E74CBF" w:rsidRPr="00117A0A" w:rsidDel="00232C6D" w:rsidRDefault="00E74CBF" w:rsidP="00166477">
      <w:pPr>
        <w:spacing w:after="0"/>
        <w:jc w:val="center"/>
        <w:rPr>
          <w:del w:id="115" w:author="virginia porter" w:date="2018-05-14T14:20:00Z"/>
          <w:rStyle w:val="netverse"/>
          <w:b/>
          <w:i/>
          <w:sz w:val="24"/>
          <w:szCs w:val="24"/>
          <w:lang w:val="en"/>
        </w:rPr>
      </w:pPr>
    </w:p>
    <w:p w14:paraId="2757C3E1" w14:textId="244EB860" w:rsidR="00E74CBF" w:rsidRPr="00117A0A" w:rsidDel="00CC2CDE" w:rsidRDefault="00E74CBF">
      <w:pPr>
        <w:ind w:firstLine="720"/>
        <w:jc w:val="both"/>
        <w:rPr>
          <w:del w:id="116" w:author="virginia porter" w:date="2018-05-07T19:35:00Z"/>
          <w:sz w:val="24"/>
          <w:szCs w:val="24"/>
        </w:rPr>
      </w:pPr>
      <w:del w:id="117" w:author="virginia porter" w:date="2018-05-07T19:35:00Z">
        <w:r w:rsidRPr="00117A0A" w:rsidDel="00CC2CDE">
          <w:rPr>
            <w:sz w:val="24"/>
            <w:szCs w:val="24"/>
            <w:rPrChange w:id="118" w:author="virginia porter" w:date="2018-05-14T14:22:00Z">
              <w:rPr/>
            </w:rPrChange>
          </w:rPr>
          <w:delText>Every now and again, s</w:delText>
        </w:r>
        <w:r w:rsidRPr="00117A0A" w:rsidDel="00CC2CDE">
          <w:rPr>
            <w:sz w:val="24"/>
            <w:szCs w:val="24"/>
          </w:rPr>
          <w:delText xml:space="preserve">omething will jar your memory, taking you back to another time and place. Recently, while holding my </w:delText>
        </w:r>
      </w:del>
      <w:ins w:id="119" w:author="Cathy McMahen" w:date="2018-04-24T13:59:00Z">
        <w:del w:id="120" w:author="virginia porter" w:date="2018-05-07T19:35:00Z">
          <w:r w:rsidR="0033171D" w:rsidRPr="00117A0A" w:rsidDel="00CC2CDE">
            <w:rPr>
              <w:sz w:val="24"/>
              <w:szCs w:val="24"/>
            </w:rPr>
            <w:delText>eight-</w:delText>
          </w:r>
        </w:del>
      </w:ins>
      <w:del w:id="121" w:author="virginia porter" w:date="2018-05-07T19:35:00Z">
        <w:r w:rsidRPr="00117A0A" w:rsidDel="00CC2CDE">
          <w:rPr>
            <w:sz w:val="24"/>
            <w:szCs w:val="24"/>
          </w:rPr>
          <w:delText>8 months-old granddaughter</w:delText>
        </w:r>
      </w:del>
      <w:ins w:id="122" w:author="Cathy McMahen" w:date="2018-04-24T14:00:00Z">
        <w:del w:id="123" w:author="virginia porter" w:date="2018-05-07T19:35:00Z">
          <w:r w:rsidR="0033171D" w:rsidRPr="00117A0A" w:rsidDel="00CC2CDE">
            <w:rPr>
              <w:sz w:val="24"/>
              <w:szCs w:val="24"/>
            </w:rPr>
            <w:delText>,</w:delText>
          </w:r>
        </w:del>
      </w:ins>
      <w:del w:id="124" w:author="virginia porter" w:date="2018-05-07T19:35:00Z">
        <w:r w:rsidRPr="00117A0A" w:rsidDel="00CC2CDE">
          <w:rPr>
            <w:sz w:val="24"/>
            <w:szCs w:val="24"/>
          </w:rPr>
          <w:delText xml:space="preserve"> Layla, I had one of those </w:delText>
        </w:r>
      </w:del>
      <w:ins w:id="125" w:author="Cathy McMahen" w:date="2018-04-24T14:09:00Z">
        <w:del w:id="126" w:author="virginia porter" w:date="2018-05-07T19:35:00Z">
          <w:r w:rsidR="0033171D" w:rsidRPr="00117A0A" w:rsidDel="00CC2CDE">
            <w:rPr>
              <w:sz w:val="24"/>
              <w:szCs w:val="24"/>
            </w:rPr>
            <w:delText>d</w:delText>
          </w:r>
        </w:del>
      </w:ins>
      <w:ins w:id="127" w:author="Cathy McMahen" w:date="2018-04-24T14:10:00Z">
        <w:del w:id="128" w:author="virginia porter" w:date="2018-05-07T19:35:00Z">
          <w:r w:rsidR="0033171D" w:rsidRPr="00117A0A" w:rsidDel="00CC2CDE">
            <w:rPr>
              <w:sz w:val="24"/>
              <w:szCs w:val="24"/>
            </w:rPr>
            <w:delText>é</w:delText>
          </w:r>
        </w:del>
      </w:ins>
      <w:del w:id="129" w:author="virginia porter" w:date="2018-05-07T19:35:00Z">
        <w:r w:rsidRPr="00117A0A" w:rsidDel="00CC2CDE">
          <w:rPr>
            <w:sz w:val="24"/>
            <w:szCs w:val="24"/>
          </w:rPr>
          <w:delText>Dej</w:delText>
        </w:r>
      </w:del>
      <w:ins w:id="130" w:author="Cathy McMahen" w:date="2018-04-24T14:12:00Z">
        <w:del w:id="131" w:author="virginia porter" w:date="2018-05-07T19:35:00Z">
          <w:r w:rsidR="0033171D" w:rsidRPr="00117A0A" w:rsidDel="00CC2CDE">
            <w:rPr>
              <w:sz w:val="24"/>
              <w:szCs w:val="24"/>
            </w:rPr>
            <w:delText>à</w:delText>
          </w:r>
        </w:del>
      </w:ins>
      <w:del w:id="132" w:author="virginia porter" w:date="2018-05-07T19:35:00Z">
        <w:r w:rsidRPr="00117A0A" w:rsidDel="00CC2CDE">
          <w:rPr>
            <w:sz w:val="24"/>
            <w:szCs w:val="24"/>
          </w:rPr>
          <w:delText xml:space="preserve">a </w:delText>
        </w:r>
      </w:del>
      <w:ins w:id="133" w:author="Cathy McMahen" w:date="2018-04-24T14:01:00Z">
        <w:del w:id="134" w:author="virginia porter" w:date="2018-05-07T19:35:00Z">
          <w:r w:rsidR="0033171D" w:rsidRPr="00117A0A" w:rsidDel="00CC2CDE">
            <w:rPr>
              <w:sz w:val="24"/>
              <w:szCs w:val="24"/>
            </w:rPr>
            <w:delText>v</w:delText>
          </w:r>
        </w:del>
      </w:ins>
      <w:del w:id="135" w:author="virginia porter" w:date="2018-05-07T19:35:00Z">
        <w:r w:rsidRPr="00117A0A" w:rsidDel="00CC2CDE">
          <w:rPr>
            <w:sz w:val="24"/>
            <w:szCs w:val="24"/>
          </w:rPr>
          <w:delText>Vu moments. She is the spitting image of her mama when she was that age. Where did thirty years go?</w:delText>
        </w:r>
      </w:del>
      <w:ins w:id="136" w:author="Cathy McMahen" w:date="2018-04-24T14:13:00Z">
        <w:del w:id="137" w:author="virginia porter" w:date="2018-05-07T19:35:00Z">
          <w:r w:rsidR="0049796D" w:rsidRPr="00117A0A" w:rsidDel="00CC2CDE">
            <w:rPr>
              <w:sz w:val="24"/>
              <w:szCs w:val="24"/>
            </w:rPr>
            <w:delText xml:space="preserve"> I</w:delText>
          </w:r>
        </w:del>
      </w:ins>
      <w:del w:id="138" w:author="virginia porter" w:date="2018-05-07T19:35:00Z">
        <w:r w:rsidRPr="00117A0A" w:rsidDel="00CC2CDE">
          <w:rPr>
            <w:sz w:val="24"/>
            <w:szCs w:val="24"/>
          </w:rPr>
          <w:delText>! I get nostalgic just thinking about that time of my life.</w:delText>
        </w:r>
      </w:del>
    </w:p>
    <w:p w14:paraId="6D0263DB" w14:textId="15B19CF4" w:rsidR="00E2243B" w:rsidRPr="00117A0A" w:rsidDel="00CC2CDE" w:rsidRDefault="00E74CBF" w:rsidP="00E74CBF">
      <w:pPr>
        <w:ind w:firstLine="720"/>
        <w:jc w:val="both"/>
        <w:rPr>
          <w:del w:id="139" w:author="virginia porter" w:date="2018-05-07T19:35:00Z"/>
          <w:sz w:val="24"/>
          <w:szCs w:val="24"/>
        </w:rPr>
      </w:pPr>
      <w:del w:id="140" w:author="virginia porter" w:date="2018-05-07T19:35:00Z">
        <w:r w:rsidRPr="00117A0A" w:rsidDel="00CC2CDE">
          <w:rPr>
            <w:sz w:val="24"/>
            <w:szCs w:val="24"/>
            <w:rPrChange w:id="141" w:author="virginia porter" w:date="2018-05-14T14:22:00Z">
              <w:rPr/>
            </w:rPrChange>
          </w:rPr>
          <w:delText xml:space="preserve">We’d been married just two years, when Art and I became parents. Allie was the same age as Layla when the Lord began to draw me to Himself. I can’t explain it, but I am certain that Allie’s birth and the unexpected vulnerability of caring for her, made me realize two things. </w:delText>
        </w:r>
      </w:del>
      <w:ins w:id="142" w:author="Cathy McMahen" w:date="2018-04-24T14:29:00Z">
        <w:del w:id="143" w:author="virginia porter" w:date="2018-05-07T19:35:00Z">
          <w:r w:rsidR="0049796D" w:rsidRPr="00117A0A" w:rsidDel="00CC2CDE">
            <w:rPr>
              <w:sz w:val="24"/>
              <w:szCs w:val="24"/>
              <w:rPrChange w:id="144" w:author="virginia porter" w:date="2018-05-14T14:22:00Z">
                <w:rPr/>
              </w:rPrChange>
            </w:rPr>
            <w:delText>First,</w:delText>
          </w:r>
        </w:del>
      </w:ins>
      <w:del w:id="145" w:author="virginia porter" w:date="2018-05-07T19:35:00Z">
        <w:r w:rsidRPr="00117A0A" w:rsidDel="00CC2CDE">
          <w:rPr>
            <w:sz w:val="24"/>
            <w:szCs w:val="24"/>
            <w:rPrChange w:id="146" w:author="virginia porter" w:date="2018-05-14T14:22:00Z">
              <w:rPr/>
            </w:rPrChange>
          </w:rPr>
          <w:delText xml:space="preserve">One - I didn’t deserve such a gift, and </w:delText>
        </w:r>
      </w:del>
      <w:ins w:id="147" w:author="Cathy McMahen" w:date="2018-04-24T14:30:00Z">
        <w:del w:id="148" w:author="virginia porter" w:date="2018-05-07T19:35:00Z">
          <w:r w:rsidR="0049796D" w:rsidRPr="00117A0A" w:rsidDel="00CC2CDE">
            <w:rPr>
              <w:sz w:val="24"/>
              <w:szCs w:val="24"/>
              <w:rPrChange w:id="149" w:author="virginia porter" w:date="2018-05-14T14:22:00Z">
                <w:rPr/>
              </w:rPrChange>
            </w:rPr>
            <w:delText xml:space="preserve">second, </w:delText>
          </w:r>
        </w:del>
      </w:ins>
      <w:del w:id="150" w:author="virginia porter" w:date="2018-05-07T19:35:00Z">
        <w:r w:rsidRPr="00117A0A" w:rsidDel="00CC2CDE">
          <w:rPr>
            <w:sz w:val="24"/>
            <w:szCs w:val="24"/>
            <w:rPrChange w:id="151" w:author="virginia porter" w:date="2018-05-14T14:22:00Z">
              <w:rPr/>
            </w:rPrChange>
          </w:rPr>
          <w:delText>two - I needed God.</w:delText>
        </w:r>
        <w:r w:rsidR="00E2243B" w:rsidRPr="00117A0A" w:rsidDel="00CC2CDE">
          <w:rPr>
            <w:sz w:val="24"/>
            <w:szCs w:val="24"/>
            <w:rPrChange w:id="152" w:author="virginia porter" w:date="2018-05-14T14:22:00Z">
              <w:rPr/>
            </w:rPrChange>
          </w:rPr>
          <w:delText xml:space="preserve"> </w:delText>
        </w:r>
        <w:r w:rsidRPr="00117A0A" w:rsidDel="00CC2CDE">
          <w:rPr>
            <w:sz w:val="24"/>
            <w:szCs w:val="24"/>
          </w:rPr>
          <w:delText xml:space="preserve">I was a relatively new wife, and the mother of an </w:delText>
        </w:r>
      </w:del>
      <w:ins w:id="153" w:author="Cathy McMahen" w:date="2018-04-24T14:30:00Z">
        <w:del w:id="154" w:author="virginia porter" w:date="2018-05-07T19:35:00Z">
          <w:r w:rsidR="0049796D" w:rsidRPr="00117A0A" w:rsidDel="00CC2CDE">
            <w:rPr>
              <w:sz w:val="24"/>
              <w:szCs w:val="24"/>
            </w:rPr>
            <w:delText>eight</w:delText>
          </w:r>
        </w:del>
      </w:ins>
      <w:del w:id="155" w:author="virginia porter" w:date="2018-05-07T19:35:00Z">
        <w:r w:rsidRPr="00117A0A" w:rsidDel="00CC2CDE">
          <w:rPr>
            <w:sz w:val="24"/>
            <w:szCs w:val="24"/>
          </w:rPr>
          <w:delText xml:space="preserve">8-month-old when I was born again. </w:delText>
        </w:r>
      </w:del>
    </w:p>
    <w:p w14:paraId="0FBDAF97" w14:textId="1C4B0A3C" w:rsidR="00E74CBF" w:rsidRPr="00117A0A" w:rsidDel="00CC2CDE" w:rsidRDefault="00E74CBF" w:rsidP="00E74CBF">
      <w:pPr>
        <w:ind w:firstLine="720"/>
        <w:jc w:val="both"/>
        <w:rPr>
          <w:del w:id="156" w:author="virginia porter" w:date="2018-05-07T19:35:00Z"/>
          <w:sz w:val="24"/>
          <w:szCs w:val="24"/>
        </w:rPr>
      </w:pPr>
      <w:del w:id="157" w:author="virginia porter" w:date="2018-05-07T19:35:00Z">
        <w:r w:rsidRPr="00117A0A" w:rsidDel="00CC2CDE">
          <w:rPr>
            <w:sz w:val="24"/>
            <w:szCs w:val="24"/>
          </w:rPr>
          <w:delText xml:space="preserve">It’s odd how similar physical infancy and spiritual infancy are. Think about it, </w:delText>
        </w:r>
      </w:del>
      <w:ins w:id="158" w:author="Cathy McMahen" w:date="2018-04-24T14:35:00Z">
        <w:del w:id="159" w:author="virginia porter" w:date="2018-05-07T19:35:00Z">
          <w:r w:rsidR="002511EB" w:rsidRPr="00117A0A" w:rsidDel="00CC2CDE">
            <w:rPr>
              <w:sz w:val="24"/>
              <w:szCs w:val="24"/>
            </w:rPr>
            <w:delText>babies</w:delText>
          </w:r>
        </w:del>
      </w:ins>
      <w:del w:id="160" w:author="virginia porter" w:date="2018-05-07T19:35:00Z">
        <w:r w:rsidRPr="00117A0A" w:rsidDel="00CC2CDE">
          <w:rPr>
            <w:sz w:val="24"/>
            <w:szCs w:val="24"/>
          </w:rPr>
          <w:delText>a baby can’t do anything for themselves. They can’t feed themselves, get milk for themselves, or change themselves. They are helpless and totally dependent. Likewise, so is a child in the faith.</w:delText>
        </w:r>
      </w:del>
    </w:p>
    <w:p w14:paraId="7B05DE09" w14:textId="72ED397C" w:rsidR="00E74CBF" w:rsidRPr="00117A0A" w:rsidDel="00CC2CDE" w:rsidRDefault="00E74CBF" w:rsidP="00E74CBF">
      <w:pPr>
        <w:ind w:firstLine="720"/>
        <w:jc w:val="both"/>
        <w:rPr>
          <w:del w:id="161" w:author="virginia porter" w:date="2018-05-07T19:35:00Z"/>
          <w:sz w:val="24"/>
          <w:szCs w:val="24"/>
        </w:rPr>
      </w:pPr>
      <w:del w:id="162" w:author="virginia porter" w:date="2018-05-07T19:35:00Z">
        <w:r w:rsidRPr="00117A0A" w:rsidDel="00CC2CDE">
          <w:rPr>
            <w:sz w:val="24"/>
            <w:szCs w:val="24"/>
          </w:rPr>
          <w:delText xml:space="preserve">As a </w:delText>
        </w:r>
      </w:del>
      <w:ins w:id="163" w:author="Cathy McMahen" w:date="2018-04-24T15:12:00Z">
        <w:del w:id="164" w:author="virginia porter" w:date="2018-05-07T19:35:00Z">
          <w:r w:rsidR="00DA5BD4" w:rsidRPr="00117A0A" w:rsidDel="00CC2CDE">
            <w:rPr>
              <w:sz w:val="24"/>
              <w:szCs w:val="24"/>
            </w:rPr>
            <w:delText>26</w:delText>
          </w:r>
        </w:del>
      </w:ins>
      <w:del w:id="165" w:author="virginia porter" w:date="2018-05-07T19:35:00Z">
        <w:r w:rsidRPr="00117A0A" w:rsidDel="00CC2CDE">
          <w:rPr>
            <w:sz w:val="24"/>
            <w:szCs w:val="24"/>
          </w:rPr>
          <w:delText>26-year</w:delText>
        </w:r>
      </w:del>
      <w:ins w:id="166" w:author="Cathy McMahen" w:date="2018-04-24T14:36:00Z">
        <w:del w:id="167" w:author="virginia porter" w:date="2018-05-07T19:35:00Z">
          <w:r w:rsidR="009217AF" w:rsidRPr="00117A0A" w:rsidDel="00CC2CDE">
            <w:rPr>
              <w:sz w:val="24"/>
              <w:szCs w:val="24"/>
            </w:rPr>
            <w:delText>-</w:delText>
          </w:r>
        </w:del>
      </w:ins>
      <w:del w:id="168" w:author="virginia porter" w:date="2018-05-07T19:35:00Z">
        <w:r w:rsidRPr="00117A0A" w:rsidDel="00CC2CDE">
          <w:rPr>
            <w:sz w:val="24"/>
            <w:szCs w:val="24"/>
          </w:rPr>
          <w:delText xml:space="preserve"> old infant in Christ, I did the only thing I knew to do. I returned to the small church I grew up in and told the pastor, “I have rededicated my life to Christ. Give me a job to do.” This seems obvious to me now, but what I was calling a “rededication” was in fact my conversion, or rebirth (John 3:1-16). I had been a member of that church since my teens, so as you might imagine, the pastor was more than happy to oblige. I was quickly assigned the task of teaching the teen-age</w:delText>
        </w:r>
      </w:del>
      <w:ins w:id="169" w:author="Cathy McMahen" w:date="2018-04-24T14:38:00Z">
        <w:del w:id="170" w:author="virginia porter" w:date="2018-05-07T19:35:00Z">
          <w:r w:rsidR="009217AF" w:rsidRPr="00117A0A" w:rsidDel="00CC2CDE">
            <w:rPr>
              <w:sz w:val="24"/>
              <w:szCs w:val="24"/>
            </w:rPr>
            <w:delText>-</w:delText>
          </w:r>
        </w:del>
      </w:ins>
      <w:del w:id="171" w:author="virginia porter" w:date="2018-05-07T19:35:00Z">
        <w:r w:rsidRPr="00117A0A" w:rsidDel="00CC2CDE">
          <w:rPr>
            <w:sz w:val="24"/>
            <w:szCs w:val="24"/>
          </w:rPr>
          <w:delText xml:space="preserve"> girls</w:delText>
        </w:r>
      </w:del>
      <w:ins w:id="172" w:author="Cathy McMahen" w:date="2018-04-24T14:38:00Z">
        <w:del w:id="173" w:author="virginia porter" w:date="2018-05-07T19:35:00Z">
          <w:r w:rsidR="009217AF" w:rsidRPr="00117A0A" w:rsidDel="00CC2CDE">
            <w:rPr>
              <w:sz w:val="24"/>
              <w:szCs w:val="24"/>
            </w:rPr>
            <w:delText>’</w:delText>
          </w:r>
        </w:del>
      </w:ins>
      <w:del w:id="174" w:author="virginia porter" w:date="2018-05-07T19:35:00Z">
        <w:r w:rsidRPr="00117A0A" w:rsidDel="00CC2CDE">
          <w:rPr>
            <w:sz w:val="24"/>
            <w:szCs w:val="24"/>
          </w:rPr>
          <w:delText xml:space="preserve"> mission class. (In hindsight, it’s obvious that this missions class was a seed to a future ministry.) Nevertheless, because of my </w:delText>
        </w:r>
        <w:r w:rsidR="00461BE8" w:rsidRPr="00117A0A" w:rsidDel="00CC2CDE">
          <w:rPr>
            <w:sz w:val="24"/>
            <w:szCs w:val="24"/>
          </w:rPr>
          <w:delText>B</w:delText>
        </w:r>
        <w:r w:rsidRPr="00117A0A" w:rsidDel="00CC2CDE">
          <w:rPr>
            <w:sz w:val="24"/>
            <w:szCs w:val="24"/>
          </w:rPr>
          <w:delText xml:space="preserve">iblical ignorance and immaturity, I wonder if I did theses teenagers more harm than good. The Lord knows. </w:delText>
        </w:r>
      </w:del>
    </w:p>
    <w:p w14:paraId="2B240997" w14:textId="19A9CBC9" w:rsidR="00E74CBF" w:rsidRPr="00117A0A" w:rsidDel="00CC2CDE" w:rsidRDefault="00E74CBF" w:rsidP="00E74CBF">
      <w:pPr>
        <w:ind w:firstLine="720"/>
        <w:jc w:val="both"/>
        <w:rPr>
          <w:del w:id="175" w:author="virginia porter" w:date="2018-05-07T19:35:00Z"/>
          <w:sz w:val="24"/>
          <w:szCs w:val="24"/>
        </w:rPr>
      </w:pPr>
      <w:del w:id="176" w:author="virginia porter" w:date="2018-05-07T19:35:00Z">
        <w:r w:rsidRPr="00117A0A" w:rsidDel="00CC2CDE">
          <w:rPr>
            <w:sz w:val="24"/>
            <w:szCs w:val="24"/>
          </w:rPr>
          <w:delText xml:space="preserve">What happens when you task an infant in Christ with the job of teaching others, some of </w:delText>
        </w:r>
      </w:del>
      <w:ins w:id="177" w:author="Cathy McMahen" w:date="2018-04-24T14:40:00Z">
        <w:del w:id="178" w:author="virginia porter" w:date="2018-05-07T19:35:00Z">
          <w:r w:rsidR="003A634F" w:rsidRPr="00117A0A" w:rsidDel="00CC2CDE">
            <w:rPr>
              <w:sz w:val="24"/>
              <w:szCs w:val="24"/>
            </w:rPr>
            <w:delText>whom</w:delText>
          </w:r>
        </w:del>
      </w:ins>
      <w:del w:id="179" w:author="virginia porter" w:date="2018-05-07T19:35:00Z">
        <w:r w:rsidRPr="00117A0A" w:rsidDel="00CC2CDE">
          <w:rPr>
            <w:sz w:val="24"/>
            <w:szCs w:val="24"/>
          </w:rPr>
          <w:delText>which</w:delText>
        </w:r>
      </w:del>
      <w:ins w:id="180" w:author="Cathy McMahen" w:date="2018-04-24T14:40:00Z">
        <w:del w:id="181" w:author="virginia porter" w:date="2018-05-07T19:35:00Z">
          <w:r w:rsidR="003A634F" w:rsidRPr="00117A0A" w:rsidDel="00CC2CDE">
            <w:rPr>
              <w:sz w:val="24"/>
              <w:szCs w:val="24"/>
            </w:rPr>
            <w:delText xml:space="preserve"> </w:delText>
          </w:r>
        </w:del>
      </w:ins>
      <w:del w:id="182" w:author="virginia porter" w:date="2018-05-07T19:35:00Z">
        <w:r w:rsidRPr="00117A0A" w:rsidDel="00CC2CDE">
          <w:rPr>
            <w:sz w:val="24"/>
            <w:szCs w:val="24"/>
          </w:rPr>
          <w:delText xml:space="preserve"> haven’t even come to faith yet? It stands to reason, that we’re incapable of leading someone beyond the level </w:delText>
        </w:r>
      </w:del>
      <w:ins w:id="183" w:author="Cathy McMahen" w:date="2018-04-24T14:40:00Z">
        <w:del w:id="184" w:author="virginia porter" w:date="2018-05-07T19:35:00Z">
          <w:r w:rsidR="003A634F" w:rsidRPr="00117A0A" w:rsidDel="00CC2CDE">
            <w:rPr>
              <w:sz w:val="24"/>
              <w:szCs w:val="24"/>
            </w:rPr>
            <w:delText xml:space="preserve">of maturity </w:delText>
          </w:r>
        </w:del>
      </w:ins>
      <w:del w:id="185" w:author="virginia porter" w:date="2018-05-07T19:35:00Z">
        <w:r w:rsidRPr="00117A0A" w:rsidDel="00CC2CDE">
          <w:rPr>
            <w:sz w:val="24"/>
            <w:szCs w:val="24"/>
          </w:rPr>
          <w:delText xml:space="preserve">that we have obtained ourselves. </w:delText>
        </w:r>
        <w:r w:rsidRPr="00117A0A" w:rsidDel="00CC2CDE">
          <w:rPr>
            <w:sz w:val="24"/>
            <w:szCs w:val="24"/>
            <w:highlight w:val="yellow"/>
            <w:rPrChange w:id="186" w:author="virginia porter" w:date="2018-05-14T14:22:00Z">
              <w:rPr>
                <w:sz w:val="24"/>
                <w:szCs w:val="24"/>
              </w:rPr>
            </w:rPrChange>
          </w:rPr>
          <w:delText xml:space="preserve">John </w:delText>
        </w:r>
        <w:commentRangeStart w:id="187"/>
        <w:r w:rsidRPr="00117A0A" w:rsidDel="00CC2CDE">
          <w:rPr>
            <w:sz w:val="24"/>
            <w:szCs w:val="24"/>
            <w:highlight w:val="yellow"/>
            <w:rPrChange w:id="188" w:author="virginia porter" w:date="2018-05-14T14:22:00Z">
              <w:rPr>
                <w:sz w:val="24"/>
                <w:szCs w:val="24"/>
              </w:rPr>
            </w:rPrChange>
          </w:rPr>
          <w:delText>Maxwell</w:delText>
        </w:r>
        <w:commentRangeEnd w:id="187"/>
        <w:r w:rsidR="00FF60D0" w:rsidRPr="00117A0A" w:rsidDel="00CC2CDE">
          <w:rPr>
            <w:rStyle w:val="CommentReference"/>
            <w:rFonts w:asciiTheme="minorHAnsi" w:eastAsiaTheme="minorHAnsi" w:hAnsiTheme="minorHAnsi" w:cstheme="minorBidi"/>
            <w:sz w:val="24"/>
            <w:szCs w:val="24"/>
            <w:rPrChange w:id="189" w:author="virginia porter" w:date="2018-05-14T14:22:00Z">
              <w:rPr>
                <w:rStyle w:val="CommentReference"/>
                <w:rFonts w:asciiTheme="minorHAnsi" w:eastAsiaTheme="minorHAnsi" w:hAnsiTheme="minorHAnsi" w:cstheme="minorBidi"/>
              </w:rPr>
            </w:rPrChange>
          </w:rPr>
          <w:commentReference w:id="187"/>
        </w:r>
        <w:r w:rsidRPr="00117A0A" w:rsidDel="00CC2CDE">
          <w:rPr>
            <w:sz w:val="24"/>
            <w:szCs w:val="24"/>
            <w:highlight w:val="yellow"/>
            <w:rPrChange w:id="190" w:author="virginia porter" w:date="2018-05-14T14:22:00Z">
              <w:rPr>
                <w:sz w:val="24"/>
                <w:szCs w:val="24"/>
              </w:rPr>
            </w:rPrChange>
          </w:rPr>
          <w:delText xml:space="preserve"> </w:delText>
        </w:r>
      </w:del>
      <w:ins w:id="191" w:author="Cathy McMahen" w:date="2018-04-24T14:48:00Z">
        <w:del w:id="192" w:author="virginia porter" w:date="2018-05-07T19:35:00Z">
          <w:r w:rsidR="003A634F" w:rsidRPr="00117A0A" w:rsidDel="00CC2CDE">
            <w:rPr>
              <w:sz w:val="24"/>
              <w:szCs w:val="24"/>
              <w:highlight w:val="yellow"/>
              <w:rPrChange w:id="193" w:author="virginia porter" w:date="2018-05-14T14:22:00Z">
                <w:rPr>
                  <w:sz w:val="24"/>
                  <w:szCs w:val="24"/>
                </w:rPr>
              </w:rPrChange>
            </w:rPr>
            <w:delText xml:space="preserve">(2013) </w:delText>
          </w:r>
        </w:del>
      </w:ins>
      <w:del w:id="194" w:author="virginia porter" w:date="2018-05-07T19:35:00Z">
        <w:r w:rsidRPr="00117A0A" w:rsidDel="00CC2CDE">
          <w:rPr>
            <w:sz w:val="24"/>
            <w:szCs w:val="24"/>
            <w:highlight w:val="yellow"/>
            <w:rPrChange w:id="195" w:author="virginia porter" w:date="2018-05-14T14:22:00Z">
              <w:rPr>
                <w:sz w:val="24"/>
                <w:szCs w:val="24"/>
              </w:rPr>
            </w:rPrChange>
          </w:rPr>
          <w:delText>calls it, “The law of the lid.”</w:delText>
        </w:r>
        <w:r w:rsidRPr="00117A0A" w:rsidDel="00CC2CDE">
          <w:rPr>
            <w:color w:val="FF0000"/>
            <w:sz w:val="24"/>
            <w:szCs w:val="24"/>
            <w:rPrChange w:id="196" w:author="virginia porter" w:date="2018-05-14T14:22:00Z">
              <w:rPr>
                <w:sz w:val="24"/>
                <w:szCs w:val="24"/>
              </w:rPr>
            </w:rPrChange>
          </w:rPr>
          <w:delText xml:space="preserve"> </w:delText>
        </w:r>
      </w:del>
      <w:ins w:id="197" w:author="Cathy McMahen" w:date="2018-04-24T15:02:00Z">
        <w:del w:id="198" w:author="virginia porter" w:date="2018-05-07T19:35:00Z">
          <w:r w:rsidR="003A634F" w:rsidRPr="00117A0A" w:rsidDel="00CC2CDE">
            <w:rPr>
              <w:sz w:val="24"/>
              <w:szCs w:val="24"/>
            </w:rPr>
            <w:delText>The p</w:delText>
          </w:r>
        </w:del>
      </w:ins>
      <w:del w:id="199" w:author="virginia porter" w:date="2018-05-07T19:35:00Z">
        <w:r w:rsidRPr="00117A0A" w:rsidDel="00CC2CDE">
          <w:rPr>
            <w:sz w:val="24"/>
            <w:szCs w:val="24"/>
          </w:rPr>
          <w:delText>Point being, is simply this</w:delText>
        </w:r>
      </w:del>
      <w:ins w:id="200" w:author="Cathy McMahen" w:date="2018-04-27T16:55:00Z">
        <w:del w:id="201" w:author="virginia porter" w:date="2018-05-07T19:35:00Z">
          <w:r w:rsidR="007F6D17" w:rsidRPr="00117A0A" w:rsidDel="00CC2CDE">
            <w:rPr>
              <w:sz w:val="24"/>
              <w:szCs w:val="24"/>
            </w:rPr>
            <w:delText>: A</w:delText>
          </w:r>
        </w:del>
      </w:ins>
      <w:ins w:id="202" w:author="Cathy McMahen" w:date="2018-04-24T14:41:00Z">
        <w:del w:id="203" w:author="virginia porter" w:date="2018-05-07T19:35:00Z">
          <w:r w:rsidR="003A634F" w:rsidRPr="00117A0A" w:rsidDel="00CC2CDE">
            <w:rPr>
              <w:sz w:val="24"/>
              <w:szCs w:val="24"/>
            </w:rPr>
            <w:delText>ll</w:delText>
          </w:r>
        </w:del>
      </w:ins>
      <w:del w:id="204" w:author="virginia porter" w:date="2018-05-07T19:35:00Z">
        <w:r w:rsidRPr="00117A0A" w:rsidDel="00CC2CDE">
          <w:rPr>
            <w:sz w:val="24"/>
            <w:szCs w:val="24"/>
          </w:rPr>
          <w:delText xml:space="preserve"> - all I knew as a babe in Christ was that </w:delText>
        </w:r>
      </w:del>
      <w:ins w:id="205" w:author="Cathy McMahen" w:date="2018-04-24T15:02:00Z">
        <w:del w:id="206" w:author="virginia porter" w:date="2018-05-07T19:35:00Z">
          <w:r w:rsidR="003A634F" w:rsidRPr="00117A0A" w:rsidDel="00CC2CDE">
            <w:rPr>
              <w:sz w:val="24"/>
              <w:szCs w:val="24"/>
            </w:rPr>
            <w:delText>we</w:delText>
          </w:r>
        </w:del>
      </w:ins>
      <w:del w:id="207" w:author="virginia porter" w:date="2018-05-07T19:35:00Z">
        <w:r w:rsidRPr="00117A0A" w:rsidDel="00CC2CDE">
          <w:rPr>
            <w:sz w:val="24"/>
            <w:szCs w:val="24"/>
          </w:rPr>
          <w:delText xml:space="preserve">we had better get ready for </w:delText>
        </w:r>
        <w:r w:rsidRPr="00117A0A" w:rsidDel="00CC2CDE">
          <w:rPr>
            <w:sz w:val="24"/>
            <w:szCs w:val="24"/>
            <w:highlight w:val="green"/>
            <w:rPrChange w:id="208" w:author="virginia porter" w:date="2018-05-14T14:22:00Z">
              <w:rPr>
                <w:sz w:val="24"/>
                <w:szCs w:val="24"/>
              </w:rPr>
            </w:rPrChange>
          </w:rPr>
          <w:delText>the wedding,</w:delText>
        </w:r>
        <w:r w:rsidRPr="00117A0A" w:rsidDel="00CC2CDE">
          <w:rPr>
            <w:sz w:val="24"/>
            <w:szCs w:val="24"/>
          </w:rPr>
          <w:delText xml:space="preserve"> because Jesus was coming back soon! Honestly, I didn’t know how to prepare myself to meet Christ</w:delText>
        </w:r>
      </w:del>
      <w:ins w:id="209" w:author="Cathy McMahen" w:date="2018-04-27T16:57:00Z">
        <w:del w:id="210" w:author="virginia porter" w:date="2018-05-07T19:35:00Z">
          <w:r w:rsidR="007F6D17" w:rsidRPr="00117A0A" w:rsidDel="00CC2CDE">
            <w:rPr>
              <w:sz w:val="24"/>
              <w:szCs w:val="24"/>
            </w:rPr>
            <w:delText xml:space="preserve">. So </w:delText>
          </w:r>
        </w:del>
      </w:ins>
      <w:ins w:id="211" w:author="Cathy McMahen" w:date="2018-04-27T16:58:00Z">
        <w:del w:id="212" w:author="virginia porter" w:date="2018-05-07T19:35:00Z">
          <w:r w:rsidR="007F6D17" w:rsidRPr="00117A0A" w:rsidDel="00CC2CDE">
            <w:rPr>
              <w:sz w:val="24"/>
              <w:szCs w:val="24"/>
            </w:rPr>
            <w:delText>how was I to prepare</w:delText>
          </w:r>
        </w:del>
      </w:ins>
      <w:del w:id="213" w:author="virginia porter" w:date="2018-05-07T19:35:00Z">
        <w:r w:rsidRPr="00117A0A" w:rsidDel="00CC2CDE">
          <w:rPr>
            <w:sz w:val="24"/>
            <w:szCs w:val="24"/>
          </w:rPr>
          <w:delText>, much less a group of teenagers</w:delText>
        </w:r>
      </w:del>
      <w:ins w:id="214" w:author="Cathy McMahen" w:date="2018-04-27T16:58:00Z">
        <w:del w:id="215" w:author="virginia porter" w:date="2018-05-07T19:35:00Z">
          <w:r w:rsidR="007F6D17" w:rsidRPr="00117A0A" w:rsidDel="00CC2CDE">
            <w:rPr>
              <w:sz w:val="24"/>
              <w:szCs w:val="24"/>
            </w:rPr>
            <w:delText>?</w:delText>
          </w:r>
        </w:del>
      </w:ins>
      <w:del w:id="216" w:author="virginia porter" w:date="2018-05-07T19:35:00Z">
        <w:r w:rsidRPr="00117A0A" w:rsidDel="00CC2CDE">
          <w:rPr>
            <w:sz w:val="24"/>
            <w:szCs w:val="24"/>
          </w:rPr>
          <w:delText>! (My convictions about His eminent return have not changed</w:delText>
        </w:r>
      </w:del>
      <w:ins w:id="217" w:author="Cathy McMahen" w:date="2018-04-24T15:03:00Z">
        <w:del w:id="218" w:author="virginia porter" w:date="2018-05-07T19:35:00Z">
          <w:r w:rsidR="003A634F" w:rsidRPr="00117A0A" w:rsidDel="00CC2CDE">
            <w:rPr>
              <w:sz w:val="24"/>
              <w:szCs w:val="24"/>
            </w:rPr>
            <w:delText>—they</w:delText>
          </w:r>
        </w:del>
      </w:ins>
      <w:del w:id="219" w:author="virginia porter" w:date="2018-05-07T19:35:00Z">
        <w:r w:rsidRPr="00117A0A" w:rsidDel="00CC2CDE">
          <w:rPr>
            <w:sz w:val="24"/>
            <w:szCs w:val="24"/>
          </w:rPr>
          <w:delText xml:space="preserve"> - they have increasingly intensified.)  </w:delText>
        </w:r>
      </w:del>
    </w:p>
    <w:p w14:paraId="2090A552" w14:textId="1C7376CB" w:rsidR="00F24240" w:rsidRPr="00117A0A" w:rsidDel="00CC2CDE" w:rsidRDefault="00E74CBF" w:rsidP="00F24240">
      <w:pPr>
        <w:ind w:firstLine="720"/>
        <w:jc w:val="both"/>
        <w:rPr>
          <w:del w:id="220" w:author="virginia porter" w:date="2018-05-07T19:35:00Z"/>
          <w:sz w:val="24"/>
          <w:szCs w:val="24"/>
        </w:rPr>
      </w:pPr>
      <w:del w:id="221" w:author="virginia porter" w:date="2018-05-07T19:35:00Z">
        <w:r w:rsidRPr="00117A0A" w:rsidDel="00CC2CDE">
          <w:rPr>
            <w:sz w:val="24"/>
            <w:szCs w:val="24"/>
          </w:rPr>
          <w:delText xml:space="preserve">Regrettably though, I remained a spiritual child in my faith for the next </w:delText>
        </w:r>
      </w:del>
      <w:ins w:id="222" w:author="Cathy McMahen" w:date="2018-04-24T15:14:00Z">
        <w:del w:id="223" w:author="virginia porter" w:date="2018-05-07T19:35:00Z">
          <w:r w:rsidR="00DA5BD4" w:rsidRPr="00117A0A" w:rsidDel="00CC2CDE">
            <w:rPr>
              <w:sz w:val="24"/>
              <w:szCs w:val="24"/>
            </w:rPr>
            <w:delText>t</w:delText>
          </w:r>
        </w:del>
      </w:ins>
      <w:del w:id="224" w:author="virginia porter" w:date="2018-05-07T19:35:00Z">
        <w:r w:rsidRPr="00117A0A" w:rsidDel="00CC2CDE">
          <w:rPr>
            <w:sz w:val="24"/>
            <w:szCs w:val="24"/>
          </w:rPr>
          <w:delText>20</w:delText>
        </w:r>
      </w:del>
      <w:ins w:id="225" w:author="Cathy McMahen" w:date="2018-04-24T15:14:00Z">
        <w:del w:id="226" w:author="virginia porter" w:date="2018-05-07T19:35:00Z">
          <w:r w:rsidR="00DA5BD4" w:rsidRPr="00117A0A" w:rsidDel="00CC2CDE">
            <w:rPr>
              <w:sz w:val="24"/>
              <w:szCs w:val="24"/>
            </w:rPr>
            <w:delText>wenty y</w:delText>
          </w:r>
        </w:del>
      </w:ins>
      <w:del w:id="227" w:author="virginia porter" w:date="2018-05-07T19:35:00Z">
        <w:r w:rsidRPr="00117A0A" w:rsidDel="00CC2CDE">
          <w:rPr>
            <w:sz w:val="24"/>
            <w:szCs w:val="24"/>
          </w:rPr>
          <w:delText xml:space="preserve"> years. I hadn’t a clue how to live the gospel in my broken home. For the most part, I could not even define what the gospel was, much less how to share it. How does a broken woman, from a broken home, learn how to love her husband and raise her own children and function as a wife and mother when all she knows is dysfunction? Something vital was missing</w:delText>
        </w:r>
      </w:del>
      <w:ins w:id="228" w:author="Cathy McMahen" w:date="2018-04-24T15:15:00Z">
        <w:del w:id="229" w:author="virginia porter" w:date="2018-05-07T19:35:00Z">
          <w:r w:rsidR="00DA5BD4" w:rsidRPr="00117A0A" w:rsidDel="00CC2CDE">
            <w:rPr>
              <w:sz w:val="24"/>
              <w:szCs w:val="24"/>
            </w:rPr>
            <w:delText>,</w:delText>
          </w:r>
        </w:del>
      </w:ins>
      <w:del w:id="230" w:author="virginia porter" w:date="2018-05-07T19:35:00Z">
        <w:r w:rsidRPr="00117A0A" w:rsidDel="00CC2CDE">
          <w:rPr>
            <w:sz w:val="24"/>
            <w:szCs w:val="24"/>
          </w:rPr>
          <w:delText xml:space="preserve"> but I did not know what. Yet, whatever the missing element</w:delText>
        </w:r>
      </w:del>
      <w:ins w:id="231" w:author="Cathy McMahen" w:date="2018-04-24T15:16:00Z">
        <w:del w:id="232" w:author="virginia porter" w:date="2018-05-07T19:35:00Z">
          <w:r w:rsidR="00DA5BD4" w:rsidRPr="00117A0A" w:rsidDel="00CC2CDE">
            <w:rPr>
              <w:sz w:val="24"/>
              <w:szCs w:val="24"/>
            </w:rPr>
            <w:delText xml:space="preserve"> was</w:delText>
          </w:r>
        </w:del>
      </w:ins>
      <w:del w:id="233" w:author="virginia porter" w:date="2018-05-07T19:35:00Z">
        <w:r w:rsidRPr="00117A0A" w:rsidDel="00CC2CDE">
          <w:rPr>
            <w:sz w:val="24"/>
            <w:szCs w:val="24"/>
          </w:rPr>
          <w:delText xml:space="preserve"> might be, it was something so important that it encompassed every aspect of my life.</w:delText>
        </w:r>
        <w:r w:rsidR="0029748E" w:rsidRPr="00117A0A" w:rsidDel="00CC2CDE">
          <w:rPr>
            <w:sz w:val="24"/>
            <w:szCs w:val="24"/>
          </w:rPr>
          <w:delText xml:space="preserve"> </w:delText>
        </w:r>
        <w:r w:rsidR="00F24240" w:rsidRPr="00117A0A" w:rsidDel="00CC2CDE">
          <w:rPr>
            <w:sz w:val="24"/>
            <w:szCs w:val="24"/>
          </w:rPr>
          <w:delText>Church programs cannot fix broken people or broken homes. This proves what I’ve always suspected</w:delText>
        </w:r>
      </w:del>
      <w:ins w:id="234" w:author="Cathy McMahen" w:date="2018-04-27T16:58:00Z">
        <w:del w:id="235" w:author="virginia porter" w:date="2018-05-07T19:35:00Z">
          <w:r w:rsidR="007F6D17" w:rsidRPr="00117A0A" w:rsidDel="00CC2CDE">
            <w:rPr>
              <w:sz w:val="24"/>
              <w:szCs w:val="24"/>
            </w:rPr>
            <w:delText>—</w:delText>
          </w:r>
        </w:del>
      </w:ins>
      <w:del w:id="236" w:author="virginia porter" w:date="2018-05-07T19:35:00Z">
        <w:r w:rsidR="00F24240" w:rsidRPr="00117A0A" w:rsidDel="00CC2CDE">
          <w:rPr>
            <w:sz w:val="24"/>
            <w:szCs w:val="24"/>
          </w:rPr>
          <w:delText xml:space="preserve">; something vital is missing in the church. Only now I </w:delText>
        </w:r>
      </w:del>
      <w:ins w:id="237" w:author="Cathy McMahen" w:date="2018-04-24T15:16:00Z">
        <w:del w:id="238" w:author="virginia porter" w:date="2018-05-07T19:35:00Z">
          <w:r w:rsidR="00DA5BD4" w:rsidRPr="00117A0A" w:rsidDel="00CC2CDE">
            <w:rPr>
              <w:sz w:val="24"/>
              <w:szCs w:val="24"/>
            </w:rPr>
            <w:delText xml:space="preserve">do I know what </w:delText>
          </w:r>
        </w:del>
      </w:ins>
      <w:ins w:id="239" w:author="Cathy McMahen" w:date="2018-04-27T16:59:00Z">
        <w:del w:id="240" w:author="virginia porter" w:date="2018-05-07T19:35:00Z">
          <w:r w:rsidR="007F6D17" w:rsidRPr="00117A0A" w:rsidDel="00CC2CDE">
            <w:rPr>
              <w:sz w:val="24"/>
              <w:szCs w:val="24"/>
            </w:rPr>
            <w:delText>that something</w:delText>
          </w:r>
        </w:del>
      </w:ins>
      <w:ins w:id="241" w:author="Cathy McMahen" w:date="2018-04-24T15:16:00Z">
        <w:del w:id="242" w:author="virginia porter" w:date="2018-05-07T19:35:00Z">
          <w:r w:rsidR="00DA5BD4" w:rsidRPr="00117A0A" w:rsidDel="00CC2CDE">
            <w:rPr>
              <w:sz w:val="24"/>
              <w:szCs w:val="24"/>
            </w:rPr>
            <w:delText xml:space="preserve"> is. </w:delText>
          </w:r>
        </w:del>
      </w:ins>
      <w:del w:id="243" w:author="virginia porter" w:date="2018-05-07T19:35:00Z">
        <w:r w:rsidR="00F24240" w:rsidRPr="00117A0A" w:rsidDel="00CC2CDE">
          <w:rPr>
            <w:sz w:val="24"/>
            <w:szCs w:val="24"/>
          </w:rPr>
          <w:delText xml:space="preserve">know what it is…. It is Biblical discipleship. </w:delText>
        </w:r>
      </w:del>
    </w:p>
    <w:p w14:paraId="68230EDB" w14:textId="7FFB4F23" w:rsidR="00461BE8" w:rsidRPr="00117A0A" w:rsidDel="00CC2CDE" w:rsidRDefault="00461BE8" w:rsidP="00C80D20">
      <w:pPr>
        <w:ind w:firstLine="720"/>
        <w:jc w:val="both"/>
        <w:rPr>
          <w:del w:id="244" w:author="virginia porter" w:date="2018-05-07T19:35:00Z"/>
          <w:sz w:val="24"/>
          <w:szCs w:val="24"/>
        </w:rPr>
      </w:pPr>
      <w:del w:id="245" w:author="virginia porter" w:date="2018-05-07T19:35:00Z">
        <w:r w:rsidRPr="00117A0A" w:rsidDel="00CC2CDE">
          <w:rPr>
            <w:sz w:val="24"/>
            <w:szCs w:val="24"/>
          </w:rPr>
          <w:delText>I</w:delText>
        </w:r>
        <w:r w:rsidR="00F24240" w:rsidRPr="00117A0A" w:rsidDel="00CC2CDE">
          <w:rPr>
            <w:sz w:val="24"/>
            <w:szCs w:val="24"/>
          </w:rPr>
          <w:delText xml:space="preserve">t seems like </w:delText>
        </w:r>
        <w:r w:rsidRPr="00117A0A" w:rsidDel="00CC2CDE">
          <w:rPr>
            <w:sz w:val="24"/>
            <w:szCs w:val="24"/>
          </w:rPr>
          <w:delText xml:space="preserve">there </w:delText>
        </w:r>
        <w:r w:rsidR="00F24240" w:rsidRPr="00117A0A" w:rsidDel="00CC2CDE">
          <w:rPr>
            <w:sz w:val="24"/>
            <w:szCs w:val="24"/>
          </w:rPr>
          <w:delText xml:space="preserve">should be </w:delText>
        </w:r>
        <w:r w:rsidRPr="00117A0A" w:rsidDel="00CC2CDE">
          <w:rPr>
            <w:sz w:val="24"/>
            <w:szCs w:val="24"/>
          </w:rPr>
          <w:delText>some kind</w:delText>
        </w:r>
        <w:r w:rsidR="00F24240" w:rsidRPr="00117A0A" w:rsidDel="00CC2CDE">
          <w:rPr>
            <w:sz w:val="24"/>
            <w:szCs w:val="24"/>
          </w:rPr>
          <w:delText xml:space="preserve"> of </w:delText>
        </w:r>
        <w:r w:rsidRPr="00117A0A" w:rsidDel="00CC2CDE">
          <w:rPr>
            <w:sz w:val="24"/>
            <w:szCs w:val="24"/>
          </w:rPr>
          <w:delText>“How To” guide to help those who are newlywed to Christ</w:delText>
        </w:r>
      </w:del>
      <w:ins w:id="246" w:author="Cathy McMahen" w:date="2018-04-24T15:17:00Z">
        <w:del w:id="247" w:author="virginia porter" w:date="2018-05-07T19:35:00Z">
          <w:r w:rsidR="00DA5BD4" w:rsidRPr="00117A0A" w:rsidDel="00CC2CDE">
            <w:rPr>
              <w:sz w:val="24"/>
              <w:szCs w:val="24"/>
            </w:rPr>
            <w:delText>.</w:delText>
          </w:r>
        </w:del>
      </w:ins>
      <w:del w:id="248" w:author="virginia porter" w:date="2018-05-07T19:35:00Z">
        <w:r w:rsidRPr="00117A0A" w:rsidDel="00CC2CDE">
          <w:rPr>
            <w:sz w:val="24"/>
            <w:szCs w:val="24"/>
          </w:rPr>
          <w:delText xml:space="preserve">?  </w:delText>
        </w:r>
        <w:r w:rsidR="00F24240" w:rsidRPr="00117A0A" w:rsidDel="00CC2CDE">
          <w:rPr>
            <w:sz w:val="24"/>
            <w:szCs w:val="24"/>
          </w:rPr>
          <w:delText>There is</w:delText>
        </w:r>
      </w:del>
      <w:ins w:id="249" w:author="Cathy McMahen" w:date="2018-04-24T15:17:00Z">
        <w:del w:id="250" w:author="virginia porter" w:date="2018-05-07T19:35:00Z">
          <w:r w:rsidR="00DA5BD4" w:rsidRPr="00117A0A" w:rsidDel="00CC2CDE">
            <w:rPr>
              <w:sz w:val="24"/>
              <w:szCs w:val="24"/>
            </w:rPr>
            <w:delText>—it’s</w:delText>
          </w:r>
        </w:del>
      </w:ins>
      <w:del w:id="251" w:author="virginia porter" w:date="2018-05-07T19:35:00Z">
        <w:r w:rsidR="00F24240" w:rsidRPr="00117A0A" w:rsidDel="00CC2CDE">
          <w:rPr>
            <w:sz w:val="24"/>
            <w:szCs w:val="24"/>
          </w:rPr>
          <w:delText xml:space="preserve"> -- it’s</w:delText>
        </w:r>
      </w:del>
      <w:ins w:id="252" w:author="Cathy McMahen" w:date="2018-04-24T15:17:00Z">
        <w:del w:id="253" w:author="virginia porter" w:date="2018-05-07T19:35:00Z">
          <w:r w:rsidR="00DA5BD4" w:rsidRPr="00117A0A" w:rsidDel="00CC2CDE">
            <w:rPr>
              <w:sz w:val="24"/>
              <w:szCs w:val="24"/>
            </w:rPr>
            <w:delText xml:space="preserve"> </w:delText>
          </w:r>
        </w:del>
      </w:ins>
      <w:del w:id="254" w:author="virginia porter" w:date="2018-05-07T19:35:00Z">
        <w:r w:rsidR="00F24240" w:rsidRPr="00117A0A" w:rsidDel="00CC2CDE">
          <w:rPr>
            <w:sz w:val="24"/>
            <w:szCs w:val="24"/>
          </w:rPr>
          <w:delText xml:space="preserve"> called the Bible! The problem is that it is written in the language of the Holy Spir</w:delText>
        </w:r>
      </w:del>
      <w:ins w:id="255" w:author="Cathy McMahen" w:date="2018-04-24T15:17:00Z">
        <w:del w:id="256" w:author="virginia porter" w:date="2018-05-07T19:35:00Z">
          <w:r w:rsidR="00DA5BD4" w:rsidRPr="00117A0A" w:rsidDel="00CC2CDE">
            <w:rPr>
              <w:sz w:val="24"/>
              <w:szCs w:val="24"/>
            </w:rPr>
            <w:delText>it,</w:delText>
          </w:r>
        </w:del>
      </w:ins>
      <w:del w:id="257" w:author="virginia porter" w:date="2018-05-07T19:35:00Z">
        <w:r w:rsidR="00F24240" w:rsidRPr="00117A0A" w:rsidDel="00CC2CDE">
          <w:rPr>
            <w:sz w:val="24"/>
            <w:szCs w:val="24"/>
          </w:rPr>
          <w:delText>t and new believers need to be taught His language. Is there a school</w:delText>
        </w:r>
      </w:del>
      <w:ins w:id="258" w:author="Cathy McMahen" w:date="2018-04-24T15:17:00Z">
        <w:del w:id="259" w:author="virginia porter" w:date="2018-05-07T19:35:00Z">
          <w:r w:rsidR="00DA5BD4" w:rsidRPr="00117A0A" w:rsidDel="00CC2CDE">
            <w:rPr>
              <w:sz w:val="24"/>
              <w:szCs w:val="24"/>
            </w:rPr>
            <w:delText>,</w:delText>
          </w:r>
        </w:del>
      </w:ins>
      <w:del w:id="260" w:author="virginia porter" w:date="2018-05-07T19:35:00Z">
        <w:r w:rsidR="00F24240" w:rsidRPr="00117A0A" w:rsidDel="00CC2CDE">
          <w:rPr>
            <w:sz w:val="24"/>
            <w:szCs w:val="24"/>
          </w:rPr>
          <w:delText xml:space="preserve"> or a class</w:delText>
        </w:r>
      </w:del>
      <w:ins w:id="261" w:author="Cathy McMahen" w:date="2018-04-24T15:17:00Z">
        <w:del w:id="262" w:author="virginia porter" w:date="2018-05-07T19:35:00Z">
          <w:r w:rsidR="00DA5BD4" w:rsidRPr="00117A0A" w:rsidDel="00CC2CDE">
            <w:rPr>
              <w:sz w:val="24"/>
              <w:szCs w:val="24"/>
            </w:rPr>
            <w:delText>,</w:delText>
          </w:r>
        </w:del>
      </w:ins>
      <w:del w:id="263" w:author="virginia porter" w:date="2018-05-07T19:35:00Z">
        <w:r w:rsidR="00F24240" w:rsidRPr="00117A0A" w:rsidDel="00CC2CDE">
          <w:rPr>
            <w:sz w:val="24"/>
            <w:szCs w:val="24"/>
          </w:rPr>
          <w:delText xml:space="preserve"> or a program at church for that?</w:delText>
        </w:r>
      </w:del>
    </w:p>
    <w:p w14:paraId="23FDE01F" w14:textId="030A650D" w:rsidR="00BA44F4" w:rsidRPr="00117A0A" w:rsidDel="00232C6D" w:rsidRDefault="00612C90" w:rsidP="00C80D20">
      <w:pPr>
        <w:ind w:firstLine="720"/>
        <w:jc w:val="both"/>
        <w:rPr>
          <w:del w:id="264" w:author="virginia porter" w:date="2018-05-14T14:20:00Z"/>
          <w:bCs/>
          <w:sz w:val="24"/>
          <w:szCs w:val="24"/>
        </w:rPr>
      </w:pPr>
      <w:ins w:id="265" w:author="Cathy McMahen" w:date="2018-04-30T00:19:00Z">
        <w:del w:id="266" w:author="virginia porter" w:date="2018-05-07T19:35:00Z">
          <w:r w:rsidRPr="00117A0A" w:rsidDel="00CC2CDE">
            <w:rPr>
              <w:sz w:val="24"/>
              <w:szCs w:val="24"/>
            </w:rPr>
            <w:delText xml:space="preserve"> </w:delText>
          </w:r>
        </w:del>
      </w:ins>
      <w:ins w:id="267" w:author="Cathy McMahen" w:date="2018-04-30T00:21:00Z">
        <w:del w:id="268" w:author="virginia porter" w:date="2018-05-07T19:35:00Z">
          <w:r w:rsidRPr="00117A0A" w:rsidDel="00CC2CDE">
            <w:rPr>
              <w:sz w:val="24"/>
              <w:szCs w:val="24"/>
            </w:rPr>
            <w:delText>T</w:delText>
          </w:r>
        </w:del>
      </w:ins>
      <w:ins w:id="269" w:author="Cathy McMahen" w:date="2018-04-30T00:19:00Z">
        <w:del w:id="270" w:author="virginia porter" w:date="2018-05-07T19:35:00Z">
          <w:r w:rsidRPr="00117A0A" w:rsidDel="00CC2CDE">
            <w:rPr>
              <w:sz w:val="24"/>
              <w:szCs w:val="24"/>
            </w:rPr>
            <w:delText xml:space="preserve">he </w:delText>
          </w:r>
        </w:del>
      </w:ins>
      <w:ins w:id="271" w:author="Cathy McMahen" w:date="2018-04-30T00:20:00Z">
        <w:del w:id="272" w:author="virginia porter" w:date="2018-05-07T19:35:00Z">
          <w:r w:rsidRPr="00117A0A" w:rsidDel="00CC2CDE">
            <w:rPr>
              <w:sz w:val="24"/>
              <w:szCs w:val="24"/>
            </w:rPr>
            <w:delText>Lord has placed it on my heart</w:delText>
          </w:r>
        </w:del>
      </w:ins>
      <w:del w:id="273" w:author="virginia porter" w:date="2018-05-07T19:35:00Z">
        <w:r w:rsidR="0029748E" w:rsidRPr="00117A0A" w:rsidDel="00CC2CDE">
          <w:rPr>
            <w:sz w:val="24"/>
            <w:szCs w:val="24"/>
          </w:rPr>
          <w:delText>T</w:delText>
        </w:r>
        <w:r w:rsidR="00E74CBF" w:rsidRPr="00117A0A" w:rsidDel="00CC2CDE">
          <w:rPr>
            <w:sz w:val="24"/>
            <w:szCs w:val="24"/>
          </w:rPr>
          <w:delText>he Lord has placed His burden upon my heart, fueling it through my own experience, to do something about it. Hence, the birth of this four-phase series</w:delText>
        </w:r>
      </w:del>
      <w:ins w:id="274" w:author="Cathy McMahen" w:date="2018-04-24T15:18:00Z">
        <w:del w:id="275" w:author="virginia porter" w:date="2018-05-07T19:35:00Z">
          <w:r w:rsidR="00DA5BD4" w:rsidRPr="00117A0A" w:rsidDel="00CC2CDE">
            <w:rPr>
              <w:sz w:val="24"/>
              <w:szCs w:val="24"/>
            </w:rPr>
            <w:delText>:</w:delText>
          </w:r>
        </w:del>
      </w:ins>
      <w:del w:id="276" w:author="virginia porter" w:date="2018-05-07T19:35:00Z">
        <w:r w:rsidR="00E74CBF" w:rsidRPr="00117A0A" w:rsidDel="00CC2CDE">
          <w:rPr>
            <w:sz w:val="24"/>
            <w:szCs w:val="24"/>
          </w:rPr>
          <w:delText xml:space="preserve"> - </w:delText>
        </w:r>
        <w:r w:rsidR="00E74CBF" w:rsidRPr="00117A0A" w:rsidDel="00CC2CDE">
          <w:rPr>
            <w:i/>
            <w:sz w:val="24"/>
            <w:szCs w:val="24"/>
            <w:rPrChange w:id="277" w:author="virginia porter" w:date="2018-05-14T14:22:00Z">
              <w:rPr>
                <w:sz w:val="24"/>
                <w:szCs w:val="24"/>
              </w:rPr>
            </w:rPrChange>
          </w:rPr>
          <w:delText>A Profound Mystery</w:delText>
        </w:r>
        <w:r w:rsidR="00E74CBF" w:rsidRPr="00117A0A" w:rsidDel="00CC2CDE">
          <w:rPr>
            <w:sz w:val="24"/>
            <w:szCs w:val="24"/>
          </w:rPr>
          <w:delText xml:space="preserve">. </w:delText>
        </w:r>
      </w:del>
      <w:del w:id="278" w:author="virginia porter" w:date="2018-05-14T14:20:00Z">
        <w:r w:rsidR="00E74CBF" w:rsidRPr="00117A0A" w:rsidDel="00232C6D">
          <w:rPr>
            <w:sz w:val="24"/>
            <w:szCs w:val="24"/>
          </w:rPr>
          <w:delText xml:space="preserve">Now that you know how this study came to be, and </w:delText>
        </w:r>
      </w:del>
      <w:ins w:id="279" w:author="Cathy McMahen" w:date="2018-04-30T00:22:00Z">
        <w:del w:id="280" w:author="virginia porter" w:date="2018-05-14T14:20:00Z">
          <w:r w:rsidRPr="00117A0A" w:rsidDel="00232C6D">
            <w:rPr>
              <w:sz w:val="24"/>
              <w:szCs w:val="24"/>
            </w:rPr>
            <w:delText>unders</w:delText>
          </w:r>
        </w:del>
      </w:ins>
      <w:ins w:id="281" w:author="Cathy McMahen" w:date="2018-04-30T00:23:00Z">
        <w:del w:id="282" w:author="virginia porter" w:date="2018-05-14T14:20:00Z">
          <w:r w:rsidRPr="00117A0A" w:rsidDel="00232C6D">
            <w:rPr>
              <w:sz w:val="24"/>
              <w:szCs w:val="24"/>
            </w:rPr>
            <w:delText xml:space="preserve">tand </w:delText>
          </w:r>
        </w:del>
      </w:ins>
      <w:commentRangeStart w:id="283"/>
      <w:del w:id="284" w:author="virginia porter" w:date="2018-05-14T14:20:00Z">
        <w:r w:rsidR="00E74CBF" w:rsidRPr="00117A0A" w:rsidDel="00232C6D">
          <w:rPr>
            <w:sz w:val="24"/>
            <w:szCs w:val="24"/>
          </w:rPr>
          <w:delText xml:space="preserve">the </w:delText>
        </w:r>
        <w:r w:rsidR="00F97A83" w:rsidRPr="00117A0A" w:rsidDel="00232C6D">
          <w:rPr>
            <w:sz w:val="24"/>
            <w:szCs w:val="24"/>
          </w:rPr>
          <w:delText xml:space="preserve">wedding </w:delText>
        </w:r>
        <w:r w:rsidR="00E74CBF" w:rsidRPr="00117A0A" w:rsidDel="00232C6D">
          <w:rPr>
            <w:sz w:val="24"/>
            <w:szCs w:val="24"/>
          </w:rPr>
          <w:delText>theme behind it</w:delText>
        </w:r>
        <w:commentRangeEnd w:id="283"/>
        <w:r w:rsidR="00C44E62" w:rsidRPr="00117A0A" w:rsidDel="00232C6D">
          <w:rPr>
            <w:rStyle w:val="CommentReference"/>
            <w:rFonts w:asciiTheme="minorHAnsi" w:eastAsiaTheme="minorHAnsi" w:hAnsiTheme="minorHAnsi" w:cstheme="minorBidi"/>
            <w:sz w:val="24"/>
            <w:szCs w:val="24"/>
            <w:rPrChange w:id="285" w:author="virginia porter" w:date="2018-05-14T14:22:00Z">
              <w:rPr>
                <w:rStyle w:val="CommentReference"/>
                <w:rFonts w:asciiTheme="minorHAnsi" w:eastAsiaTheme="minorHAnsi" w:hAnsiTheme="minorHAnsi" w:cstheme="minorBidi"/>
              </w:rPr>
            </w:rPrChange>
          </w:rPr>
          <w:commentReference w:id="283"/>
        </w:r>
        <w:r w:rsidR="00E74CBF" w:rsidRPr="00117A0A" w:rsidDel="00232C6D">
          <w:rPr>
            <w:sz w:val="24"/>
            <w:szCs w:val="24"/>
          </w:rPr>
          <w:delText xml:space="preserve">, </w:delText>
        </w:r>
        <w:r w:rsidR="0059267B" w:rsidRPr="00117A0A" w:rsidDel="00232C6D">
          <w:rPr>
            <w:bCs/>
            <w:sz w:val="24"/>
            <w:szCs w:val="24"/>
          </w:rPr>
          <w:delText>we</w:delText>
        </w:r>
        <w:r w:rsidR="00DE1241" w:rsidRPr="00117A0A" w:rsidDel="00232C6D">
          <w:rPr>
            <w:bCs/>
            <w:sz w:val="24"/>
            <w:szCs w:val="24"/>
          </w:rPr>
          <w:delText>’ll</w:delText>
        </w:r>
        <w:r w:rsidR="0059267B" w:rsidRPr="00117A0A" w:rsidDel="00232C6D">
          <w:rPr>
            <w:bCs/>
            <w:sz w:val="24"/>
            <w:szCs w:val="24"/>
          </w:rPr>
          <w:delText xml:space="preserve"> </w:delText>
        </w:r>
        <w:r w:rsidR="00106038" w:rsidRPr="00117A0A" w:rsidDel="00232C6D">
          <w:rPr>
            <w:bCs/>
            <w:sz w:val="24"/>
            <w:szCs w:val="24"/>
          </w:rPr>
          <w:delText>un</w:delText>
        </w:r>
        <w:r w:rsidR="0059267B" w:rsidRPr="00117A0A" w:rsidDel="00232C6D">
          <w:rPr>
            <w:bCs/>
            <w:sz w:val="24"/>
            <w:szCs w:val="24"/>
          </w:rPr>
          <w:delText xml:space="preserve">cover </w:delText>
        </w:r>
        <w:r w:rsidR="00A5425F" w:rsidRPr="00117A0A" w:rsidDel="00232C6D">
          <w:rPr>
            <w:bCs/>
            <w:sz w:val="24"/>
            <w:szCs w:val="24"/>
          </w:rPr>
          <w:delText>seven</w:delText>
        </w:r>
        <w:r w:rsidR="0059267B" w:rsidRPr="00117A0A" w:rsidDel="00232C6D">
          <w:rPr>
            <w:bCs/>
            <w:sz w:val="24"/>
            <w:szCs w:val="24"/>
          </w:rPr>
          <w:delText xml:space="preserve"> </w:delText>
        </w:r>
        <w:r w:rsidR="0029748E" w:rsidRPr="00117A0A" w:rsidDel="00232C6D">
          <w:rPr>
            <w:bCs/>
            <w:sz w:val="24"/>
            <w:szCs w:val="24"/>
          </w:rPr>
          <w:delText xml:space="preserve">Biblical principles </w:delText>
        </w:r>
        <w:r w:rsidR="0059267B" w:rsidRPr="00117A0A" w:rsidDel="00232C6D">
          <w:rPr>
            <w:bCs/>
            <w:sz w:val="24"/>
            <w:szCs w:val="24"/>
          </w:rPr>
          <w:delText>that</w:delText>
        </w:r>
        <w:r w:rsidR="006F4A17" w:rsidRPr="00117A0A" w:rsidDel="00232C6D">
          <w:rPr>
            <w:bCs/>
            <w:sz w:val="24"/>
            <w:szCs w:val="24"/>
          </w:rPr>
          <w:delText xml:space="preserve"> </w:delText>
        </w:r>
        <w:r w:rsidR="0029748E" w:rsidRPr="00117A0A" w:rsidDel="00232C6D">
          <w:rPr>
            <w:bCs/>
            <w:sz w:val="24"/>
            <w:szCs w:val="24"/>
          </w:rPr>
          <w:delText xml:space="preserve">govern a marriage and determine its success. </w:delText>
        </w:r>
        <w:r w:rsidR="006F4A17" w:rsidRPr="00117A0A" w:rsidDel="00232C6D">
          <w:rPr>
            <w:bCs/>
            <w:sz w:val="24"/>
            <w:szCs w:val="24"/>
          </w:rPr>
          <w:delText xml:space="preserve"> </w:delText>
        </w:r>
        <w:r w:rsidR="00900F2C" w:rsidRPr="00117A0A" w:rsidDel="00232C6D">
          <w:rPr>
            <w:bCs/>
            <w:sz w:val="24"/>
            <w:szCs w:val="24"/>
          </w:rPr>
          <w:delText xml:space="preserve"> </w:delText>
        </w:r>
        <w:r w:rsidR="00DE1241" w:rsidRPr="00117A0A" w:rsidDel="00232C6D">
          <w:rPr>
            <w:bCs/>
            <w:sz w:val="24"/>
            <w:szCs w:val="24"/>
          </w:rPr>
          <w:delText xml:space="preserve"> </w:delText>
        </w:r>
      </w:del>
    </w:p>
    <w:p w14:paraId="5D8BC2B4" w14:textId="2CF9AEF7" w:rsidR="0029748E" w:rsidRPr="00117A0A" w:rsidDel="00232C6D" w:rsidRDefault="006307D9" w:rsidP="00C80D20">
      <w:pPr>
        <w:ind w:firstLine="720"/>
        <w:jc w:val="both"/>
        <w:rPr>
          <w:del w:id="286" w:author="virginia porter" w:date="2018-05-14T14:20:00Z"/>
          <w:sz w:val="24"/>
          <w:szCs w:val="24"/>
        </w:rPr>
      </w:pPr>
      <w:bookmarkStart w:id="287" w:name="_Hlk513475848"/>
      <w:del w:id="288" w:author="virginia porter" w:date="2018-05-14T14:20:00Z">
        <w:r w:rsidRPr="00117A0A" w:rsidDel="00232C6D">
          <w:rPr>
            <w:sz w:val="24"/>
            <w:szCs w:val="24"/>
          </w:rPr>
          <w:delText>But first, a word to</w:delText>
        </w:r>
        <w:r w:rsidR="00C80D20" w:rsidRPr="00117A0A" w:rsidDel="00232C6D">
          <w:rPr>
            <w:sz w:val="24"/>
            <w:szCs w:val="24"/>
          </w:rPr>
          <w:delText xml:space="preserve"> those who are single, divorced</w:delText>
        </w:r>
      </w:del>
      <w:ins w:id="289" w:author="Cathy McMahen" w:date="2018-04-24T15:18:00Z">
        <w:del w:id="290" w:author="virginia porter" w:date="2018-05-14T14:20:00Z">
          <w:r w:rsidR="00DA5BD4" w:rsidRPr="00117A0A" w:rsidDel="00232C6D">
            <w:rPr>
              <w:sz w:val="24"/>
              <w:szCs w:val="24"/>
            </w:rPr>
            <w:delText>,</w:delText>
          </w:r>
        </w:del>
      </w:ins>
      <w:del w:id="291" w:author="virginia porter" w:date="2018-05-14T14:20:00Z">
        <w:r w:rsidR="00C80D20" w:rsidRPr="00117A0A" w:rsidDel="00232C6D">
          <w:rPr>
            <w:sz w:val="24"/>
            <w:szCs w:val="24"/>
          </w:rPr>
          <w:delText xml:space="preserve"> or widowed. This study is primarily about our union with God in Christ. </w:delText>
        </w:r>
        <w:r w:rsidR="00F97A83" w:rsidRPr="00117A0A" w:rsidDel="00232C6D">
          <w:rPr>
            <w:sz w:val="24"/>
            <w:szCs w:val="24"/>
          </w:rPr>
          <w:delText>Whether</w:delText>
        </w:r>
        <w:r w:rsidR="00C80D20" w:rsidRPr="00117A0A" w:rsidDel="00232C6D">
          <w:rPr>
            <w:sz w:val="24"/>
            <w:szCs w:val="24"/>
          </w:rPr>
          <w:delText xml:space="preserve"> you are married, or wish to be married, or doing this study with women who are married, you will find that these seven things are both practical, </w:delText>
        </w:r>
        <w:r w:rsidR="001646FE" w:rsidRPr="00117A0A" w:rsidDel="00232C6D">
          <w:rPr>
            <w:sz w:val="24"/>
            <w:szCs w:val="24"/>
          </w:rPr>
          <w:delText>as well as</w:delText>
        </w:r>
        <w:r w:rsidR="00C80D20" w:rsidRPr="00117A0A" w:rsidDel="00232C6D">
          <w:rPr>
            <w:sz w:val="24"/>
            <w:szCs w:val="24"/>
          </w:rPr>
          <w:delText xml:space="preserve"> beneficial life lessons</w:delText>
        </w:r>
        <w:r w:rsidR="005B2957" w:rsidRPr="00117A0A" w:rsidDel="00232C6D">
          <w:rPr>
            <w:sz w:val="24"/>
            <w:szCs w:val="24"/>
          </w:rPr>
          <w:delText xml:space="preserve"> that can apply to any relationship</w:delText>
        </w:r>
        <w:r w:rsidR="00C80D20" w:rsidRPr="00117A0A" w:rsidDel="00232C6D">
          <w:rPr>
            <w:sz w:val="24"/>
            <w:szCs w:val="24"/>
          </w:rPr>
          <w:delText xml:space="preserve">. </w:delText>
        </w:r>
        <w:r w:rsidR="00F97A83" w:rsidRPr="00117A0A" w:rsidDel="00232C6D">
          <w:rPr>
            <w:sz w:val="24"/>
            <w:szCs w:val="24"/>
          </w:rPr>
          <w:delText>You see, you’ll be getting two for the price of one!</w:delText>
        </w:r>
        <w:r w:rsidR="0029748E" w:rsidRPr="00117A0A" w:rsidDel="00232C6D">
          <w:rPr>
            <w:sz w:val="24"/>
            <w:szCs w:val="24"/>
          </w:rPr>
          <w:delText xml:space="preserve"> Here are the seven things a new bride needs to know</w:delText>
        </w:r>
        <w:r w:rsidR="004D3FE9" w:rsidRPr="00117A0A" w:rsidDel="00232C6D">
          <w:rPr>
            <w:sz w:val="24"/>
            <w:szCs w:val="24"/>
          </w:rPr>
          <w:delText>:</w:delText>
        </w:r>
      </w:del>
    </w:p>
    <w:bookmarkEnd w:id="287"/>
    <w:p w14:paraId="55B94B21" w14:textId="31BAAF8E" w:rsidR="001646FE" w:rsidRPr="00117A0A" w:rsidDel="00232C6D" w:rsidRDefault="00F97A83" w:rsidP="00C80D20">
      <w:pPr>
        <w:ind w:firstLine="720"/>
        <w:jc w:val="both"/>
        <w:rPr>
          <w:del w:id="292" w:author="virginia porter" w:date="2018-05-14T14:20:00Z"/>
          <w:sz w:val="24"/>
          <w:szCs w:val="24"/>
        </w:rPr>
      </w:pPr>
      <w:del w:id="293" w:author="virginia porter" w:date="2018-05-14T14:20:00Z">
        <w:r w:rsidRPr="00117A0A" w:rsidDel="00232C6D">
          <w:rPr>
            <w:sz w:val="24"/>
            <w:szCs w:val="24"/>
          </w:rPr>
          <w:delText xml:space="preserve"> </w:delText>
        </w:r>
      </w:del>
    </w:p>
    <w:p w14:paraId="408425BA" w14:textId="77C25ABB" w:rsidR="00AD2A7D" w:rsidRPr="00117A0A" w:rsidDel="00232C6D" w:rsidRDefault="00F12EF0">
      <w:pPr>
        <w:pStyle w:val="ListParagraph"/>
        <w:numPr>
          <w:ilvl w:val="0"/>
          <w:numId w:val="50"/>
        </w:numPr>
        <w:ind w:right="720"/>
        <w:jc w:val="both"/>
        <w:rPr>
          <w:del w:id="294" w:author="virginia porter" w:date="2018-05-14T14:20:00Z"/>
          <w:sz w:val="24"/>
          <w:szCs w:val="24"/>
        </w:rPr>
        <w:pPrChange w:id="295" w:author="Cathy McMahen" w:date="2018-04-24T15:20:00Z">
          <w:pPr>
            <w:pStyle w:val="ListParagraph"/>
            <w:numPr>
              <w:numId w:val="50"/>
            </w:numPr>
            <w:ind w:left="1080" w:hanging="360"/>
            <w:jc w:val="both"/>
          </w:pPr>
        </w:pPrChange>
      </w:pPr>
      <w:ins w:id="296" w:author="Cathy McMahen" w:date="2018-04-30T00:35:00Z">
        <w:del w:id="297" w:author="virginia porter" w:date="2018-05-14T14:20:00Z">
          <w:r w:rsidRPr="00117A0A" w:rsidDel="00232C6D">
            <w:rPr>
              <w:sz w:val="24"/>
              <w:szCs w:val="24"/>
            </w:rPr>
            <w:delText>It is important</w:delText>
          </w:r>
        </w:del>
      </w:ins>
      <w:del w:id="298" w:author="virginia porter" w:date="2018-05-14T14:20:00Z">
        <w:r w:rsidR="009A72FF" w:rsidRPr="00117A0A" w:rsidDel="00232C6D">
          <w:rPr>
            <w:sz w:val="24"/>
            <w:szCs w:val="24"/>
          </w:rPr>
          <w:delText>A</w:delText>
        </w:r>
        <w:r w:rsidR="000C7EE1" w:rsidRPr="00117A0A" w:rsidDel="00232C6D">
          <w:rPr>
            <w:sz w:val="24"/>
            <w:szCs w:val="24"/>
          </w:rPr>
          <w:delText>ll of us would do well to</w:delText>
        </w:r>
        <w:r w:rsidR="001646FE" w:rsidRPr="00117A0A" w:rsidDel="00232C6D">
          <w:rPr>
            <w:sz w:val="24"/>
            <w:szCs w:val="24"/>
          </w:rPr>
          <w:delText xml:space="preserve"> learn</w:delText>
        </w:r>
        <w:r w:rsidR="00C80D20" w:rsidRPr="00117A0A" w:rsidDel="00232C6D">
          <w:rPr>
            <w:sz w:val="24"/>
            <w:szCs w:val="24"/>
          </w:rPr>
          <w:delText xml:space="preserve"> how to speak the truth in love </w:delText>
        </w:r>
        <w:r w:rsidR="002E1C08" w:rsidRPr="00117A0A" w:rsidDel="00232C6D">
          <w:rPr>
            <w:sz w:val="24"/>
            <w:szCs w:val="24"/>
          </w:rPr>
          <w:delText xml:space="preserve">and </w:delText>
        </w:r>
        <w:r w:rsidR="00C80D20" w:rsidRPr="00117A0A" w:rsidDel="00232C6D">
          <w:rPr>
            <w:sz w:val="24"/>
            <w:szCs w:val="24"/>
          </w:rPr>
          <w:delText>how</w:delText>
        </w:r>
      </w:del>
      <w:ins w:id="299" w:author="Cathy McMahen" w:date="2018-04-30T00:35:00Z">
        <w:del w:id="300" w:author="virginia porter" w:date="2018-05-14T14:20:00Z">
          <w:r w:rsidRPr="00117A0A" w:rsidDel="00232C6D">
            <w:rPr>
              <w:sz w:val="24"/>
              <w:szCs w:val="24"/>
            </w:rPr>
            <w:delText xml:space="preserve"> </w:delText>
          </w:r>
        </w:del>
      </w:ins>
      <w:del w:id="301" w:author="virginia porter" w:date="2018-05-14T14:20:00Z">
        <w:r w:rsidR="00C80D20" w:rsidRPr="00117A0A" w:rsidDel="00232C6D">
          <w:rPr>
            <w:sz w:val="24"/>
            <w:szCs w:val="24"/>
          </w:rPr>
          <w:delText xml:space="preserve"> to listen with the intent </w:delText>
        </w:r>
      </w:del>
      <w:ins w:id="302" w:author="Cathy McMahen" w:date="2018-04-30T00:30:00Z">
        <w:del w:id="303" w:author="virginia porter" w:date="2018-05-14T14:20:00Z">
          <w:r w:rsidRPr="00117A0A" w:rsidDel="00232C6D">
            <w:rPr>
              <w:sz w:val="24"/>
              <w:szCs w:val="24"/>
            </w:rPr>
            <w:delText>of</w:delText>
          </w:r>
        </w:del>
      </w:ins>
      <w:del w:id="304" w:author="virginia porter" w:date="2018-05-14T14:20:00Z">
        <w:r w:rsidR="00C80D20" w:rsidRPr="00117A0A" w:rsidDel="00232C6D">
          <w:rPr>
            <w:sz w:val="24"/>
            <w:szCs w:val="24"/>
          </w:rPr>
          <w:delText>to understand</w:delText>
        </w:r>
      </w:del>
      <w:ins w:id="305" w:author="Cathy McMahen" w:date="2018-04-30T00:30:00Z">
        <w:del w:id="306" w:author="virginia porter" w:date="2018-05-14T14:20:00Z">
          <w:r w:rsidRPr="00117A0A" w:rsidDel="00232C6D">
            <w:rPr>
              <w:sz w:val="24"/>
              <w:szCs w:val="24"/>
            </w:rPr>
            <w:delText>ing</w:delText>
          </w:r>
        </w:del>
      </w:ins>
      <w:del w:id="307" w:author="virginia porter" w:date="2018-05-14T14:20:00Z">
        <w:r w:rsidR="00C80D20" w:rsidRPr="00117A0A" w:rsidDel="00232C6D">
          <w:rPr>
            <w:sz w:val="24"/>
            <w:szCs w:val="24"/>
          </w:rPr>
          <w:delText xml:space="preserve"> the other person. </w:delText>
        </w:r>
      </w:del>
    </w:p>
    <w:p w14:paraId="28A82A43" w14:textId="666E1B7C" w:rsidR="002E1C08" w:rsidRPr="00117A0A" w:rsidDel="00232C6D" w:rsidRDefault="009A72FF">
      <w:pPr>
        <w:pStyle w:val="ListParagraph"/>
        <w:numPr>
          <w:ilvl w:val="0"/>
          <w:numId w:val="50"/>
        </w:numPr>
        <w:ind w:right="720"/>
        <w:jc w:val="both"/>
        <w:rPr>
          <w:del w:id="308" w:author="virginia porter" w:date="2018-05-14T14:20:00Z"/>
          <w:sz w:val="24"/>
          <w:szCs w:val="24"/>
        </w:rPr>
        <w:pPrChange w:id="309" w:author="Cathy McMahen" w:date="2018-04-24T15:20:00Z">
          <w:pPr>
            <w:pStyle w:val="ListParagraph"/>
            <w:numPr>
              <w:numId w:val="50"/>
            </w:numPr>
            <w:ind w:left="1080" w:hanging="360"/>
            <w:jc w:val="both"/>
          </w:pPr>
        </w:pPrChange>
      </w:pPr>
      <w:del w:id="310" w:author="virginia porter" w:date="2018-05-14T14:20:00Z">
        <w:r w:rsidRPr="00117A0A" w:rsidDel="00232C6D">
          <w:rPr>
            <w:sz w:val="24"/>
            <w:szCs w:val="24"/>
          </w:rPr>
          <w:delText>I</w:delText>
        </w:r>
        <w:r w:rsidR="000C7EE1" w:rsidRPr="00117A0A" w:rsidDel="00232C6D">
          <w:rPr>
            <w:sz w:val="24"/>
            <w:szCs w:val="24"/>
          </w:rPr>
          <w:delText>n any area of our lives,</w:delText>
        </w:r>
        <w:r w:rsidR="001646FE" w:rsidRPr="00117A0A" w:rsidDel="00232C6D">
          <w:rPr>
            <w:sz w:val="24"/>
            <w:szCs w:val="24"/>
          </w:rPr>
          <w:delText xml:space="preserve"> </w:delText>
        </w:r>
        <w:r w:rsidR="000C7EE1" w:rsidRPr="00117A0A" w:rsidDel="00232C6D">
          <w:rPr>
            <w:sz w:val="24"/>
            <w:szCs w:val="24"/>
          </w:rPr>
          <w:delText xml:space="preserve">how well we </w:delText>
        </w:r>
        <w:r w:rsidR="001646FE" w:rsidRPr="00117A0A" w:rsidDel="00232C6D">
          <w:rPr>
            <w:sz w:val="24"/>
            <w:szCs w:val="24"/>
          </w:rPr>
          <w:delText>communicat</w:delText>
        </w:r>
        <w:r w:rsidR="000C7EE1" w:rsidRPr="00117A0A" w:rsidDel="00232C6D">
          <w:rPr>
            <w:sz w:val="24"/>
            <w:szCs w:val="24"/>
          </w:rPr>
          <w:delText xml:space="preserve">e, and the depths of that interaction, will greatly determine the outcome. </w:delText>
        </w:r>
      </w:del>
      <w:ins w:id="311" w:author="Cathy McMahen" w:date="2018-04-30T00:31:00Z">
        <w:del w:id="312" w:author="virginia porter" w:date="2018-05-14T14:20:00Z">
          <w:r w:rsidR="00F12EF0" w:rsidRPr="00117A0A" w:rsidDel="00232C6D">
            <w:rPr>
              <w:sz w:val="24"/>
              <w:szCs w:val="24"/>
            </w:rPr>
            <w:delText>This is especially the case</w:delText>
          </w:r>
        </w:del>
      </w:ins>
      <w:del w:id="313" w:author="virginia porter" w:date="2018-05-14T14:20:00Z">
        <w:r w:rsidR="000C7EE1" w:rsidRPr="00117A0A" w:rsidDel="00232C6D">
          <w:rPr>
            <w:sz w:val="24"/>
            <w:szCs w:val="24"/>
          </w:rPr>
          <w:delText>Especially when it comes to oneness in marriage.</w:delText>
        </w:r>
      </w:del>
    </w:p>
    <w:p w14:paraId="566A1013" w14:textId="4D8098A6" w:rsidR="002E1C08" w:rsidRPr="00117A0A" w:rsidDel="00232C6D" w:rsidRDefault="009A72FF">
      <w:pPr>
        <w:pStyle w:val="ListParagraph"/>
        <w:numPr>
          <w:ilvl w:val="0"/>
          <w:numId w:val="50"/>
        </w:numPr>
        <w:ind w:right="720"/>
        <w:jc w:val="both"/>
        <w:rPr>
          <w:del w:id="314" w:author="virginia porter" w:date="2018-05-14T14:20:00Z"/>
          <w:sz w:val="24"/>
          <w:szCs w:val="24"/>
        </w:rPr>
        <w:pPrChange w:id="315" w:author="Cathy McMahen" w:date="2018-04-24T15:20:00Z">
          <w:pPr>
            <w:pStyle w:val="ListParagraph"/>
            <w:numPr>
              <w:numId w:val="50"/>
            </w:numPr>
            <w:ind w:left="1080" w:hanging="360"/>
            <w:jc w:val="both"/>
          </w:pPr>
        </w:pPrChange>
      </w:pPr>
      <w:del w:id="316" w:author="virginia porter" w:date="2018-05-14T14:20:00Z">
        <w:r w:rsidRPr="00117A0A" w:rsidDel="00232C6D">
          <w:rPr>
            <w:sz w:val="24"/>
            <w:szCs w:val="24"/>
          </w:rPr>
          <w:delText>W</w:delText>
        </w:r>
        <w:r w:rsidR="001646FE" w:rsidRPr="00117A0A" w:rsidDel="00232C6D">
          <w:rPr>
            <w:sz w:val="24"/>
            <w:szCs w:val="24"/>
          </w:rPr>
          <w:delText xml:space="preserve">ho </w:delText>
        </w:r>
        <w:r w:rsidR="0032031E" w:rsidRPr="00117A0A" w:rsidDel="00232C6D">
          <w:rPr>
            <w:sz w:val="24"/>
            <w:szCs w:val="24"/>
          </w:rPr>
          <w:delText>hasn’t</w:delText>
        </w:r>
        <w:r w:rsidR="001646FE" w:rsidRPr="00117A0A" w:rsidDel="00232C6D">
          <w:rPr>
            <w:sz w:val="24"/>
            <w:szCs w:val="24"/>
          </w:rPr>
          <w:delText xml:space="preserve"> experienced </w:delText>
        </w:r>
        <w:r w:rsidR="00BC440E" w:rsidRPr="00117A0A" w:rsidDel="00232C6D">
          <w:rPr>
            <w:sz w:val="24"/>
            <w:szCs w:val="24"/>
          </w:rPr>
          <w:delText>an identity crisis</w:delText>
        </w:r>
        <w:r w:rsidR="001646FE" w:rsidRPr="00117A0A" w:rsidDel="00232C6D">
          <w:rPr>
            <w:sz w:val="24"/>
            <w:szCs w:val="24"/>
          </w:rPr>
          <w:delText xml:space="preserve"> at one time or another? But this is </w:delText>
        </w:r>
        <w:r w:rsidR="0032031E" w:rsidRPr="00117A0A" w:rsidDel="00232C6D">
          <w:rPr>
            <w:sz w:val="24"/>
            <w:szCs w:val="24"/>
          </w:rPr>
          <w:delText>certainly</w:delText>
        </w:r>
        <w:r w:rsidR="001646FE" w:rsidRPr="00117A0A" w:rsidDel="00232C6D">
          <w:rPr>
            <w:sz w:val="24"/>
            <w:szCs w:val="24"/>
          </w:rPr>
          <w:delText xml:space="preserve"> true when a person goes</w:delText>
        </w:r>
        <w:r w:rsidR="00C80D20" w:rsidRPr="00117A0A" w:rsidDel="00232C6D">
          <w:rPr>
            <w:sz w:val="24"/>
            <w:szCs w:val="24"/>
          </w:rPr>
          <w:delText xml:space="preserve"> from </w:delText>
        </w:r>
      </w:del>
      <w:ins w:id="317" w:author="Cathy McMahen" w:date="2018-04-30T00:32:00Z">
        <w:del w:id="318" w:author="virginia porter" w:date="2018-05-14T14:20:00Z">
          <w:r w:rsidR="00F12EF0" w:rsidRPr="00117A0A" w:rsidDel="00232C6D">
            <w:rPr>
              <w:sz w:val="24"/>
              <w:szCs w:val="24"/>
            </w:rPr>
            <w:delText>being sin</w:delText>
          </w:r>
        </w:del>
      </w:ins>
      <w:ins w:id="319" w:author="Cathy McMahen" w:date="2018-04-30T00:33:00Z">
        <w:del w:id="320" w:author="virginia porter" w:date="2018-05-14T14:20:00Z">
          <w:r w:rsidR="00F12EF0" w:rsidRPr="00117A0A" w:rsidDel="00232C6D">
            <w:rPr>
              <w:sz w:val="24"/>
              <w:szCs w:val="24"/>
            </w:rPr>
            <w:delText>gle</w:delText>
          </w:r>
        </w:del>
      </w:ins>
      <w:del w:id="321" w:author="virginia porter" w:date="2018-05-14T14:20:00Z">
        <w:r w:rsidR="00C80D20" w:rsidRPr="00117A0A" w:rsidDel="00232C6D">
          <w:rPr>
            <w:sz w:val="24"/>
            <w:szCs w:val="24"/>
          </w:rPr>
          <w:delText>singleness to</w:delText>
        </w:r>
        <w:r w:rsidR="000C7EE1" w:rsidRPr="00117A0A" w:rsidDel="00232C6D">
          <w:rPr>
            <w:sz w:val="24"/>
            <w:szCs w:val="24"/>
          </w:rPr>
          <w:delText xml:space="preserve"> the </w:delText>
        </w:r>
      </w:del>
      <w:ins w:id="322" w:author="Cathy McMahen" w:date="2018-04-30T00:33:00Z">
        <w:del w:id="323" w:author="virginia porter" w:date="2018-05-14T14:20:00Z">
          <w:r w:rsidR="00F12EF0" w:rsidRPr="00117A0A" w:rsidDel="00232C6D">
            <w:rPr>
              <w:sz w:val="24"/>
              <w:szCs w:val="24"/>
            </w:rPr>
            <w:delText>complexity of</w:delText>
          </w:r>
        </w:del>
      </w:ins>
      <w:del w:id="324" w:author="virginia porter" w:date="2018-05-14T14:20:00Z">
        <w:r w:rsidR="000C7EE1" w:rsidRPr="00117A0A" w:rsidDel="00232C6D">
          <w:rPr>
            <w:sz w:val="24"/>
            <w:szCs w:val="24"/>
          </w:rPr>
          <w:delText>perplexities involved in</w:delText>
        </w:r>
        <w:r w:rsidR="00C80D20" w:rsidRPr="00117A0A" w:rsidDel="00232C6D">
          <w:rPr>
            <w:sz w:val="24"/>
            <w:szCs w:val="24"/>
          </w:rPr>
          <w:delText xml:space="preserve"> living with another person</w:delText>
        </w:r>
        <w:r w:rsidR="0032031E" w:rsidRPr="00117A0A" w:rsidDel="00232C6D">
          <w:rPr>
            <w:sz w:val="24"/>
            <w:szCs w:val="24"/>
          </w:rPr>
          <w:delText>.</w:delText>
        </w:r>
        <w:r w:rsidR="00C80D20" w:rsidRPr="00117A0A" w:rsidDel="00232C6D">
          <w:rPr>
            <w:sz w:val="24"/>
            <w:szCs w:val="24"/>
          </w:rPr>
          <w:delText xml:space="preserve"> </w:delText>
        </w:r>
      </w:del>
    </w:p>
    <w:p w14:paraId="3DF78A89" w14:textId="0B53C738" w:rsidR="00B83AD1" w:rsidRPr="00117A0A" w:rsidDel="00232C6D" w:rsidRDefault="009A72FF">
      <w:pPr>
        <w:pStyle w:val="ListParagraph"/>
        <w:numPr>
          <w:ilvl w:val="0"/>
          <w:numId w:val="50"/>
        </w:numPr>
        <w:ind w:right="720"/>
        <w:jc w:val="both"/>
        <w:rPr>
          <w:del w:id="325" w:author="virginia porter" w:date="2018-05-14T14:20:00Z"/>
          <w:sz w:val="24"/>
          <w:szCs w:val="24"/>
        </w:rPr>
        <w:pPrChange w:id="326" w:author="Cathy McMahen" w:date="2018-04-24T15:20:00Z">
          <w:pPr>
            <w:pStyle w:val="ListParagraph"/>
            <w:numPr>
              <w:numId w:val="50"/>
            </w:numPr>
            <w:ind w:left="1080" w:hanging="360"/>
            <w:jc w:val="both"/>
          </w:pPr>
        </w:pPrChange>
      </w:pPr>
      <w:del w:id="327" w:author="virginia porter" w:date="2018-05-14T14:20:00Z">
        <w:r w:rsidRPr="00117A0A" w:rsidDel="00232C6D">
          <w:rPr>
            <w:sz w:val="24"/>
            <w:szCs w:val="24"/>
          </w:rPr>
          <w:delText>I</w:delText>
        </w:r>
        <w:r w:rsidR="00B83AD1" w:rsidRPr="00117A0A" w:rsidDel="00232C6D">
          <w:rPr>
            <w:sz w:val="24"/>
            <w:szCs w:val="24"/>
          </w:rPr>
          <w:delText xml:space="preserve">n marriage, you must leave your father and mother and cleave to your husband. </w:delText>
        </w:r>
        <w:r w:rsidRPr="00117A0A" w:rsidDel="00232C6D">
          <w:rPr>
            <w:sz w:val="24"/>
            <w:szCs w:val="24"/>
          </w:rPr>
          <w:delText>P</w:delText>
        </w:r>
        <w:r w:rsidR="002E1C08" w:rsidRPr="00117A0A" w:rsidDel="00232C6D">
          <w:rPr>
            <w:sz w:val="24"/>
            <w:szCs w:val="24"/>
          </w:rPr>
          <w:delText>art of growing up is mak</w:delText>
        </w:r>
        <w:r w:rsidR="000C7EE1" w:rsidRPr="00117A0A" w:rsidDel="00232C6D">
          <w:rPr>
            <w:sz w:val="24"/>
            <w:szCs w:val="24"/>
          </w:rPr>
          <w:delText>ing</w:delText>
        </w:r>
        <w:r w:rsidR="002E1C08" w:rsidRPr="00117A0A" w:rsidDel="00232C6D">
          <w:rPr>
            <w:sz w:val="24"/>
            <w:szCs w:val="24"/>
          </w:rPr>
          <w:delText xml:space="preserve"> the adjustments</w:delText>
        </w:r>
        <w:r w:rsidR="00B83AD1" w:rsidRPr="00117A0A" w:rsidDel="00232C6D">
          <w:rPr>
            <w:sz w:val="24"/>
            <w:szCs w:val="24"/>
          </w:rPr>
          <w:delText xml:space="preserve"> necessary</w:delText>
        </w:r>
        <w:r w:rsidR="0032031E" w:rsidRPr="00117A0A" w:rsidDel="00232C6D">
          <w:rPr>
            <w:sz w:val="24"/>
            <w:szCs w:val="24"/>
          </w:rPr>
          <w:delText xml:space="preserve"> </w:delText>
        </w:r>
        <w:r w:rsidR="002E1C08" w:rsidRPr="00117A0A" w:rsidDel="00232C6D">
          <w:rPr>
            <w:sz w:val="24"/>
            <w:szCs w:val="24"/>
          </w:rPr>
          <w:delText>to</w:delText>
        </w:r>
        <w:r w:rsidR="0032031E" w:rsidRPr="00117A0A" w:rsidDel="00232C6D">
          <w:rPr>
            <w:sz w:val="24"/>
            <w:szCs w:val="24"/>
          </w:rPr>
          <w:delText xml:space="preserve"> cut the apron strings </w:delText>
        </w:r>
        <w:r w:rsidR="002E1C08" w:rsidRPr="00117A0A" w:rsidDel="00232C6D">
          <w:rPr>
            <w:sz w:val="24"/>
            <w:szCs w:val="24"/>
          </w:rPr>
          <w:delText>of our parents.</w:delText>
        </w:r>
        <w:r w:rsidR="00B83AD1" w:rsidRPr="00117A0A" w:rsidDel="00232C6D">
          <w:rPr>
            <w:sz w:val="24"/>
            <w:szCs w:val="24"/>
          </w:rPr>
          <w:delText xml:space="preserve"> The leaving is not optional, if there is to be Biblical cleaving.</w:delText>
        </w:r>
      </w:del>
    </w:p>
    <w:p w14:paraId="5C8A773E" w14:textId="0A1FCD4C" w:rsidR="006307D9" w:rsidRPr="00117A0A" w:rsidDel="00232C6D" w:rsidRDefault="006307D9">
      <w:pPr>
        <w:pStyle w:val="ListParagraph"/>
        <w:numPr>
          <w:ilvl w:val="0"/>
          <w:numId w:val="50"/>
        </w:numPr>
        <w:ind w:right="720"/>
        <w:jc w:val="both"/>
        <w:rPr>
          <w:del w:id="328" w:author="virginia porter" w:date="2018-05-14T14:20:00Z"/>
          <w:sz w:val="24"/>
          <w:szCs w:val="24"/>
        </w:rPr>
        <w:pPrChange w:id="329" w:author="Cathy McMahen" w:date="2018-04-24T15:20:00Z">
          <w:pPr>
            <w:pStyle w:val="ListParagraph"/>
            <w:numPr>
              <w:numId w:val="50"/>
            </w:numPr>
            <w:ind w:left="1080" w:hanging="360"/>
            <w:jc w:val="both"/>
          </w:pPr>
        </w:pPrChange>
      </w:pPr>
      <w:del w:id="330" w:author="virginia porter" w:date="2018-05-14T14:20:00Z">
        <w:r w:rsidRPr="00117A0A" w:rsidDel="00232C6D">
          <w:rPr>
            <w:sz w:val="24"/>
            <w:szCs w:val="24"/>
          </w:rPr>
          <w:delText>Hopefully, you have done your homework and learned your spouse’s history before you say, “I do</w:delText>
        </w:r>
      </w:del>
      <w:ins w:id="331" w:author="Cathy McMahen" w:date="2018-04-24T15:24:00Z">
        <w:del w:id="332" w:author="virginia porter" w:date="2018-05-14T14:20:00Z">
          <w:r w:rsidR="00A4374E" w:rsidRPr="00117A0A" w:rsidDel="00232C6D">
            <w:rPr>
              <w:sz w:val="24"/>
              <w:szCs w:val="24"/>
            </w:rPr>
            <w:delText>.”</w:delText>
          </w:r>
        </w:del>
      </w:ins>
      <w:del w:id="333" w:author="virginia porter" w:date="2018-05-14T14:20:00Z">
        <w:r w:rsidRPr="00117A0A" w:rsidDel="00232C6D">
          <w:rPr>
            <w:sz w:val="24"/>
            <w:szCs w:val="24"/>
          </w:rPr>
          <w:delText>”. It’s beneficial</w:delText>
        </w:r>
        <w:r w:rsidR="0032031E" w:rsidRPr="00117A0A" w:rsidDel="00232C6D">
          <w:rPr>
            <w:sz w:val="24"/>
            <w:szCs w:val="24"/>
          </w:rPr>
          <w:delText xml:space="preserve"> to become</w:delText>
        </w:r>
        <w:r w:rsidR="00C80D20" w:rsidRPr="00117A0A" w:rsidDel="00232C6D">
          <w:rPr>
            <w:sz w:val="24"/>
            <w:szCs w:val="24"/>
          </w:rPr>
          <w:delText xml:space="preserve"> a student of your spouse</w:delText>
        </w:r>
        <w:r w:rsidRPr="00117A0A" w:rsidDel="00232C6D">
          <w:rPr>
            <w:sz w:val="24"/>
            <w:szCs w:val="24"/>
          </w:rPr>
          <w:delText>. B</w:delText>
        </w:r>
        <w:r w:rsidR="0032031E" w:rsidRPr="00117A0A" w:rsidDel="00232C6D">
          <w:rPr>
            <w:sz w:val="24"/>
            <w:szCs w:val="24"/>
          </w:rPr>
          <w:delText xml:space="preserve">ut be </w:delText>
        </w:r>
        <w:r w:rsidR="00C80D20" w:rsidRPr="00117A0A" w:rsidDel="00232C6D">
          <w:rPr>
            <w:sz w:val="24"/>
            <w:szCs w:val="24"/>
          </w:rPr>
          <w:delText xml:space="preserve">ready for a </w:delText>
        </w:r>
        <w:r w:rsidR="00C80D20" w:rsidRPr="00117A0A" w:rsidDel="00232C6D">
          <w:rPr>
            <w:i/>
            <w:sz w:val="24"/>
            <w:szCs w:val="24"/>
          </w:rPr>
          <w:delText>big</w:delText>
        </w:r>
        <w:r w:rsidRPr="00117A0A" w:rsidDel="00232C6D">
          <w:rPr>
            <w:sz w:val="24"/>
            <w:szCs w:val="24"/>
          </w:rPr>
          <w:delText xml:space="preserve"> learning curve</w:delText>
        </w:r>
      </w:del>
      <w:ins w:id="334" w:author="Cathy McMahen" w:date="2018-04-30T00:33:00Z">
        <w:del w:id="335" w:author="virginia porter" w:date="2018-05-14T14:20:00Z">
          <w:r w:rsidR="00F12EF0" w:rsidRPr="00117A0A" w:rsidDel="00232C6D">
            <w:rPr>
              <w:sz w:val="24"/>
              <w:szCs w:val="24"/>
            </w:rPr>
            <w:delText>,</w:delText>
          </w:r>
        </w:del>
      </w:ins>
      <w:del w:id="336" w:author="virginia porter" w:date="2018-05-14T14:20:00Z">
        <w:r w:rsidRPr="00117A0A" w:rsidDel="00232C6D">
          <w:rPr>
            <w:sz w:val="24"/>
            <w:szCs w:val="24"/>
          </w:rPr>
          <w:delText xml:space="preserve"> and just about the time you think you know each other, you’ll discover something knew.</w:delText>
        </w:r>
      </w:del>
    </w:p>
    <w:p w14:paraId="470D7EAF" w14:textId="36135417" w:rsidR="00AD2A7D" w:rsidRPr="00117A0A" w:rsidDel="00232C6D" w:rsidRDefault="009A72FF">
      <w:pPr>
        <w:pStyle w:val="ListParagraph"/>
        <w:numPr>
          <w:ilvl w:val="0"/>
          <w:numId w:val="50"/>
        </w:numPr>
        <w:ind w:right="720"/>
        <w:jc w:val="both"/>
        <w:rPr>
          <w:del w:id="337" w:author="virginia porter" w:date="2018-05-14T14:20:00Z"/>
          <w:sz w:val="24"/>
          <w:szCs w:val="24"/>
        </w:rPr>
        <w:pPrChange w:id="338" w:author="Cathy McMahen" w:date="2018-04-24T15:20:00Z">
          <w:pPr>
            <w:pStyle w:val="ListParagraph"/>
            <w:numPr>
              <w:numId w:val="50"/>
            </w:numPr>
            <w:ind w:left="1080" w:hanging="360"/>
            <w:jc w:val="both"/>
          </w:pPr>
        </w:pPrChange>
      </w:pPr>
      <w:del w:id="339" w:author="virginia porter" w:date="2018-05-14T14:20:00Z">
        <w:r w:rsidRPr="00117A0A" w:rsidDel="00232C6D">
          <w:rPr>
            <w:sz w:val="24"/>
            <w:szCs w:val="24"/>
          </w:rPr>
          <w:delText>A</w:delText>
        </w:r>
        <w:r w:rsidR="00B83AD1" w:rsidRPr="00117A0A" w:rsidDel="00232C6D">
          <w:rPr>
            <w:sz w:val="24"/>
            <w:szCs w:val="24"/>
          </w:rPr>
          <w:delText xml:space="preserve"> bride is divinely and uniquely designed to be the</w:delText>
        </w:r>
        <w:r w:rsidR="002E1C08" w:rsidRPr="00117A0A" w:rsidDel="00232C6D">
          <w:rPr>
            <w:sz w:val="24"/>
            <w:szCs w:val="24"/>
          </w:rPr>
          <w:delText xml:space="preserve"> </w:delText>
        </w:r>
        <w:r w:rsidR="00C80D20" w:rsidRPr="00117A0A" w:rsidDel="00232C6D">
          <w:rPr>
            <w:sz w:val="24"/>
            <w:szCs w:val="24"/>
          </w:rPr>
          <w:delText xml:space="preserve">“helpmate” </w:delText>
        </w:r>
        <w:r w:rsidR="00B83AD1" w:rsidRPr="00117A0A" w:rsidDel="00232C6D">
          <w:rPr>
            <w:sz w:val="24"/>
            <w:szCs w:val="24"/>
          </w:rPr>
          <w:delText xml:space="preserve">of her husband. If we don’t understand this, we can greatly hinder </w:delText>
        </w:r>
        <w:r w:rsidR="00BC440E" w:rsidRPr="00117A0A" w:rsidDel="00232C6D">
          <w:rPr>
            <w:sz w:val="24"/>
            <w:szCs w:val="24"/>
          </w:rPr>
          <w:delText xml:space="preserve">our spouse </w:delText>
        </w:r>
        <w:r w:rsidR="00B83AD1" w:rsidRPr="00117A0A" w:rsidDel="00232C6D">
          <w:rPr>
            <w:sz w:val="24"/>
            <w:szCs w:val="24"/>
          </w:rPr>
          <w:delText xml:space="preserve">instead of </w:delText>
        </w:r>
        <w:r w:rsidR="00BC440E" w:rsidRPr="00117A0A" w:rsidDel="00232C6D">
          <w:rPr>
            <w:sz w:val="24"/>
            <w:szCs w:val="24"/>
          </w:rPr>
          <w:delText xml:space="preserve">being </w:delText>
        </w:r>
        <w:r w:rsidR="00343AF7" w:rsidRPr="00117A0A" w:rsidDel="00232C6D">
          <w:rPr>
            <w:sz w:val="24"/>
            <w:szCs w:val="24"/>
          </w:rPr>
          <w:delText>h</w:delText>
        </w:r>
        <w:r w:rsidRPr="00117A0A" w:rsidDel="00232C6D">
          <w:rPr>
            <w:sz w:val="24"/>
            <w:szCs w:val="24"/>
          </w:rPr>
          <w:delText>is</w:delText>
        </w:r>
        <w:r w:rsidR="00B83AD1" w:rsidRPr="00117A0A" w:rsidDel="00232C6D">
          <w:rPr>
            <w:sz w:val="24"/>
            <w:szCs w:val="24"/>
          </w:rPr>
          <w:delText xml:space="preserve"> help</w:delText>
        </w:r>
        <w:r w:rsidR="008964BB" w:rsidRPr="00117A0A" w:rsidDel="00232C6D">
          <w:rPr>
            <w:sz w:val="24"/>
            <w:szCs w:val="24"/>
          </w:rPr>
          <w:delText>er</w:delText>
        </w:r>
        <w:r w:rsidR="00B83AD1" w:rsidRPr="00117A0A" w:rsidDel="00232C6D">
          <w:rPr>
            <w:sz w:val="24"/>
            <w:szCs w:val="24"/>
          </w:rPr>
          <w:delText xml:space="preserve">. </w:delText>
        </w:r>
      </w:del>
    </w:p>
    <w:p w14:paraId="6BC1CE65" w14:textId="65218772" w:rsidR="00C80D20" w:rsidRPr="00117A0A" w:rsidDel="00232C6D" w:rsidRDefault="009A72FF">
      <w:pPr>
        <w:pStyle w:val="ListParagraph"/>
        <w:numPr>
          <w:ilvl w:val="0"/>
          <w:numId w:val="50"/>
        </w:numPr>
        <w:ind w:right="720"/>
        <w:jc w:val="both"/>
        <w:rPr>
          <w:del w:id="340" w:author="virginia porter" w:date="2018-05-14T14:20:00Z"/>
          <w:sz w:val="24"/>
          <w:szCs w:val="24"/>
        </w:rPr>
        <w:pPrChange w:id="341" w:author="Cathy McMahen" w:date="2018-04-24T15:20:00Z">
          <w:pPr>
            <w:pStyle w:val="ListParagraph"/>
            <w:numPr>
              <w:numId w:val="50"/>
            </w:numPr>
            <w:ind w:left="1080" w:hanging="360"/>
            <w:jc w:val="both"/>
          </w:pPr>
        </w:pPrChange>
      </w:pPr>
      <w:del w:id="342" w:author="virginia porter" w:date="2018-05-14T14:20:00Z">
        <w:r w:rsidRPr="00117A0A" w:rsidDel="00232C6D">
          <w:rPr>
            <w:sz w:val="24"/>
            <w:szCs w:val="24"/>
          </w:rPr>
          <w:delText>N</w:delText>
        </w:r>
        <w:r w:rsidR="002E1C08" w:rsidRPr="00117A0A" w:rsidDel="00232C6D">
          <w:rPr>
            <w:sz w:val="24"/>
            <w:szCs w:val="24"/>
          </w:rPr>
          <w:delText>o one is an island</w:delText>
        </w:r>
        <w:r w:rsidR="00B83AD1" w:rsidRPr="00117A0A" w:rsidDel="00232C6D">
          <w:rPr>
            <w:sz w:val="24"/>
            <w:szCs w:val="24"/>
          </w:rPr>
          <w:delText xml:space="preserve"> unto </w:delText>
        </w:r>
        <w:r w:rsidR="00B34E14" w:rsidRPr="00117A0A" w:rsidDel="00232C6D">
          <w:rPr>
            <w:sz w:val="24"/>
            <w:szCs w:val="24"/>
          </w:rPr>
          <w:delText>themselves</w:delText>
        </w:r>
        <w:r w:rsidR="002E1C08" w:rsidRPr="00117A0A" w:rsidDel="00232C6D">
          <w:rPr>
            <w:sz w:val="24"/>
            <w:szCs w:val="24"/>
          </w:rPr>
          <w:delText xml:space="preserve">. We were made for community. And so, </w:delText>
        </w:r>
      </w:del>
      <w:ins w:id="343" w:author="Cathy McMahen" w:date="2018-04-30T00:37:00Z">
        <w:del w:id="344" w:author="virginia porter" w:date="2018-05-14T14:20:00Z">
          <w:r w:rsidR="00F12EF0" w:rsidRPr="00117A0A" w:rsidDel="00232C6D">
            <w:rPr>
              <w:sz w:val="24"/>
              <w:szCs w:val="24"/>
            </w:rPr>
            <w:delText>W</w:delText>
          </w:r>
        </w:del>
      </w:ins>
      <w:del w:id="345" w:author="virginia porter" w:date="2018-05-14T14:20:00Z">
        <w:r w:rsidR="002E1C08" w:rsidRPr="00117A0A" w:rsidDel="00232C6D">
          <w:rPr>
            <w:sz w:val="24"/>
            <w:szCs w:val="24"/>
          </w:rPr>
          <w:delText>when you get married</w:delText>
        </w:r>
      </w:del>
      <w:ins w:id="346" w:author="Cathy McMahen" w:date="2018-04-30T00:37:00Z">
        <w:del w:id="347" w:author="virginia porter" w:date="2018-05-14T14:20:00Z">
          <w:r w:rsidR="00F12EF0" w:rsidRPr="00117A0A" w:rsidDel="00232C6D">
            <w:rPr>
              <w:sz w:val="24"/>
              <w:szCs w:val="24"/>
            </w:rPr>
            <w:delText>,</w:delText>
          </w:r>
        </w:del>
      </w:ins>
      <w:del w:id="348" w:author="virginia porter" w:date="2018-05-14T14:20:00Z">
        <w:r w:rsidR="002E1C08" w:rsidRPr="00117A0A" w:rsidDel="00232C6D">
          <w:rPr>
            <w:sz w:val="24"/>
            <w:szCs w:val="24"/>
          </w:rPr>
          <w:delText xml:space="preserve"> you need to learn to</w:delText>
        </w:r>
        <w:r w:rsidR="00C80D20" w:rsidRPr="00117A0A" w:rsidDel="00232C6D">
          <w:rPr>
            <w:sz w:val="24"/>
            <w:szCs w:val="24"/>
          </w:rPr>
          <w:delText xml:space="preserve"> embrace </w:delText>
        </w:r>
      </w:del>
      <w:ins w:id="349" w:author="Cathy McMahen" w:date="2018-04-30T00:37:00Z">
        <w:del w:id="350" w:author="virginia porter" w:date="2018-05-14T14:20:00Z">
          <w:r w:rsidR="00F12EF0" w:rsidRPr="00117A0A" w:rsidDel="00232C6D">
            <w:rPr>
              <w:sz w:val="24"/>
              <w:szCs w:val="24"/>
            </w:rPr>
            <w:delText>your husband’s</w:delText>
          </w:r>
        </w:del>
      </w:ins>
      <w:del w:id="351" w:author="virginia porter" w:date="2018-05-14T14:20:00Z">
        <w:r w:rsidR="00C80D20" w:rsidRPr="00117A0A" w:rsidDel="00232C6D">
          <w:rPr>
            <w:sz w:val="24"/>
            <w:szCs w:val="24"/>
          </w:rPr>
          <w:delText xml:space="preserve">his family because </w:delText>
        </w:r>
        <w:r w:rsidR="00C46528" w:rsidRPr="00117A0A" w:rsidDel="00232C6D">
          <w:rPr>
            <w:sz w:val="24"/>
            <w:szCs w:val="24"/>
          </w:rPr>
          <w:delText xml:space="preserve">now they are </w:delText>
        </w:r>
        <w:r w:rsidR="00C80D20" w:rsidRPr="00117A0A" w:rsidDel="00232C6D">
          <w:rPr>
            <w:sz w:val="24"/>
            <w:szCs w:val="24"/>
          </w:rPr>
          <w:delText>your family too</w:delText>
        </w:r>
        <w:r w:rsidR="0067043B" w:rsidRPr="00117A0A" w:rsidDel="00232C6D">
          <w:rPr>
            <w:sz w:val="24"/>
            <w:szCs w:val="24"/>
          </w:rPr>
          <w:delText xml:space="preserve"> (Ruth 1:16)</w:delText>
        </w:r>
        <w:r w:rsidR="00C80D20" w:rsidRPr="00117A0A" w:rsidDel="00232C6D">
          <w:rPr>
            <w:sz w:val="24"/>
            <w:szCs w:val="24"/>
          </w:rPr>
          <w:delText>.</w:delText>
        </w:r>
      </w:del>
    </w:p>
    <w:p w14:paraId="0517FC32" w14:textId="128EBA09" w:rsidR="009A72FF" w:rsidRPr="00117A0A" w:rsidDel="00232C6D" w:rsidRDefault="00C80D20" w:rsidP="008B6DFF">
      <w:pPr>
        <w:ind w:firstLine="720"/>
        <w:jc w:val="both"/>
        <w:rPr>
          <w:del w:id="352" w:author="virginia porter" w:date="2018-05-14T14:20:00Z"/>
          <w:bCs/>
          <w:sz w:val="24"/>
          <w:szCs w:val="24"/>
        </w:rPr>
      </w:pPr>
      <w:del w:id="353" w:author="virginia porter" w:date="2018-05-14T14:20:00Z">
        <w:r w:rsidRPr="00117A0A" w:rsidDel="00232C6D">
          <w:rPr>
            <w:bCs/>
            <w:sz w:val="24"/>
            <w:szCs w:val="24"/>
          </w:rPr>
          <w:delText>Now for th</w:delText>
        </w:r>
        <w:r w:rsidR="001726B3" w:rsidRPr="00117A0A" w:rsidDel="00232C6D">
          <w:rPr>
            <w:bCs/>
            <w:sz w:val="24"/>
            <w:szCs w:val="24"/>
          </w:rPr>
          <w:delText>e seven spiritual applications</w:delText>
        </w:r>
        <w:r w:rsidR="002E0714" w:rsidRPr="00117A0A" w:rsidDel="00232C6D">
          <w:rPr>
            <w:bCs/>
            <w:sz w:val="24"/>
            <w:szCs w:val="24"/>
          </w:rPr>
          <w:delText>:</w:delText>
        </w:r>
        <w:r w:rsidR="001726B3" w:rsidRPr="00117A0A" w:rsidDel="00232C6D">
          <w:rPr>
            <w:bCs/>
            <w:sz w:val="24"/>
            <w:szCs w:val="24"/>
          </w:rPr>
          <w:delText xml:space="preserve"> </w:delText>
        </w:r>
      </w:del>
    </w:p>
    <w:p w14:paraId="0432B540" w14:textId="0701BBA7" w:rsidR="002E0714" w:rsidRPr="00117A0A" w:rsidDel="00232C6D" w:rsidRDefault="002E0714">
      <w:pPr>
        <w:pStyle w:val="ListParagraph"/>
        <w:numPr>
          <w:ilvl w:val="0"/>
          <w:numId w:val="51"/>
        </w:numPr>
        <w:ind w:right="720"/>
        <w:jc w:val="both"/>
        <w:rPr>
          <w:del w:id="354" w:author="virginia porter" w:date="2018-05-14T14:20:00Z"/>
          <w:sz w:val="24"/>
          <w:szCs w:val="24"/>
        </w:rPr>
        <w:pPrChange w:id="355" w:author="Cathy McMahen" w:date="2018-04-24T15:25:00Z">
          <w:pPr>
            <w:pStyle w:val="ListParagraph"/>
            <w:numPr>
              <w:numId w:val="51"/>
            </w:numPr>
            <w:ind w:left="1080" w:hanging="360"/>
            <w:jc w:val="both"/>
          </w:pPr>
        </w:pPrChange>
      </w:pPr>
      <w:del w:id="356" w:author="virginia porter" w:date="2018-05-14T14:20:00Z">
        <w:r w:rsidRPr="00117A0A" w:rsidDel="00232C6D">
          <w:rPr>
            <w:bCs/>
            <w:sz w:val="24"/>
            <w:szCs w:val="24"/>
          </w:rPr>
          <w:delText>I</w:delText>
        </w:r>
        <w:r w:rsidR="00B34E14" w:rsidRPr="00117A0A" w:rsidDel="00232C6D">
          <w:rPr>
            <w:bCs/>
            <w:sz w:val="24"/>
            <w:szCs w:val="24"/>
          </w:rPr>
          <w:delText xml:space="preserve">t is </w:delText>
        </w:r>
        <w:r w:rsidRPr="00117A0A" w:rsidDel="00232C6D">
          <w:rPr>
            <w:bCs/>
            <w:sz w:val="24"/>
            <w:szCs w:val="24"/>
          </w:rPr>
          <w:delText>utterly impossible to overestimate</w:delText>
        </w:r>
        <w:r w:rsidR="00B34E14" w:rsidRPr="00117A0A" w:rsidDel="00232C6D">
          <w:rPr>
            <w:bCs/>
            <w:sz w:val="24"/>
            <w:szCs w:val="24"/>
          </w:rPr>
          <w:delText xml:space="preserve"> the</w:delText>
        </w:r>
        <w:r w:rsidR="00900F2C" w:rsidRPr="00117A0A" w:rsidDel="00232C6D">
          <w:rPr>
            <w:sz w:val="24"/>
            <w:szCs w:val="24"/>
          </w:rPr>
          <w:delText xml:space="preserve"> </w:delText>
        </w:r>
        <w:r w:rsidR="00301A4E" w:rsidRPr="00117A0A" w:rsidDel="00232C6D">
          <w:rPr>
            <w:sz w:val="24"/>
            <w:szCs w:val="24"/>
          </w:rPr>
          <w:delText>significance</w:delText>
        </w:r>
        <w:r w:rsidR="00900F2C" w:rsidRPr="00117A0A" w:rsidDel="00232C6D">
          <w:rPr>
            <w:sz w:val="24"/>
            <w:szCs w:val="24"/>
          </w:rPr>
          <w:delText xml:space="preserve"> of </w:delText>
        </w:r>
        <w:r w:rsidR="00B34E14" w:rsidRPr="00117A0A" w:rsidDel="00232C6D">
          <w:rPr>
            <w:sz w:val="24"/>
            <w:szCs w:val="24"/>
          </w:rPr>
          <w:delText xml:space="preserve">the Bible in </w:delText>
        </w:r>
        <w:r w:rsidRPr="00117A0A" w:rsidDel="00232C6D">
          <w:rPr>
            <w:sz w:val="24"/>
            <w:szCs w:val="24"/>
          </w:rPr>
          <w:delText xml:space="preserve">our </w:delText>
        </w:r>
        <w:r w:rsidR="00B34E14" w:rsidRPr="00117A0A" w:rsidDel="00232C6D">
          <w:rPr>
            <w:sz w:val="24"/>
            <w:szCs w:val="24"/>
          </w:rPr>
          <w:delText xml:space="preserve">relationship </w:delText>
        </w:r>
        <w:r w:rsidRPr="00117A0A" w:rsidDel="00232C6D">
          <w:rPr>
            <w:sz w:val="24"/>
            <w:szCs w:val="24"/>
          </w:rPr>
          <w:delText>with Jesus Christ</w:delText>
        </w:r>
      </w:del>
      <w:ins w:id="357" w:author="Cathy McMahen" w:date="2018-04-24T15:26:00Z">
        <w:del w:id="358" w:author="virginia porter" w:date="2018-05-14T14:20:00Z">
          <w:r w:rsidR="00A4374E" w:rsidRPr="00117A0A" w:rsidDel="00232C6D">
            <w:rPr>
              <w:sz w:val="24"/>
              <w:szCs w:val="24"/>
            </w:rPr>
            <w:delText>—the</w:delText>
          </w:r>
        </w:del>
      </w:ins>
      <w:del w:id="359" w:author="virginia porter" w:date="2018-05-14T14:20:00Z">
        <w:r w:rsidRPr="00117A0A" w:rsidDel="00232C6D">
          <w:rPr>
            <w:sz w:val="24"/>
            <w:szCs w:val="24"/>
          </w:rPr>
          <w:delText xml:space="preserve"> – the heavenly Bridegroom.</w:delText>
        </w:r>
      </w:del>
    </w:p>
    <w:p w14:paraId="28601CBC" w14:textId="10139621" w:rsidR="00BC440E" w:rsidRPr="00117A0A" w:rsidDel="00232C6D" w:rsidRDefault="002E0714">
      <w:pPr>
        <w:pStyle w:val="ListParagraph"/>
        <w:numPr>
          <w:ilvl w:val="0"/>
          <w:numId w:val="51"/>
        </w:numPr>
        <w:ind w:right="720"/>
        <w:jc w:val="both"/>
        <w:rPr>
          <w:del w:id="360" w:author="virginia porter" w:date="2018-05-14T14:20:00Z"/>
          <w:sz w:val="24"/>
          <w:szCs w:val="24"/>
        </w:rPr>
        <w:pPrChange w:id="361" w:author="Cathy McMahen" w:date="2018-04-24T15:25:00Z">
          <w:pPr>
            <w:pStyle w:val="ListParagraph"/>
            <w:numPr>
              <w:numId w:val="51"/>
            </w:numPr>
            <w:ind w:left="1080" w:hanging="360"/>
            <w:jc w:val="both"/>
          </w:pPr>
        </w:pPrChange>
      </w:pPr>
      <w:del w:id="362" w:author="virginia porter" w:date="2018-05-14T14:20:00Z">
        <w:r w:rsidRPr="00117A0A" w:rsidDel="00232C6D">
          <w:rPr>
            <w:sz w:val="24"/>
            <w:szCs w:val="24"/>
          </w:rPr>
          <w:delText>A</w:delText>
        </w:r>
        <w:r w:rsidR="00B34E14" w:rsidRPr="00117A0A" w:rsidDel="00232C6D">
          <w:rPr>
            <w:sz w:val="24"/>
            <w:szCs w:val="24"/>
          </w:rPr>
          <w:delText xml:space="preserve"> close second</w:delText>
        </w:r>
        <w:r w:rsidRPr="00117A0A" w:rsidDel="00232C6D">
          <w:rPr>
            <w:sz w:val="24"/>
            <w:szCs w:val="24"/>
          </w:rPr>
          <w:delText xml:space="preserve"> is the</w:delText>
        </w:r>
        <w:r w:rsidR="00B34E14" w:rsidRPr="00117A0A" w:rsidDel="00232C6D">
          <w:rPr>
            <w:sz w:val="24"/>
            <w:szCs w:val="24"/>
          </w:rPr>
          <w:delText xml:space="preserve"> importance</w:delText>
        </w:r>
        <w:r w:rsidRPr="00117A0A" w:rsidDel="00232C6D">
          <w:rPr>
            <w:sz w:val="24"/>
            <w:szCs w:val="24"/>
          </w:rPr>
          <w:delText xml:space="preserve"> of prayer</w:delText>
        </w:r>
        <w:r w:rsidR="00B34E14" w:rsidRPr="00117A0A" w:rsidDel="00232C6D">
          <w:rPr>
            <w:sz w:val="24"/>
            <w:szCs w:val="24"/>
          </w:rPr>
          <w:delText xml:space="preserve">. These </w:delText>
        </w:r>
        <w:r w:rsidR="00301A4E" w:rsidRPr="00117A0A" w:rsidDel="00232C6D">
          <w:rPr>
            <w:sz w:val="24"/>
            <w:szCs w:val="24"/>
          </w:rPr>
          <w:delText xml:space="preserve">two </w:delText>
        </w:r>
        <w:r w:rsidR="00B34E14" w:rsidRPr="00117A0A" w:rsidDel="00232C6D">
          <w:rPr>
            <w:sz w:val="24"/>
            <w:szCs w:val="24"/>
          </w:rPr>
          <w:delText>lifelines are the internet connections by which we abide in Christ.</w:delText>
        </w:r>
        <w:r w:rsidR="00301A4E" w:rsidRPr="00117A0A" w:rsidDel="00232C6D">
          <w:rPr>
            <w:sz w:val="24"/>
            <w:szCs w:val="24"/>
          </w:rPr>
          <w:delText xml:space="preserve"> </w:delText>
        </w:r>
      </w:del>
    </w:p>
    <w:p w14:paraId="0A3B32E4" w14:textId="61236D09" w:rsidR="00BC440E" w:rsidRPr="00117A0A" w:rsidDel="00232C6D" w:rsidRDefault="00841E9A">
      <w:pPr>
        <w:pStyle w:val="ListParagraph"/>
        <w:numPr>
          <w:ilvl w:val="0"/>
          <w:numId w:val="51"/>
        </w:numPr>
        <w:ind w:right="720"/>
        <w:jc w:val="both"/>
        <w:rPr>
          <w:del w:id="363" w:author="virginia porter" w:date="2018-05-14T14:20:00Z"/>
          <w:sz w:val="24"/>
          <w:szCs w:val="24"/>
        </w:rPr>
        <w:pPrChange w:id="364" w:author="Cathy McMahen" w:date="2018-04-24T15:25:00Z">
          <w:pPr>
            <w:pStyle w:val="ListParagraph"/>
            <w:numPr>
              <w:numId w:val="51"/>
            </w:numPr>
            <w:ind w:left="1080" w:hanging="360"/>
            <w:jc w:val="both"/>
          </w:pPr>
        </w:pPrChange>
      </w:pPr>
      <w:del w:id="365" w:author="virginia porter" w:date="2018-05-14T14:20:00Z">
        <w:r w:rsidRPr="00117A0A" w:rsidDel="00232C6D">
          <w:rPr>
            <w:sz w:val="24"/>
            <w:szCs w:val="24"/>
          </w:rPr>
          <w:delText>W</w:delText>
        </w:r>
        <w:r w:rsidR="00301A4E" w:rsidRPr="00117A0A" w:rsidDel="00232C6D">
          <w:rPr>
            <w:sz w:val="24"/>
            <w:szCs w:val="24"/>
          </w:rPr>
          <w:delText xml:space="preserve">hen we become the bride of Christ, we are a new creation, therefore, we have a whole new identity. </w:delText>
        </w:r>
      </w:del>
    </w:p>
    <w:p w14:paraId="1C1BF919" w14:textId="6FE33919" w:rsidR="00BC440E" w:rsidRPr="00117A0A" w:rsidDel="00232C6D" w:rsidRDefault="002E0714">
      <w:pPr>
        <w:pStyle w:val="ListParagraph"/>
        <w:numPr>
          <w:ilvl w:val="0"/>
          <w:numId w:val="51"/>
        </w:numPr>
        <w:ind w:right="720"/>
        <w:jc w:val="both"/>
        <w:rPr>
          <w:del w:id="366" w:author="virginia porter" w:date="2018-05-14T14:20:00Z"/>
          <w:sz w:val="24"/>
          <w:szCs w:val="24"/>
        </w:rPr>
        <w:pPrChange w:id="367" w:author="Cathy McMahen" w:date="2018-04-24T15:25:00Z">
          <w:pPr>
            <w:pStyle w:val="ListParagraph"/>
            <w:numPr>
              <w:numId w:val="51"/>
            </w:numPr>
            <w:ind w:left="1080" w:hanging="360"/>
            <w:jc w:val="both"/>
          </w:pPr>
        </w:pPrChange>
      </w:pPr>
      <w:del w:id="368" w:author="virginia porter" w:date="2018-05-14T14:20:00Z">
        <w:r w:rsidRPr="00117A0A" w:rsidDel="00232C6D">
          <w:rPr>
            <w:sz w:val="24"/>
            <w:szCs w:val="24"/>
          </w:rPr>
          <w:delText xml:space="preserve">While </w:delText>
        </w:r>
        <w:r w:rsidR="00301A4E" w:rsidRPr="00117A0A" w:rsidDel="00232C6D">
          <w:rPr>
            <w:sz w:val="24"/>
            <w:szCs w:val="24"/>
          </w:rPr>
          <w:delText xml:space="preserve">we </w:delText>
        </w:r>
        <w:r w:rsidR="00C46528" w:rsidRPr="00117A0A" w:rsidDel="00232C6D">
          <w:rPr>
            <w:sz w:val="24"/>
            <w:szCs w:val="24"/>
          </w:rPr>
          <w:delText xml:space="preserve">were </w:delText>
        </w:r>
        <w:r w:rsidRPr="00117A0A" w:rsidDel="00232C6D">
          <w:rPr>
            <w:sz w:val="24"/>
            <w:szCs w:val="24"/>
          </w:rPr>
          <w:delText xml:space="preserve">once </w:delText>
        </w:r>
        <w:r w:rsidR="00301A4E" w:rsidRPr="00117A0A" w:rsidDel="00232C6D">
          <w:rPr>
            <w:sz w:val="24"/>
            <w:szCs w:val="24"/>
          </w:rPr>
          <w:delText>separated from</w:delText>
        </w:r>
        <w:r w:rsidR="00900F2C" w:rsidRPr="00117A0A" w:rsidDel="00232C6D">
          <w:rPr>
            <w:sz w:val="24"/>
            <w:szCs w:val="24"/>
          </w:rPr>
          <w:delText xml:space="preserve"> God</w:delText>
        </w:r>
      </w:del>
      <w:ins w:id="369" w:author="Cathy McMahen" w:date="2018-04-24T15:26:00Z">
        <w:del w:id="370" w:author="virginia porter" w:date="2018-05-14T14:20:00Z">
          <w:r w:rsidR="00A4374E" w:rsidRPr="00117A0A" w:rsidDel="00232C6D">
            <w:rPr>
              <w:sz w:val="24"/>
              <w:szCs w:val="24"/>
            </w:rPr>
            <w:delText>,</w:delText>
          </w:r>
        </w:del>
      </w:ins>
      <w:del w:id="371" w:author="virginia porter" w:date="2018-05-14T14:20:00Z">
        <w:r w:rsidR="00C46528" w:rsidRPr="00117A0A" w:rsidDel="00232C6D">
          <w:rPr>
            <w:sz w:val="24"/>
            <w:szCs w:val="24"/>
          </w:rPr>
          <w:delText xml:space="preserve"> the Father</w:delText>
        </w:r>
        <w:r w:rsidR="00301A4E" w:rsidRPr="00117A0A" w:rsidDel="00232C6D">
          <w:rPr>
            <w:sz w:val="24"/>
            <w:szCs w:val="24"/>
          </w:rPr>
          <w:delText xml:space="preserve">; </w:delText>
        </w:r>
        <w:r w:rsidR="00343AF7" w:rsidRPr="00117A0A" w:rsidDel="00232C6D">
          <w:rPr>
            <w:sz w:val="24"/>
            <w:szCs w:val="24"/>
          </w:rPr>
          <w:delText>n</w:delText>
        </w:r>
        <w:r w:rsidR="00933DE6" w:rsidRPr="00117A0A" w:rsidDel="00232C6D">
          <w:rPr>
            <w:sz w:val="24"/>
            <w:szCs w:val="24"/>
          </w:rPr>
          <w:delText xml:space="preserve">ow, </w:delText>
        </w:r>
        <w:r w:rsidR="00C46528" w:rsidRPr="00117A0A" w:rsidDel="00232C6D">
          <w:rPr>
            <w:sz w:val="24"/>
            <w:szCs w:val="24"/>
          </w:rPr>
          <w:delText>in Christ,</w:delText>
        </w:r>
        <w:r w:rsidR="00301A4E" w:rsidRPr="00117A0A" w:rsidDel="00232C6D">
          <w:rPr>
            <w:sz w:val="24"/>
            <w:szCs w:val="24"/>
          </w:rPr>
          <w:delText xml:space="preserve"> </w:delText>
        </w:r>
        <w:r w:rsidR="00C46528" w:rsidRPr="00117A0A" w:rsidDel="00232C6D">
          <w:rPr>
            <w:sz w:val="24"/>
            <w:szCs w:val="24"/>
          </w:rPr>
          <w:delText>He</w:delText>
        </w:r>
        <w:r w:rsidR="00301A4E" w:rsidRPr="00117A0A" w:rsidDel="00232C6D">
          <w:rPr>
            <w:sz w:val="24"/>
            <w:szCs w:val="24"/>
          </w:rPr>
          <w:delText xml:space="preserve"> is our</w:delText>
        </w:r>
        <w:r w:rsidR="00900F2C" w:rsidRPr="00117A0A" w:rsidDel="00232C6D">
          <w:rPr>
            <w:sz w:val="24"/>
            <w:szCs w:val="24"/>
          </w:rPr>
          <w:delText xml:space="preserve"> Daddy</w:delText>
        </w:r>
        <w:r w:rsidR="009D5F9B" w:rsidRPr="00117A0A" w:rsidDel="00232C6D">
          <w:rPr>
            <w:sz w:val="24"/>
            <w:szCs w:val="24"/>
          </w:rPr>
          <w:delText xml:space="preserve">. </w:delText>
        </w:r>
        <w:r w:rsidR="00841E9A" w:rsidRPr="00117A0A" w:rsidDel="00232C6D">
          <w:rPr>
            <w:sz w:val="24"/>
            <w:szCs w:val="24"/>
          </w:rPr>
          <w:delText>Therefore, we can</w:delText>
        </w:r>
        <w:r w:rsidR="009D5F9B" w:rsidRPr="00117A0A" w:rsidDel="00232C6D">
          <w:rPr>
            <w:sz w:val="24"/>
            <w:szCs w:val="24"/>
          </w:rPr>
          <w:delText xml:space="preserve"> approach Him as such. </w:delText>
        </w:r>
      </w:del>
    </w:p>
    <w:p w14:paraId="782FE442" w14:textId="19CC3BD6" w:rsidR="00BC440E" w:rsidRPr="00117A0A" w:rsidDel="00232C6D" w:rsidRDefault="009D5F9B">
      <w:pPr>
        <w:pStyle w:val="ListParagraph"/>
        <w:numPr>
          <w:ilvl w:val="0"/>
          <w:numId w:val="51"/>
        </w:numPr>
        <w:ind w:right="720"/>
        <w:jc w:val="both"/>
        <w:rPr>
          <w:del w:id="372" w:author="virginia porter" w:date="2018-05-14T14:20:00Z"/>
          <w:sz w:val="24"/>
          <w:szCs w:val="24"/>
        </w:rPr>
        <w:pPrChange w:id="373" w:author="Cathy McMahen" w:date="2018-04-24T15:25:00Z">
          <w:pPr>
            <w:pStyle w:val="ListParagraph"/>
            <w:numPr>
              <w:numId w:val="51"/>
            </w:numPr>
            <w:ind w:left="1080" w:hanging="360"/>
            <w:jc w:val="both"/>
          </w:pPr>
        </w:pPrChange>
      </w:pPr>
      <w:del w:id="374" w:author="virginia porter" w:date="2018-05-14T14:20:00Z">
        <w:r w:rsidRPr="00117A0A" w:rsidDel="00232C6D">
          <w:rPr>
            <w:sz w:val="24"/>
            <w:szCs w:val="24"/>
          </w:rPr>
          <w:delText xml:space="preserve">The fifth thing we are going to learn in this study is who Jesus really is. Therefore, we will become His students, or disciples. </w:delText>
        </w:r>
      </w:del>
    </w:p>
    <w:p w14:paraId="6054B04F" w14:textId="22400C80" w:rsidR="00BC440E" w:rsidRPr="00117A0A" w:rsidDel="00232C6D" w:rsidRDefault="009D5F9B">
      <w:pPr>
        <w:pStyle w:val="ListParagraph"/>
        <w:numPr>
          <w:ilvl w:val="0"/>
          <w:numId w:val="51"/>
        </w:numPr>
        <w:ind w:right="720"/>
        <w:jc w:val="both"/>
        <w:rPr>
          <w:del w:id="375" w:author="virginia porter" w:date="2018-05-14T14:20:00Z"/>
          <w:sz w:val="24"/>
          <w:szCs w:val="24"/>
        </w:rPr>
        <w:pPrChange w:id="376" w:author="Cathy McMahen" w:date="2018-04-24T15:25:00Z">
          <w:pPr>
            <w:pStyle w:val="ListParagraph"/>
            <w:numPr>
              <w:numId w:val="51"/>
            </w:numPr>
            <w:ind w:left="1080" w:hanging="360"/>
            <w:jc w:val="both"/>
          </w:pPr>
        </w:pPrChange>
      </w:pPr>
      <w:del w:id="377" w:author="virginia porter" w:date="2018-05-14T14:20:00Z">
        <w:r w:rsidRPr="00117A0A" w:rsidDel="00232C6D">
          <w:rPr>
            <w:sz w:val="24"/>
            <w:szCs w:val="24"/>
          </w:rPr>
          <w:delText>Following our study of Jesus, we will meet the third person of the Trinity</w:delText>
        </w:r>
      </w:del>
      <w:ins w:id="378" w:author="Cathy McMahen" w:date="2018-04-24T15:27:00Z">
        <w:del w:id="379" w:author="virginia porter" w:date="2018-05-14T14:20:00Z">
          <w:r w:rsidR="00A4374E" w:rsidRPr="00117A0A" w:rsidDel="00232C6D">
            <w:rPr>
              <w:sz w:val="24"/>
              <w:szCs w:val="24"/>
            </w:rPr>
            <w:delText xml:space="preserve">—God </w:delText>
          </w:r>
        </w:del>
      </w:ins>
      <w:del w:id="380" w:author="virginia porter" w:date="2018-05-14T14:20:00Z">
        <w:r w:rsidRPr="00117A0A" w:rsidDel="00232C6D">
          <w:rPr>
            <w:sz w:val="24"/>
            <w:szCs w:val="24"/>
          </w:rPr>
          <w:delText xml:space="preserve">-God the Holy </w:delText>
        </w:r>
        <w:r w:rsidR="00064EC8" w:rsidRPr="00117A0A" w:rsidDel="00232C6D">
          <w:rPr>
            <w:sz w:val="24"/>
            <w:szCs w:val="24"/>
          </w:rPr>
          <w:delText>S</w:delText>
        </w:r>
        <w:r w:rsidRPr="00117A0A" w:rsidDel="00232C6D">
          <w:rPr>
            <w:sz w:val="24"/>
            <w:szCs w:val="24"/>
          </w:rPr>
          <w:delText>pirit and comprehend His r</w:delText>
        </w:r>
        <w:r w:rsidR="00900F2C" w:rsidRPr="00117A0A" w:rsidDel="00232C6D">
          <w:rPr>
            <w:sz w:val="24"/>
            <w:szCs w:val="24"/>
          </w:rPr>
          <w:delText xml:space="preserve">ole </w:delText>
        </w:r>
        <w:r w:rsidRPr="00117A0A" w:rsidDel="00232C6D">
          <w:rPr>
            <w:sz w:val="24"/>
            <w:szCs w:val="24"/>
          </w:rPr>
          <w:delText xml:space="preserve">as </w:delText>
        </w:r>
        <w:r w:rsidR="00900F2C" w:rsidRPr="00117A0A" w:rsidDel="00232C6D">
          <w:rPr>
            <w:sz w:val="24"/>
            <w:szCs w:val="24"/>
          </w:rPr>
          <w:delText xml:space="preserve">our </w:delText>
        </w:r>
        <w:r w:rsidRPr="00117A0A" w:rsidDel="00232C6D">
          <w:rPr>
            <w:sz w:val="24"/>
            <w:szCs w:val="24"/>
          </w:rPr>
          <w:delText xml:space="preserve">teacher and </w:delText>
        </w:r>
        <w:r w:rsidR="00900F2C" w:rsidRPr="00117A0A" w:rsidDel="00232C6D">
          <w:rPr>
            <w:sz w:val="24"/>
            <w:szCs w:val="24"/>
          </w:rPr>
          <w:delText>helper</w:delText>
        </w:r>
        <w:r w:rsidRPr="00117A0A" w:rsidDel="00232C6D">
          <w:rPr>
            <w:sz w:val="24"/>
            <w:szCs w:val="24"/>
          </w:rPr>
          <w:delText>.</w:delText>
        </w:r>
      </w:del>
    </w:p>
    <w:p w14:paraId="2BFCBC1D" w14:textId="5DEC77AB" w:rsidR="009D5F9B" w:rsidRPr="00117A0A" w:rsidDel="00232C6D" w:rsidRDefault="00841E9A">
      <w:pPr>
        <w:pStyle w:val="ListParagraph"/>
        <w:numPr>
          <w:ilvl w:val="0"/>
          <w:numId w:val="51"/>
        </w:numPr>
        <w:ind w:right="720"/>
        <w:jc w:val="both"/>
        <w:rPr>
          <w:del w:id="381" w:author="virginia porter" w:date="2018-05-14T14:20:00Z"/>
          <w:sz w:val="24"/>
          <w:szCs w:val="24"/>
        </w:rPr>
        <w:pPrChange w:id="382" w:author="Cathy McMahen" w:date="2018-04-24T15:25:00Z">
          <w:pPr>
            <w:pStyle w:val="ListParagraph"/>
            <w:numPr>
              <w:numId w:val="51"/>
            </w:numPr>
            <w:ind w:left="1080" w:hanging="360"/>
            <w:jc w:val="both"/>
          </w:pPr>
        </w:pPrChange>
      </w:pPr>
      <w:del w:id="383" w:author="virginia porter" w:date="2018-05-14T14:20:00Z">
        <w:r w:rsidRPr="00117A0A" w:rsidDel="00232C6D">
          <w:rPr>
            <w:sz w:val="24"/>
            <w:szCs w:val="24"/>
          </w:rPr>
          <w:delText>F</w:delText>
        </w:r>
        <w:r w:rsidR="009D5F9B" w:rsidRPr="00117A0A" w:rsidDel="00232C6D">
          <w:rPr>
            <w:sz w:val="24"/>
            <w:szCs w:val="24"/>
          </w:rPr>
          <w:delText>inally,</w:delText>
        </w:r>
        <w:r w:rsidR="00900F2C" w:rsidRPr="00117A0A" w:rsidDel="00232C6D">
          <w:rPr>
            <w:sz w:val="24"/>
            <w:szCs w:val="24"/>
          </w:rPr>
          <w:delText xml:space="preserve"> </w:delText>
        </w:r>
        <w:r w:rsidR="009D5F9B" w:rsidRPr="00117A0A" w:rsidDel="00232C6D">
          <w:rPr>
            <w:sz w:val="24"/>
            <w:szCs w:val="24"/>
          </w:rPr>
          <w:delText>we will end this study by learning to e</w:delText>
        </w:r>
        <w:r w:rsidR="00900F2C" w:rsidRPr="00117A0A" w:rsidDel="00232C6D">
          <w:rPr>
            <w:sz w:val="24"/>
            <w:szCs w:val="24"/>
          </w:rPr>
          <w:delText xml:space="preserve">mbracing our new family in Christ.  </w:delText>
        </w:r>
      </w:del>
    </w:p>
    <w:p w14:paraId="19C97037" w14:textId="003ABEB0" w:rsidR="00DE1241" w:rsidRPr="00117A0A" w:rsidDel="00232C6D" w:rsidRDefault="0059267B" w:rsidP="008B6DFF">
      <w:pPr>
        <w:ind w:firstLine="720"/>
        <w:jc w:val="both"/>
        <w:rPr>
          <w:del w:id="384" w:author="virginia porter" w:date="2018-05-14T14:20:00Z"/>
          <w:bCs/>
          <w:sz w:val="24"/>
          <w:szCs w:val="24"/>
        </w:rPr>
      </w:pPr>
      <w:del w:id="385" w:author="virginia porter" w:date="2018-05-14T14:20:00Z">
        <w:r w:rsidRPr="00117A0A" w:rsidDel="00232C6D">
          <w:rPr>
            <w:sz w:val="24"/>
            <w:szCs w:val="24"/>
          </w:rPr>
          <w:delText>Perhaps</w:delText>
        </w:r>
        <w:r w:rsidR="004D04F7" w:rsidRPr="00117A0A" w:rsidDel="00232C6D">
          <w:rPr>
            <w:sz w:val="24"/>
            <w:szCs w:val="24"/>
          </w:rPr>
          <w:delText>,</w:delText>
        </w:r>
        <w:r w:rsidRPr="00117A0A" w:rsidDel="00232C6D">
          <w:rPr>
            <w:sz w:val="24"/>
            <w:szCs w:val="24"/>
          </w:rPr>
          <w:delText xml:space="preserve"> you have just met the Lord Jesus</w:delText>
        </w:r>
        <w:r w:rsidR="004D04F7" w:rsidRPr="00117A0A" w:rsidDel="00232C6D">
          <w:rPr>
            <w:sz w:val="24"/>
            <w:szCs w:val="24"/>
          </w:rPr>
          <w:delText>, o</w:delText>
        </w:r>
        <w:r w:rsidRPr="00117A0A" w:rsidDel="00232C6D">
          <w:rPr>
            <w:sz w:val="24"/>
            <w:szCs w:val="24"/>
          </w:rPr>
          <w:delText>r maybe you have been a Christian for years</w:delText>
        </w:r>
        <w:r w:rsidR="004D04F7" w:rsidRPr="00117A0A" w:rsidDel="00232C6D">
          <w:rPr>
            <w:sz w:val="24"/>
            <w:szCs w:val="24"/>
          </w:rPr>
          <w:delText xml:space="preserve">. </w:delText>
        </w:r>
        <w:r w:rsidR="008B6DFF" w:rsidRPr="00117A0A" w:rsidDel="00232C6D">
          <w:rPr>
            <w:sz w:val="24"/>
            <w:szCs w:val="24"/>
          </w:rPr>
          <w:delText>Either</w:delText>
        </w:r>
        <w:r w:rsidR="004D04F7" w:rsidRPr="00117A0A" w:rsidDel="00232C6D">
          <w:rPr>
            <w:sz w:val="24"/>
            <w:szCs w:val="24"/>
          </w:rPr>
          <w:delText xml:space="preserve"> way,</w:delText>
        </w:r>
        <w:r w:rsidR="004D04F7" w:rsidRPr="00117A0A" w:rsidDel="00232C6D">
          <w:rPr>
            <w:bCs/>
            <w:sz w:val="24"/>
            <w:szCs w:val="24"/>
          </w:rPr>
          <w:delText xml:space="preserve"> if you will approach this study with an open mind and heart, you’ll be pleasantly surprised by all the practical</w:delText>
        </w:r>
      </w:del>
      <w:ins w:id="386" w:author="Cathy McMahen" w:date="2018-04-24T15:27:00Z">
        <w:del w:id="387" w:author="virginia porter" w:date="2018-05-14T14:20:00Z">
          <w:r w:rsidR="00A4374E" w:rsidRPr="00117A0A" w:rsidDel="00232C6D">
            <w:rPr>
              <w:bCs/>
              <w:sz w:val="24"/>
              <w:szCs w:val="24"/>
            </w:rPr>
            <w:delText xml:space="preserve"> and</w:delText>
          </w:r>
        </w:del>
      </w:ins>
      <w:del w:id="388" w:author="virginia porter" w:date="2018-05-14T14:20:00Z">
        <w:r w:rsidR="004D04F7" w:rsidRPr="00117A0A" w:rsidDel="00232C6D">
          <w:rPr>
            <w:bCs/>
            <w:sz w:val="24"/>
            <w:szCs w:val="24"/>
          </w:rPr>
          <w:delText xml:space="preserve">, as well as, profound lessons we can learn as we unpack </w:delText>
        </w:r>
        <w:r w:rsidR="00841E9A" w:rsidRPr="00117A0A" w:rsidDel="00232C6D">
          <w:rPr>
            <w:bCs/>
            <w:sz w:val="24"/>
            <w:szCs w:val="24"/>
          </w:rPr>
          <w:delText xml:space="preserve">the </w:delText>
        </w:r>
        <w:r w:rsidR="009D5F9B" w:rsidRPr="00117A0A" w:rsidDel="00232C6D">
          <w:rPr>
            <w:bCs/>
            <w:sz w:val="24"/>
            <w:szCs w:val="24"/>
          </w:rPr>
          <w:delText>treasure</w:delText>
        </w:r>
        <w:r w:rsidR="00841E9A" w:rsidRPr="00117A0A" w:rsidDel="00232C6D">
          <w:rPr>
            <w:bCs/>
            <w:sz w:val="24"/>
            <w:szCs w:val="24"/>
          </w:rPr>
          <w:delText>s in the book of</w:delText>
        </w:r>
        <w:r w:rsidR="008A2C5F" w:rsidRPr="00117A0A" w:rsidDel="00232C6D">
          <w:rPr>
            <w:bCs/>
            <w:sz w:val="24"/>
            <w:szCs w:val="24"/>
          </w:rPr>
          <w:delText xml:space="preserve"> Ephesians</w:delText>
        </w:r>
        <w:r w:rsidR="00841E9A" w:rsidRPr="00117A0A" w:rsidDel="00232C6D">
          <w:rPr>
            <w:bCs/>
            <w:sz w:val="24"/>
            <w:szCs w:val="24"/>
          </w:rPr>
          <w:delText xml:space="preserve"> and embrace them as our own.</w:delText>
        </w:r>
        <w:r w:rsidR="004D04F7" w:rsidRPr="00117A0A" w:rsidDel="00232C6D">
          <w:rPr>
            <w:bCs/>
            <w:sz w:val="24"/>
            <w:szCs w:val="24"/>
          </w:rPr>
          <w:delText xml:space="preserve"> </w:delText>
        </w:r>
      </w:del>
    </w:p>
    <w:p w14:paraId="7F4443A9" w14:textId="24C2966A" w:rsidR="001177B7" w:rsidDel="00EF3411" w:rsidRDefault="001177B7" w:rsidP="008B6DFF">
      <w:pPr>
        <w:ind w:firstLine="720"/>
        <w:jc w:val="both"/>
        <w:rPr>
          <w:del w:id="389" w:author="virginia porter" w:date="2019-01-09T16:02:00Z"/>
          <w:bCs/>
          <w:sz w:val="24"/>
          <w:szCs w:val="24"/>
        </w:rPr>
      </w:pPr>
    </w:p>
    <w:p w14:paraId="12A5C270" w14:textId="58111E66" w:rsidR="00026353" w:rsidDel="00EF3411" w:rsidRDefault="00026353" w:rsidP="008B6DFF">
      <w:pPr>
        <w:ind w:firstLine="720"/>
        <w:jc w:val="both"/>
        <w:rPr>
          <w:del w:id="390" w:author="virginia porter" w:date="2019-01-09T16:02:00Z"/>
          <w:bCs/>
          <w:sz w:val="24"/>
          <w:szCs w:val="24"/>
        </w:rPr>
      </w:pPr>
    </w:p>
    <w:p w14:paraId="7C210FDC" w14:textId="68B224E0" w:rsidR="00026353" w:rsidDel="00232C6D" w:rsidRDefault="00026353" w:rsidP="008B6DFF">
      <w:pPr>
        <w:ind w:firstLine="720"/>
        <w:jc w:val="both"/>
        <w:rPr>
          <w:del w:id="391" w:author="virginia porter" w:date="2018-05-14T14:20:00Z"/>
          <w:bCs/>
          <w:sz w:val="24"/>
          <w:szCs w:val="24"/>
        </w:rPr>
      </w:pPr>
    </w:p>
    <w:p w14:paraId="1B6A6E93" w14:textId="153D9566" w:rsidR="00026353" w:rsidDel="00232C6D" w:rsidRDefault="00026353" w:rsidP="008B6DFF">
      <w:pPr>
        <w:ind w:firstLine="720"/>
        <w:jc w:val="both"/>
        <w:rPr>
          <w:del w:id="392" w:author="virginia porter" w:date="2018-05-14T14:20:00Z"/>
          <w:bCs/>
          <w:sz w:val="24"/>
          <w:szCs w:val="24"/>
        </w:rPr>
      </w:pPr>
    </w:p>
    <w:p w14:paraId="5D20B66C" w14:textId="23C80A3F" w:rsidR="00026353" w:rsidDel="00EF3411" w:rsidRDefault="00026353" w:rsidP="008B6DFF">
      <w:pPr>
        <w:ind w:firstLine="720"/>
        <w:jc w:val="both"/>
        <w:rPr>
          <w:del w:id="393" w:author="virginia porter" w:date="2019-01-09T16:02:00Z"/>
          <w:bCs/>
          <w:sz w:val="24"/>
          <w:szCs w:val="24"/>
        </w:rPr>
      </w:pPr>
    </w:p>
    <w:p w14:paraId="4B032FD7" w14:textId="77777777" w:rsidR="00282A0E" w:rsidRPr="00F73E64" w:rsidRDefault="00F73E64" w:rsidP="00DE04E4">
      <w:pPr>
        <w:spacing w:after="0"/>
        <w:jc w:val="center"/>
        <w:rPr>
          <w:rFonts w:ascii="Edwardian Script ITC" w:hAnsi="Edwardian Script ITC" w:cs="Vijaya"/>
          <w:b/>
          <w:sz w:val="72"/>
          <w:szCs w:val="72"/>
        </w:rPr>
      </w:pPr>
      <w:r>
        <w:rPr>
          <w:rFonts w:ascii="Edwardian Script ITC" w:hAnsi="Edwardian Script ITC" w:cs="Vijaya"/>
          <w:b/>
          <w:sz w:val="72"/>
          <w:szCs w:val="72"/>
        </w:rPr>
        <w:t xml:space="preserve">How to </w:t>
      </w:r>
      <w:r w:rsidR="00E21068" w:rsidRPr="00F73E64">
        <w:rPr>
          <w:rFonts w:ascii="Edwardian Script ITC" w:hAnsi="Edwardian Script ITC" w:cs="Vijaya"/>
          <w:b/>
          <w:sz w:val="72"/>
          <w:szCs w:val="72"/>
        </w:rPr>
        <w:t xml:space="preserve">Use This Book </w:t>
      </w:r>
    </w:p>
    <w:p w14:paraId="544F2671" w14:textId="6F76C93A" w:rsidR="00E21068" w:rsidRDefault="008A2C5F" w:rsidP="00E21068">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Here </w:t>
      </w:r>
      <w:ins w:id="394" w:author="Cathy McMahen" w:date="2018-04-24T15:28:00Z">
        <w:r w:rsidR="000F5F44">
          <w:rPr>
            <w:rFonts w:asciiTheme="minorHAnsi" w:eastAsiaTheme="minorEastAsia" w:hAnsiTheme="minorHAnsi" w:cstheme="minorBidi"/>
          </w:rPr>
          <w:t>are a few</w:t>
        </w:r>
      </w:ins>
      <w:del w:id="395" w:author="Cathy McMahen" w:date="2018-04-24T15:28:00Z">
        <w:r w:rsidDel="000F5F44">
          <w:rPr>
            <w:rFonts w:asciiTheme="minorHAnsi" w:eastAsiaTheme="minorEastAsia" w:hAnsiTheme="minorHAnsi" w:cstheme="minorBidi"/>
          </w:rPr>
          <w:delText>is just a bit of</w:delText>
        </w:r>
      </w:del>
      <w:r>
        <w:rPr>
          <w:rFonts w:asciiTheme="minorHAnsi" w:eastAsiaTheme="minorEastAsia" w:hAnsiTheme="minorHAnsi" w:cstheme="minorBidi"/>
        </w:rPr>
        <w:t xml:space="preserve"> instructions before we begin. While it is helpful if you have complete</w:t>
      </w:r>
      <w:ins w:id="396" w:author="Cathy McMahen" w:date="2018-04-24T15:29:00Z">
        <w:r w:rsidR="0055299F">
          <w:rPr>
            <w:rFonts w:asciiTheme="minorHAnsi" w:eastAsiaTheme="minorEastAsia" w:hAnsiTheme="minorHAnsi" w:cstheme="minorBidi"/>
          </w:rPr>
          <w:t xml:space="preserve">d the first book in this series, </w:t>
        </w:r>
        <w:r w:rsidR="0055299F" w:rsidRPr="0055299F">
          <w:rPr>
            <w:rFonts w:asciiTheme="minorHAnsi" w:eastAsiaTheme="minorEastAsia" w:hAnsiTheme="minorHAnsi" w:cstheme="minorBidi"/>
            <w:i/>
            <w:rPrChange w:id="397" w:author="Cathy McMahen" w:date="2018-04-24T15:29:00Z">
              <w:rPr>
                <w:rFonts w:asciiTheme="minorHAnsi" w:eastAsiaTheme="minorEastAsia" w:hAnsiTheme="minorHAnsi" w:cstheme="minorBidi"/>
              </w:rPr>
            </w:rPrChange>
          </w:rPr>
          <w:t>Spiritual Matchmaking</w:t>
        </w:r>
        <w:r w:rsidR="0055299F">
          <w:rPr>
            <w:rFonts w:asciiTheme="minorHAnsi" w:eastAsiaTheme="minorEastAsia" w:hAnsiTheme="minorHAnsi" w:cstheme="minorBidi"/>
          </w:rPr>
          <w:t xml:space="preserve">, </w:t>
        </w:r>
      </w:ins>
      <w:del w:id="398" w:author="Cathy McMahen" w:date="2018-04-24T15:29:00Z">
        <w:r w:rsidDel="0055299F">
          <w:rPr>
            <w:rFonts w:asciiTheme="minorHAnsi" w:eastAsiaTheme="minorEastAsia" w:hAnsiTheme="minorHAnsi" w:cstheme="minorBidi"/>
          </w:rPr>
          <w:delText xml:space="preserve">d book number one, </w:delText>
        </w:r>
      </w:del>
      <w:r>
        <w:rPr>
          <w:rFonts w:asciiTheme="minorHAnsi" w:eastAsiaTheme="minorEastAsia" w:hAnsiTheme="minorHAnsi" w:cstheme="minorBidi"/>
        </w:rPr>
        <w:t xml:space="preserve">it is not required. </w:t>
      </w:r>
      <w:r w:rsidR="003A176B">
        <w:rPr>
          <w:rFonts w:asciiTheme="minorHAnsi" w:eastAsiaTheme="minorEastAsia" w:hAnsiTheme="minorHAnsi" w:cstheme="minorBidi"/>
        </w:rPr>
        <w:t xml:space="preserve">Ultimately, the goal of </w:t>
      </w:r>
      <w:r w:rsidR="00997113">
        <w:rPr>
          <w:rFonts w:asciiTheme="minorHAnsi" w:eastAsiaTheme="minorEastAsia" w:hAnsiTheme="minorHAnsi" w:cstheme="minorBidi"/>
        </w:rPr>
        <w:t xml:space="preserve">this </w:t>
      </w:r>
      <w:r w:rsidR="003A176B">
        <w:rPr>
          <w:rFonts w:asciiTheme="minorHAnsi" w:eastAsiaTheme="minorEastAsia" w:hAnsiTheme="minorHAnsi" w:cstheme="minorBidi"/>
        </w:rPr>
        <w:t xml:space="preserve">Bible study is not knowledge. It’s knowing God intimately and becoming His disciple. </w:t>
      </w:r>
      <w:r w:rsidR="00F73E64">
        <w:rPr>
          <w:rFonts w:asciiTheme="minorHAnsi" w:eastAsiaTheme="minorEastAsia" w:hAnsiTheme="minorHAnsi" w:cstheme="minorBidi"/>
        </w:rPr>
        <w:t>So, you need a Bible</w:t>
      </w:r>
      <w:r w:rsidR="00AB180F">
        <w:rPr>
          <w:rFonts w:asciiTheme="minorHAnsi" w:eastAsiaTheme="minorEastAsia" w:hAnsiTheme="minorHAnsi" w:cstheme="minorBidi"/>
        </w:rPr>
        <w:t>,</w:t>
      </w:r>
      <w:r w:rsidR="00F73E64">
        <w:rPr>
          <w:rFonts w:asciiTheme="minorHAnsi" w:eastAsiaTheme="minorEastAsia" w:hAnsiTheme="minorHAnsi" w:cstheme="minorBidi"/>
        </w:rPr>
        <w:t xml:space="preserve"> or at least a Bible app such as Bible.is</w:t>
      </w:r>
      <w:r w:rsidR="00E41CE1">
        <w:rPr>
          <w:rFonts w:asciiTheme="minorHAnsi" w:eastAsiaTheme="minorEastAsia" w:hAnsiTheme="minorHAnsi" w:cstheme="minorBidi"/>
        </w:rPr>
        <w:t xml:space="preserve"> or </w:t>
      </w:r>
      <w:del w:id="399" w:author="Cathy McMahen" w:date="2018-04-30T00:40:00Z">
        <w:r w:rsidR="00E41CE1" w:rsidDel="00F12EF0">
          <w:rPr>
            <w:rFonts w:asciiTheme="minorHAnsi" w:eastAsiaTheme="minorEastAsia" w:hAnsiTheme="minorHAnsi" w:cstheme="minorBidi"/>
          </w:rPr>
          <w:delText>the</w:delText>
        </w:r>
      </w:del>
      <w:r w:rsidR="00E41CE1">
        <w:rPr>
          <w:rFonts w:asciiTheme="minorHAnsi" w:eastAsiaTheme="minorEastAsia" w:hAnsiTheme="minorHAnsi" w:cstheme="minorBidi"/>
        </w:rPr>
        <w:t xml:space="preserve"> </w:t>
      </w:r>
      <w:r w:rsidR="009222D5">
        <w:rPr>
          <w:rFonts w:asciiTheme="minorHAnsi" w:eastAsiaTheme="minorEastAsia" w:hAnsiTheme="minorHAnsi" w:cstheme="minorBidi"/>
        </w:rPr>
        <w:t>Bible.org.</w:t>
      </w:r>
      <w:r w:rsidR="00F73E64">
        <w:rPr>
          <w:rFonts w:asciiTheme="minorHAnsi" w:eastAsiaTheme="minorEastAsia" w:hAnsiTheme="minorHAnsi" w:cstheme="minorBidi"/>
        </w:rPr>
        <w:t xml:space="preserve"> </w:t>
      </w:r>
      <w:r>
        <w:rPr>
          <w:rFonts w:asciiTheme="minorHAnsi" w:eastAsiaTheme="minorEastAsia" w:hAnsiTheme="minorHAnsi" w:cstheme="minorBidi"/>
        </w:rPr>
        <w:t>The important thing is that you p</w:t>
      </w:r>
      <w:r w:rsidR="00AB180F">
        <w:rPr>
          <w:rFonts w:asciiTheme="minorHAnsi" w:eastAsiaTheme="minorEastAsia" w:hAnsiTheme="minorHAnsi" w:cstheme="minorBidi"/>
        </w:rPr>
        <w:t xml:space="preserve">ick </w:t>
      </w:r>
      <w:ins w:id="400" w:author="Cathy McMahen" w:date="2018-04-30T00:40:00Z">
        <w:r w:rsidR="00F12EF0">
          <w:rPr>
            <w:rFonts w:asciiTheme="minorHAnsi" w:eastAsiaTheme="minorEastAsia" w:hAnsiTheme="minorHAnsi" w:cstheme="minorBidi"/>
          </w:rPr>
          <w:t>the</w:t>
        </w:r>
      </w:ins>
      <w:del w:id="401" w:author="Cathy McMahen" w:date="2018-04-30T00:40:00Z">
        <w:r w:rsidR="00AB180F" w:rsidDel="00F12EF0">
          <w:rPr>
            <w:rFonts w:asciiTheme="minorHAnsi" w:eastAsiaTheme="minorEastAsia" w:hAnsiTheme="minorHAnsi" w:cstheme="minorBidi"/>
          </w:rPr>
          <w:delText>a</w:delText>
        </w:r>
      </w:del>
      <w:r w:rsidR="00AB180F">
        <w:rPr>
          <w:rFonts w:asciiTheme="minorHAnsi" w:eastAsiaTheme="minorEastAsia" w:hAnsiTheme="minorHAnsi" w:cstheme="minorBidi"/>
        </w:rPr>
        <w:t xml:space="preserve"> translation that is easiest for you to comprehend. </w:t>
      </w:r>
    </w:p>
    <w:p w14:paraId="7B82A6FF" w14:textId="047C052F" w:rsidR="009222D5" w:rsidRPr="0055299F" w:rsidRDefault="00AB180F" w:rsidP="009222D5">
      <w:pPr>
        <w:spacing w:after="0" w:line="336" w:lineRule="atLeast"/>
        <w:ind w:firstLine="720"/>
        <w:jc w:val="both"/>
        <w:rPr>
          <w:rFonts w:asciiTheme="minorHAnsi" w:eastAsia="Times New Roman" w:hAnsiTheme="minorHAnsi" w:cs="Vijaya"/>
          <w:sz w:val="24"/>
          <w:szCs w:val="24"/>
          <w:lang w:val="en"/>
        </w:rPr>
      </w:pPr>
      <w:r w:rsidRPr="0055299F">
        <w:rPr>
          <w:rFonts w:asciiTheme="minorHAnsi" w:eastAsiaTheme="minorEastAsia" w:hAnsiTheme="minorHAnsi" w:cstheme="minorBidi"/>
          <w:sz w:val="24"/>
          <w:szCs w:val="24"/>
          <w:rPrChange w:id="402" w:author="Cathy McMahen" w:date="2018-04-24T15:30:00Z">
            <w:rPr>
              <w:rFonts w:asciiTheme="minorHAnsi" w:eastAsiaTheme="minorEastAsia" w:hAnsiTheme="minorHAnsi" w:cstheme="minorBidi"/>
            </w:rPr>
          </w:rPrChange>
        </w:rPr>
        <w:t>T</w:t>
      </w:r>
      <w:r w:rsidR="00E21068" w:rsidRPr="0055299F">
        <w:rPr>
          <w:rFonts w:asciiTheme="minorHAnsi" w:eastAsiaTheme="minorEastAsia" w:hAnsiTheme="minorHAnsi" w:cstheme="minorBidi"/>
          <w:sz w:val="24"/>
          <w:szCs w:val="24"/>
          <w:rPrChange w:id="403" w:author="Cathy McMahen" w:date="2018-04-24T15:30:00Z">
            <w:rPr>
              <w:rFonts w:asciiTheme="minorHAnsi" w:eastAsiaTheme="minorEastAsia" w:hAnsiTheme="minorHAnsi" w:cstheme="minorBidi"/>
            </w:rPr>
          </w:rPrChange>
        </w:rPr>
        <w:t xml:space="preserve">his study is meant to be done in </w:t>
      </w:r>
      <w:r w:rsidRPr="0055299F">
        <w:rPr>
          <w:rFonts w:asciiTheme="minorHAnsi" w:eastAsiaTheme="minorEastAsia" w:hAnsiTheme="minorHAnsi" w:cstheme="minorBidi"/>
          <w:sz w:val="24"/>
          <w:szCs w:val="24"/>
          <w:rPrChange w:id="404" w:author="Cathy McMahen" w:date="2018-04-24T15:30:00Z">
            <w:rPr>
              <w:rFonts w:asciiTheme="minorHAnsi" w:eastAsiaTheme="minorEastAsia" w:hAnsiTheme="minorHAnsi" w:cstheme="minorBidi"/>
            </w:rPr>
          </w:rPrChange>
        </w:rPr>
        <w:t>small groups of women.</w:t>
      </w:r>
      <w:r w:rsidR="00E21068" w:rsidRPr="0055299F">
        <w:rPr>
          <w:rFonts w:asciiTheme="minorHAnsi" w:eastAsiaTheme="minorEastAsia" w:hAnsiTheme="minorHAnsi" w:cstheme="minorBidi"/>
          <w:sz w:val="24"/>
          <w:szCs w:val="24"/>
          <w:rPrChange w:id="405" w:author="Cathy McMahen" w:date="2018-04-24T15:30:00Z">
            <w:rPr>
              <w:rFonts w:asciiTheme="minorHAnsi" w:eastAsiaTheme="minorEastAsia" w:hAnsiTheme="minorHAnsi" w:cstheme="minorBidi"/>
            </w:rPr>
          </w:rPrChange>
        </w:rPr>
        <w:t xml:space="preserve"> Jesus choose a group of twelve</w:t>
      </w:r>
      <w:ins w:id="406" w:author="Cathy McMahen" w:date="2018-04-30T00:40:00Z">
        <w:r w:rsidR="00F12EF0">
          <w:rPr>
            <w:rFonts w:asciiTheme="minorHAnsi" w:eastAsiaTheme="minorEastAsia" w:hAnsiTheme="minorHAnsi" w:cstheme="minorBidi"/>
            <w:sz w:val="24"/>
            <w:szCs w:val="24"/>
          </w:rPr>
          <w:t>.</w:t>
        </w:r>
      </w:ins>
      <w:del w:id="407" w:author="Cathy McMahen" w:date="2018-04-30T00:40:00Z">
        <w:r w:rsidR="00E21068" w:rsidRPr="0055299F" w:rsidDel="00F12EF0">
          <w:rPr>
            <w:rFonts w:asciiTheme="minorHAnsi" w:eastAsiaTheme="minorEastAsia" w:hAnsiTheme="minorHAnsi" w:cstheme="minorBidi"/>
            <w:sz w:val="24"/>
            <w:szCs w:val="24"/>
            <w:rPrChange w:id="408"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09" w:author="Cathy McMahen" w:date="2018-04-24T15:30:00Z">
            <w:rPr>
              <w:rFonts w:asciiTheme="minorHAnsi" w:eastAsiaTheme="minorEastAsia" w:hAnsiTheme="minorHAnsi" w:cstheme="minorBidi"/>
            </w:rPr>
          </w:rPrChange>
        </w:rPr>
        <w:t xml:space="preserve"> </w:t>
      </w:r>
      <w:ins w:id="410" w:author="Cathy McMahen" w:date="2018-04-30T00:41:00Z">
        <w:r w:rsidR="00F12EF0">
          <w:rPr>
            <w:rFonts w:asciiTheme="minorHAnsi" w:eastAsiaTheme="minorEastAsia" w:hAnsiTheme="minorHAnsi" w:cstheme="minorBidi"/>
            <w:sz w:val="24"/>
            <w:szCs w:val="24"/>
          </w:rPr>
          <w:t>T</w:t>
        </w:r>
      </w:ins>
      <w:del w:id="411" w:author="Cathy McMahen" w:date="2018-04-30T00:41:00Z">
        <w:r w:rsidR="00E21068" w:rsidRPr="0055299F" w:rsidDel="00F12EF0">
          <w:rPr>
            <w:rFonts w:asciiTheme="minorHAnsi" w:eastAsiaTheme="minorEastAsia" w:hAnsiTheme="minorHAnsi" w:cstheme="minorBidi"/>
            <w:sz w:val="24"/>
            <w:szCs w:val="24"/>
            <w:rPrChange w:id="412" w:author="Cathy McMahen" w:date="2018-04-24T15:30:00Z">
              <w:rPr>
                <w:rFonts w:asciiTheme="minorHAnsi" w:eastAsiaTheme="minorEastAsia" w:hAnsiTheme="minorHAnsi" w:cstheme="minorBidi"/>
              </w:rPr>
            </w:rPrChange>
          </w:rPr>
          <w:delText>t</w:delText>
        </w:r>
      </w:del>
      <w:r w:rsidR="00E21068" w:rsidRPr="0055299F">
        <w:rPr>
          <w:rFonts w:asciiTheme="minorHAnsi" w:eastAsiaTheme="minorEastAsia" w:hAnsiTheme="minorHAnsi" w:cstheme="minorBidi"/>
          <w:sz w:val="24"/>
          <w:szCs w:val="24"/>
          <w:rPrChange w:id="413" w:author="Cathy McMahen" w:date="2018-04-24T15:30:00Z">
            <w:rPr>
              <w:rFonts w:asciiTheme="minorHAnsi" w:eastAsiaTheme="minorEastAsia" w:hAnsiTheme="minorHAnsi" w:cstheme="minorBidi"/>
            </w:rPr>
          </w:rPrChange>
        </w:rPr>
        <w:t xml:space="preserve">hen He divided the twelve into three groups of four. Although, a community of two </w:t>
      </w:r>
      <w:r w:rsidR="008A2C5F" w:rsidRPr="0055299F">
        <w:rPr>
          <w:rFonts w:asciiTheme="minorHAnsi" w:eastAsiaTheme="minorEastAsia" w:hAnsiTheme="minorHAnsi" w:cstheme="minorBidi"/>
          <w:sz w:val="24"/>
          <w:szCs w:val="24"/>
          <w:rPrChange w:id="414" w:author="Cathy McMahen" w:date="2018-04-24T15:30:00Z">
            <w:rPr>
              <w:rFonts w:asciiTheme="minorHAnsi" w:eastAsiaTheme="minorEastAsia" w:hAnsiTheme="minorHAnsi" w:cstheme="minorBidi"/>
            </w:rPr>
          </w:rPrChange>
        </w:rPr>
        <w:t xml:space="preserve">believers </w:t>
      </w:r>
      <w:ins w:id="415" w:author="Cathy McMahen" w:date="2018-04-24T15:31:00Z">
        <w:r w:rsidR="0055299F">
          <w:rPr>
            <w:rFonts w:asciiTheme="minorHAnsi" w:eastAsiaTheme="minorEastAsia" w:hAnsiTheme="minorHAnsi" w:cstheme="minorBidi"/>
            <w:sz w:val="24"/>
            <w:szCs w:val="24"/>
          </w:rPr>
          <w:t>(</w:t>
        </w:r>
      </w:ins>
      <w:r w:rsidR="00E21068" w:rsidRPr="0055299F">
        <w:rPr>
          <w:rFonts w:asciiTheme="minorHAnsi" w:eastAsiaTheme="minorEastAsia" w:hAnsiTheme="minorHAnsi" w:cstheme="minorBidi"/>
          <w:sz w:val="24"/>
          <w:szCs w:val="24"/>
          <w:rPrChange w:id="416" w:author="Cathy McMahen" w:date="2018-04-24T15:30:00Z">
            <w:rPr>
              <w:rFonts w:asciiTheme="minorHAnsi" w:eastAsiaTheme="minorEastAsia" w:hAnsiTheme="minorHAnsi" w:cstheme="minorBidi"/>
            </w:rPr>
          </w:rPrChange>
        </w:rPr>
        <w:t>with the Holy Spirit joining you</w:t>
      </w:r>
      <w:ins w:id="417" w:author="Cathy McMahen" w:date="2018-04-24T15:31:00Z">
        <w:r w:rsidR="0055299F">
          <w:rPr>
            <w:rFonts w:asciiTheme="minorHAnsi" w:eastAsiaTheme="minorEastAsia" w:hAnsiTheme="minorHAnsi" w:cstheme="minorBidi"/>
            <w:sz w:val="24"/>
            <w:szCs w:val="24"/>
          </w:rPr>
          <w:t>)</w:t>
        </w:r>
      </w:ins>
      <w:del w:id="418" w:author="Cathy McMahen" w:date="2018-04-24T15:31:00Z">
        <w:r w:rsidR="00E21068" w:rsidRPr="0055299F" w:rsidDel="0055299F">
          <w:rPr>
            <w:rFonts w:asciiTheme="minorHAnsi" w:eastAsiaTheme="minorEastAsia" w:hAnsiTheme="minorHAnsi" w:cstheme="minorBidi"/>
            <w:sz w:val="24"/>
            <w:szCs w:val="24"/>
            <w:rPrChange w:id="419"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20" w:author="Cathy McMahen" w:date="2018-04-24T15:30:00Z">
            <w:rPr>
              <w:rFonts w:asciiTheme="minorHAnsi" w:eastAsiaTheme="minorEastAsia" w:hAnsiTheme="minorHAnsi" w:cstheme="minorBidi"/>
            </w:rPr>
          </w:rPrChange>
        </w:rPr>
        <w:t xml:space="preserve"> can make a perfect number also. </w:t>
      </w:r>
      <w:r w:rsidR="009222D5" w:rsidRPr="0055299F">
        <w:rPr>
          <w:rFonts w:asciiTheme="minorHAnsi" w:eastAsiaTheme="minorEastAsia" w:hAnsiTheme="minorHAnsi" w:cstheme="minorBidi"/>
          <w:sz w:val="24"/>
          <w:szCs w:val="24"/>
          <w:rPrChange w:id="421" w:author="Cathy McMahen" w:date="2018-04-24T15:30:00Z">
            <w:rPr>
              <w:rFonts w:asciiTheme="minorHAnsi" w:eastAsiaTheme="minorEastAsia" w:hAnsiTheme="minorHAnsi" w:cstheme="minorBidi"/>
            </w:rPr>
          </w:rPrChange>
        </w:rPr>
        <w:t>The point is to build spiritual relationship</w:t>
      </w:r>
      <w:ins w:id="422" w:author="Cathy McMahen" w:date="2018-04-30T00:41:00Z">
        <w:r w:rsidR="00F12EF0">
          <w:rPr>
            <w:rFonts w:asciiTheme="minorHAnsi" w:eastAsiaTheme="minorEastAsia" w:hAnsiTheme="minorHAnsi" w:cstheme="minorBidi"/>
            <w:sz w:val="24"/>
            <w:szCs w:val="24"/>
          </w:rPr>
          <w:t>s</w:t>
        </w:r>
      </w:ins>
      <w:r w:rsidR="009222D5" w:rsidRPr="0055299F">
        <w:rPr>
          <w:rFonts w:asciiTheme="minorHAnsi" w:eastAsiaTheme="minorEastAsia" w:hAnsiTheme="minorHAnsi" w:cstheme="minorBidi"/>
          <w:sz w:val="24"/>
          <w:szCs w:val="24"/>
          <w:rPrChange w:id="423" w:author="Cathy McMahen" w:date="2018-04-24T15:30:00Z">
            <w:rPr>
              <w:rFonts w:asciiTheme="minorHAnsi" w:eastAsiaTheme="minorEastAsia" w:hAnsiTheme="minorHAnsi" w:cstheme="minorBidi"/>
            </w:rPr>
          </w:rPrChange>
        </w:rPr>
        <w:t>!</w:t>
      </w:r>
      <w:r w:rsidR="009222D5" w:rsidRPr="0055299F">
        <w:rPr>
          <w:sz w:val="24"/>
          <w:szCs w:val="24"/>
        </w:rPr>
        <w:t xml:space="preserve"> So please invite</w:t>
      </w:r>
      <w:r w:rsidR="009222D5" w:rsidRPr="0055299F">
        <w:rPr>
          <w:rFonts w:asciiTheme="minorHAnsi" w:eastAsia="Times New Roman" w:hAnsiTheme="minorHAnsi" w:cs="Vijaya"/>
          <w:sz w:val="24"/>
          <w:szCs w:val="24"/>
          <w:lang w:val="en"/>
        </w:rPr>
        <w:t xml:space="preserve"> a friend or two to join you.</w:t>
      </w:r>
    </w:p>
    <w:p w14:paraId="5E4D7EB2" w14:textId="77777777" w:rsidR="009222D5" w:rsidRPr="0055299F" w:rsidRDefault="009222D5" w:rsidP="009222D5">
      <w:pPr>
        <w:spacing w:after="0" w:line="336" w:lineRule="atLeast"/>
        <w:ind w:firstLine="720"/>
        <w:jc w:val="both"/>
        <w:rPr>
          <w:rFonts w:asciiTheme="minorHAnsi" w:eastAsia="Times New Roman" w:hAnsiTheme="minorHAnsi" w:cs="Vijaya"/>
          <w:sz w:val="24"/>
          <w:szCs w:val="24"/>
          <w:lang w:val="en"/>
        </w:rPr>
      </w:pPr>
    </w:p>
    <w:p w14:paraId="5E024875" w14:textId="77777777" w:rsidR="00E21068" w:rsidRPr="0055299F" w:rsidRDefault="009222D5" w:rsidP="009222D5">
      <w:pPr>
        <w:spacing w:after="0" w:line="336" w:lineRule="atLeast"/>
        <w:ind w:firstLine="720"/>
        <w:jc w:val="both"/>
        <w:rPr>
          <w:rFonts w:asciiTheme="minorHAnsi" w:eastAsiaTheme="minorEastAsia" w:hAnsiTheme="minorHAnsi" w:cstheme="minorBidi"/>
          <w:sz w:val="24"/>
          <w:szCs w:val="24"/>
          <w:rPrChange w:id="424" w:author="Cathy McMahen" w:date="2018-04-24T15:30:00Z">
            <w:rPr>
              <w:rFonts w:asciiTheme="minorHAnsi" w:eastAsiaTheme="minorEastAsia" w:hAnsiTheme="minorHAnsi" w:cstheme="minorBidi"/>
            </w:rPr>
          </w:rPrChange>
        </w:rPr>
      </w:pPr>
      <w:r w:rsidRPr="0055299F">
        <w:rPr>
          <w:rFonts w:asciiTheme="minorHAnsi" w:eastAsia="Times New Roman" w:hAnsiTheme="minorHAnsi" w:cs="Vijaya"/>
          <w:sz w:val="24"/>
          <w:szCs w:val="24"/>
          <w:lang w:val="en"/>
        </w:rPr>
        <w:t xml:space="preserve"> </w:t>
      </w:r>
      <w:r w:rsidR="00AB180F" w:rsidRPr="0055299F">
        <w:rPr>
          <w:rFonts w:asciiTheme="minorHAnsi" w:eastAsiaTheme="minorEastAsia" w:hAnsiTheme="minorHAnsi" w:cstheme="minorBidi"/>
          <w:sz w:val="24"/>
          <w:szCs w:val="24"/>
          <w:rPrChange w:id="425" w:author="Cathy McMahen" w:date="2018-04-24T15:30:00Z">
            <w:rPr>
              <w:rFonts w:asciiTheme="minorHAnsi" w:eastAsiaTheme="minorEastAsia" w:hAnsiTheme="minorHAnsi" w:cstheme="minorBidi"/>
            </w:rPr>
          </w:rPrChange>
        </w:rPr>
        <w:t>The questions at the end of e</w:t>
      </w:r>
      <w:r w:rsidR="00743C9D" w:rsidRPr="0055299F">
        <w:rPr>
          <w:rFonts w:asciiTheme="minorHAnsi" w:eastAsiaTheme="minorEastAsia" w:hAnsiTheme="minorHAnsi" w:cstheme="minorBidi"/>
          <w:sz w:val="24"/>
          <w:szCs w:val="24"/>
          <w:rPrChange w:id="426" w:author="Cathy McMahen" w:date="2018-04-24T15:30:00Z">
            <w:rPr>
              <w:rFonts w:asciiTheme="minorHAnsi" w:eastAsiaTheme="minorEastAsia" w:hAnsiTheme="minorHAnsi" w:cstheme="minorBidi"/>
            </w:rPr>
          </w:rPrChange>
        </w:rPr>
        <w:t>ach week’s lesson are there to help you</w:t>
      </w:r>
      <w:r w:rsidR="00AB180F" w:rsidRPr="0055299F">
        <w:rPr>
          <w:rFonts w:asciiTheme="minorHAnsi" w:eastAsiaTheme="minorEastAsia" w:hAnsiTheme="minorHAnsi" w:cstheme="minorBidi"/>
          <w:sz w:val="24"/>
          <w:szCs w:val="24"/>
          <w:rPrChange w:id="427" w:author="Cathy McMahen" w:date="2018-04-24T15:30:00Z">
            <w:rPr>
              <w:rFonts w:asciiTheme="minorHAnsi" w:eastAsiaTheme="minorEastAsia" w:hAnsiTheme="minorHAnsi" w:cstheme="minorBidi"/>
            </w:rPr>
          </w:rPrChange>
        </w:rPr>
        <w:t xml:space="preserve"> getting better acquainted with one another. </w:t>
      </w:r>
      <w:r w:rsidR="00743C9D" w:rsidRPr="0055299F">
        <w:rPr>
          <w:rFonts w:asciiTheme="minorHAnsi" w:eastAsiaTheme="minorEastAsia" w:hAnsiTheme="minorHAnsi" w:cstheme="minorBidi"/>
          <w:sz w:val="24"/>
          <w:szCs w:val="24"/>
          <w:rPrChange w:id="428" w:author="Cathy McMahen" w:date="2018-04-24T15:30:00Z">
            <w:rPr>
              <w:rFonts w:asciiTheme="minorHAnsi" w:eastAsiaTheme="minorEastAsia" w:hAnsiTheme="minorHAnsi" w:cstheme="minorBidi"/>
            </w:rPr>
          </w:rPrChange>
        </w:rPr>
        <w:t>But m</w:t>
      </w:r>
      <w:r w:rsidR="00AB180F" w:rsidRPr="0055299F">
        <w:rPr>
          <w:rFonts w:asciiTheme="minorHAnsi" w:eastAsiaTheme="minorEastAsia" w:hAnsiTheme="minorHAnsi" w:cstheme="minorBidi"/>
          <w:sz w:val="24"/>
          <w:szCs w:val="24"/>
          <w:rPrChange w:id="429" w:author="Cathy McMahen" w:date="2018-04-24T15:30:00Z">
            <w:rPr>
              <w:rFonts w:asciiTheme="minorHAnsi" w:eastAsiaTheme="minorEastAsia" w:hAnsiTheme="minorHAnsi" w:cstheme="minorBidi"/>
            </w:rPr>
          </w:rPrChange>
        </w:rPr>
        <w:t>ost of the questions</w:t>
      </w:r>
      <w:r w:rsidR="00B07A65" w:rsidRPr="0055299F">
        <w:rPr>
          <w:rFonts w:asciiTheme="minorHAnsi" w:eastAsiaTheme="minorEastAsia" w:hAnsiTheme="minorHAnsi" w:cstheme="minorBidi"/>
          <w:sz w:val="24"/>
          <w:szCs w:val="24"/>
          <w:rPrChange w:id="430" w:author="Cathy McMahen" w:date="2018-04-24T15:30:00Z">
            <w:rPr>
              <w:rFonts w:asciiTheme="minorHAnsi" w:eastAsiaTheme="minorEastAsia" w:hAnsiTheme="minorHAnsi" w:cstheme="minorBidi"/>
            </w:rPr>
          </w:rPrChange>
        </w:rPr>
        <w:t xml:space="preserve"> do not require a right or wrong answer. T</w:t>
      </w:r>
      <w:r w:rsidR="00AB180F" w:rsidRPr="0055299F">
        <w:rPr>
          <w:rFonts w:asciiTheme="minorHAnsi" w:eastAsiaTheme="minorEastAsia" w:hAnsiTheme="minorHAnsi" w:cstheme="minorBidi"/>
          <w:sz w:val="24"/>
          <w:szCs w:val="24"/>
          <w:rPrChange w:id="431" w:author="Cathy McMahen" w:date="2018-04-24T15:30:00Z">
            <w:rPr>
              <w:rFonts w:asciiTheme="minorHAnsi" w:eastAsiaTheme="minorEastAsia" w:hAnsiTheme="minorHAnsi" w:cstheme="minorBidi"/>
            </w:rPr>
          </w:rPrChange>
        </w:rPr>
        <w:t>he</w:t>
      </w:r>
      <w:ins w:id="432" w:author="Cathy McMahen" w:date="2018-04-24T15:31:00Z">
        <w:r w:rsidR="0010433E">
          <w:rPr>
            <w:rFonts w:asciiTheme="minorHAnsi" w:eastAsiaTheme="minorEastAsia" w:hAnsiTheme="minorHAnsi" w:cstheme="minorBidi"/>
            <w:sz w:val="24"/>
            <w:szCs w:val="24"/>
          </w:rPr>
          <w:t>ir</w:t>
        </w:r>
      </w:ins>
      <w:del w:id="433" w:author="Cathy McMahen" w:date="2018-04-24T15:31:00Z">
        <w:r w:rsidR="00AB180F" w:rsidRPr="0055299F" w:rsidDel="0010433E">
          <w:rPr>
            <w:rFonts w:asciiTheme="minorHAnsi" w:eastAsiaTheme="minorEastAsia" w:hAnsiTheme="minorHAnsi" w:cstheme="minorBidi"/>
            <w:sz w:val="24"/>
            <w:szCs w:val="24"/>
            <w:rPrChange w:id="434" w:author="Cathy McMahen" w:date="2018-04-24T15:30:00Z">
              <w:rPr>
                <w:rFonts w:asciiTheme="minorHAnsi" w:eastAsiaTheme="minorEastAsia" w:hAnsiTheme="minorHAnsi" w:cstheme="minorBidi"/>
              </w:rPr>
            </w:rPrChange>
          </w:rPr>
          <w:delText>y</w:delText>
        </w:r>
        <w:r w:rsidR="00E41CE1" w:rsidRPr="0055299F" w:rsidDel="0010433E">
          <w:rPr>
            <w:rFonts w:asciiTheme="minorHAnsi" w:eastAsiaTheme="minorEastAsia" w:hAnsiTheme="minorHAnsi" w:cstheme="minorBidi"/>
            <w:sz w:val="24"/>
            <w:szCs w:val="24"/>
            <w:rPrChange w:id="435" w:author="Cathy McMahen" w:date="2018-04-24T15:30:00Z">
              <w:rPr>
                <w:rFonts w:asciiTheme="minorHAnsi" w:eastAsiaTheme="minorEastAsia" w:hAnsiTheme="minorHAnsi" w:cstheme="minorBidi"/>
              </w:rPr>
            </w:rPrChange>
          </w:rPr>
          <w:delText>’re</w:delText>
        </w:r>
      </w:del>
      <w:r w:rsidR="00E41CE1" w:rsidRPr="0055299F">
        <w:rPr>
          <w:rFonts w:asciiTheme="minorHAnsi" w:eastAsiaTheme="minorEastAsia" w:hAnsiTheme="minorHAnsi" w:cstheme="minorBidi"/>
          <w:sz w:val="24"/>
          <w:szCs w:val="24"/>
          <w:rPrChange w:id="436" w:author="Cathy McMahen" w:date="2018-04-24T15:30:00Z">
            <w:rPr>
              <w:rFonts w:asciiTheme="minorHAnsi" w:eastAsiaTheme="minorEastAsia" w:hAnsiTheme="minorHAnsi" w:cstheme="minorBidi"/>
            </w:rPr>
          </w:rPrChange>
        </w:rPr>
        <w:t xml:space="preserve"> </w:t>
      </w:r>
      <w:r w:rsidR="002D33D4" w:rsidRPr="0055299F">
        <w:rPr>
          <w:rFonts w:asciiTheme="minorHAnsi" w:eastAsiaTheme="minorEastAsia" w:hAnsiTheme="minorHAnsi" w:cstheme="minorBidi"/>
          <w:sz w:val="24"/>
          <w:szCs w:val="24"/>
          <w:rPrChange w:id="437" w:author="Cathy McMahen" w:date="2018-04-24T15:30:00Z">
            <w:rPr>
              <w:rFonts w:asciiTheme="minorHAnsi" w:eastAsiaTheme="minorEastAsia" w:hAnsiTheme="minorHAnsi" w:cstheme="minorBidi"/>
            </w:rPr>
          </w:rPrChange>
        </w:rPr>
        <w:t xml:space="preserve">purpose </w:t>
      </w:r>
      <w:r w:rsidR="00B964F2" w:rsidRPr="0055299F">
        <w:rPr>
          <w:rFonts w:asciiTheme="minorHAnsi" w:eastAsiaTheme="minorEastAsia" w:hAnsiTheme="minorHAnsi" w:cstheme="minorBidi"/>
          <w:sz w:val="24"/>
          <w:szCs w:val="24"/>
          <w:rPrChange w:id="438" w:author="Cathy McMahen" w:date="2018-04-24T15:30:00Z">
            <w:rPr>
              <w:rFonts w:asciiTheme="minorHAnsi" w:eastAsiaTheme="minorEastAsia" w:hAnsiTheme="minorHAnsi" w:cstheme="minorBidi"/>
            </w:rPr>
          </w:rPrChange>
        </w:rPr>
        <w:t>is to</w:t>
      </w:r>
      <w:r w:rsidR="00E41CE1" w:rsidRPr="0055299F">
        <w:rPr>
          <w:rFonts w:asciiTheme="minorHAnsi" w:eastAsiaTheme="minorEastAsia" w:hAnsiTheme="minorHAnsi" w:cstheme="minorBidi"/>
          <w:sz w:val="24"/>
          <w:szCs w:val="24"/>
          <w:rPrChange w:id="439" w:author="Cathy McMahen" w:date="2018-04-24T15:30:00Z">
            <w:rPr>
              <w:rFonts w:asciiTheme="minorHAnsi" w:eastAsiaTheme="minorEastAsia" w:hAnsiTheme="minorHAnsi" w:cstheme="minorBidi"/>
            </w:rPr>
          </w:rPrChange>
        </w:rPr>
        <w:t xml:space="preserve"> s</w:t>
      </w:r>
      <w:r w:rsidR="00AB180F" w:rsidRPr="0055299F">
        <w:rPr>
          <w:rFonts w:asciiTheme="minorHAnsi" w:eastAsiaTheme="minorEastAsia" w:hAnsiTheme="minorHAnsi" w:cstheme="minorBidi"/>
          <w:sz w:val="24"/>
          <w:szCs w:val="24"/>
          <w:rPrChange w:id="440" w:author="Cathy McMahen" w:date="2018-04-24T15:30:00Z">
            <w:rPr>
              <w:rFonts w:asciiTheme="minorHAnsi" w:eastAsiaTheme="minorEastAsia" w:hAnsiTheme="minorHAnsi" w:cstheme="minorBidi"/>
            </w:rPr>
          </w:rPrChange>
        </w:rPr>
        <w:t>timulate conversation about what we have learned. W</w:t>
      </w:r>
      <w:r w:rsidR="00E21068" w:rsidRPr="0055299F">
        <w:rPr>
          <w:rFonts w:asciiTheme="minorHAnsi" w:eastAsiaTheme="minorEastAsia" w:hAnsiTheme="minorHAnsi" w:cstheme="minorBidi"/>
          <w:sz w:val="24"/>
          <w:szCs w:val="24"/>
          <w:rPrChange w:id="441" w:author="Cathy McMahen" w:date="2018-04-24T15:30:00Z">
            <w:rPr>
              <w:rFonts w:asciiTheme="minorHAnsi" w:eastAsiaTheme="minorEastAsia" w:hAnsiTheme="minorHAnsi" w:cstheme="minorBidi"/>
            </w:rPr>
          </w:rPrChange>
        </w:rPr>
        <w:t>e want to take th</w:t>
      </w:r>
      <w:ins w:id="442" w:author="Cathy McMahen" w:date="2018-04-24T15:32:00Z">
        <w:r w:rsidR="0010433E">
          <w:rPr>
            <w:rFonts w:asciiTheme="minorHAnsi" w:eastAsiaTheme="minorEastAsia" w:hAnsiTheme="minorHAnsi" w:cstheme="minorBidi"/>
            <w:sz w:val="24"/>
            <w:szCs w:val="24"/>
          </w:rPr>
          <w:t>is</w:t>
        </w:r>
      </w:ins>
      <w:del w:id="443" w:author="Cathy McMahen" w:date="2018-04-24T15:32:00Z">
        <w:r w:rsidR="00E21068" w:rsidRPr="0055299F" w:rsidDel="0010433E">
          <w:rPr>
            <w:rFonts w:asciiTheme="minorHAnsi" w:eastAsiaTheme="minorEastAsia" w:hAnsiTheme="minorHAnsi" w:cstheme="minorBidi"/>
            <w:sz w:val="24"/>
            <w:szCs w:val="24"/>
            <w:rPrChange w:id="444" w:author="Cathy McMahen" w:date="2018-04-24T15:30:00Z">
              <w:rPr>
                <w:rFonts w:asciiTheme="minorHAnsi" w:eastAsiaTheme="minorEastAsia" w:hAnsiTheme="minorHAnsi" w:cstheme="minorBidi"/>
              </w:rPr>
            </w:rPrChange>
          </w:rPr>
          <w:delText>ese</w:delText>
        </w:r>
      </w:del>
      <w:r w:rsidR="00E21068" w:rsidRPr="0055299F">
        <w:rPr>
          <w:rFonts w:asciiTheme="minorHAnsi" w:eastAsiaTheme="minorEastAsia" w:hAnsiTheme="minorHAnsi" w:cstheme="minorBidi"/>
          <w:sz w:val="24"/>
          <w:szCs w:val="24"/>
          <w:rPrChange w:id="445" w:author="Cathy McMahen" w:date="2018-04-24T15:30:00Z">
            <w:rPr>
              <w:rFonts w:asciiTheme="minorHAnsi" w:eastAsiaTheme="minorEastAsia" w:hAnsiTheme="minorHAnsi" w:cstheme="minorBidi"/>
            </w:rPr>
          </w:rPrChange>
        </w:rPr>
        <w:t xml:space="preserve"> ancient Holy Text and learn to make personal relevant life application. If all this works as intended, God’s unchangeable Truth</w:t>
      </w:r>
      <w:del w:id="446" w:author="Cathy McMahen" w:date="2018-04-24T15:32:00Z">
        <w:r w:rsidR="00E21068" w:rsidRPr="0055299F" w:rsidDel="0010433E">
          <w:rPr>
            <w:rFonts w:asciiTheme="minorHAnsi" w:eastAsiaTheme="minorEastAsia" w:hAnsiTheme="minorHAnsi" w:cstheme="minorBidi"/>
            <w:sz w:val="24"/>
            <w:szCs w:val="24"/>
            <w:rPrChange w:id="447"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48" w:author="Cathy McMahen" w:date="2018-04-24T15:30:00Z">
            <w:rPr>
              <w:rFonts w:asciiTheme="minorHAnsi" w:eastAsiaTheme="minorEastAsia" w:hAnsiTheme="minorHAnsi" w:cstheme="minorBidi"/>
            </w:rPr>
          </w:rPrChange>
        </w:rPr>
        <w:t xml:space="preserve"> will bring hope, help, direction</w:t>
      </w:r>
      <w:ins w:id="449" w:author="Cathy McMahen" w:date="2018-04-24T15:32:00Z">
        <w:r w:rsidR="0010433E">
          <w:rPr>
            <w:rFonts w:asciiTheme="minorHAnsi" w:eastAsiaTheme="minorEastAsia" w:hAnsiTheme="minorHAnsi" w:cstheme="minorBidi"/>
            <w:sz w:val="24"/>
            <w:szCs w:val="24"/>
          </w:rPr>
          <w:t>,</w:t>
        </w:r>
      </w:ins>
      <w:r w:rsidR="00E21068" w:rsidRPr="0055299F">
        <w:rPr>
          <w:rFonts w:asciiTheme="minorHAnsi" w:eastAsiaTheme="minorEastAsia" w:hAnsiTheme="minorHAnsi" w:cstheme="minorBidi"/>
          <w:sz w:val="24"/>
          <w:szCs w:val="24"/>
          <w:rPrChange w:id="450" w:author="Cathy McMahen" w:date="2018-04-24T15:30:00Z">
            <w:rPr>
              <w:rFonts w:asciiTheme="minorHAnsi" w:eastAsiaTheme="minorEastAsia" w:hAnsiTheme="minorHAnsi" w:cstheme="minorBidi"/>
            </w:rPr>
          </w:rPrChange>
        </w:rPr>
        <w:t xml:space="preserve"> and purpose into each one of our lives. </w:t>
      </w:r>
    </w:p>
    <w:p w14:paraId="18A28985" w14:textId="77777777" w:rsidR="00282A0E" w:rsidRPr="0055299F" w:rsidRDefault="00282A0E" w:rsidP="00DE04E4">
      <w:pPr>
        <w:spacing w:after="0"/>
        <w:jc w:val="center"/>
        <w:rPr>
          <w:rFonts w:asciiTheme="minorHAnsi" w:hAnsiTheme="minorHAnsi" w:cs="Vijaya"/>
          <w:b/>
          <w:sz w:val="24"/>
          <w:szCs w:val="24"/>
        </w:rPr>
      </w:pPr>
    </w:p>
    <w:p w14:paraId="2E828511" w14:textId="77777777" w:rsidR="00282A0E" w:rsidRDefault="00282A0E" w:rsidP="00DE04E4">
      <w:pPr>
        <w:spacing w:after="0"/>
        <w:jc w:val="center"/>
        <w:rPr>
          <w:rFonts w:asciiTheme="minorHAnsi" w:hAnsiTheme="minorHAnsi" w:cs="Vijaya"/>
          <w:b/>
          <w:sz w:val="24"/>
          <w:szCs w:val="24"/>
        </w:rPr>
      </w:pPr>
    </w:p>
    <w:p w14:paraId="6037972B" w14:textId="77777777" w:rsidR="00282A0E" w:rsidRDefault="00282A0E" w:rsidP="00DE04E4">
      <w:pPr>
        <w:spacing w:after="0"/>
        <w:jc w:val="center"/>
        <w:rPr>
          <w:rFonts w:asciiTheme="minorHAnsi" w:hAnsiTheme="minorHAnsi" w:cs="Vijaya"/>
          <w:b/>
          <w:sz w:val="24"/>
          <w:szCs w:val="24"/>
        </w:rPr>
      </w:pPr>
    </w:p>
    <w:p w14:paraId="4FAF3D16" w14:textId="77777777" w:rsidR="00282A0E" w:rsidRDefault="00282A0E" w:rsidP="00DE04E4">
      <w:pPr>
        <w:spacing w:after="0"/>
        <w:jc w:val="center"/>
        <w:rPr>
          <w:rFonts w:asciiTheme="minorHAnsi" w:hAnsiTheme="minorHAnsi" w:cs="Vijaya"/>
          <w:b/>
          <w:sz w:val="24"/>
          <w:szCs w:val="24"/>
        </w:rPr>
      </w:pPr>
    </w:p>
    <w:p w14:paraId="10C7677C" w14:textId="77777777" w:rsidR="00282A0E" w:rsidRDefault="00282A0E" w:rsidP="00DE04E4">
      <w:pPr>
        <w:spacing w:after="0"/>
        <w:jc w:val="center"/>
        <w:rPr>
          <w:rFonts w:asciiTheme="minorHAnsi" w:hAnsiTheme="minorHAnsi" w:cs="Vijaya"/>
          <w:b/>
          <w:sz w:val="24"/>
          <w:szCs w:val="24"/>
        </w:rPr>
      </w:pPr>
    </w:p>
    <w:p w14:paraId="4CD9C881" w14:textId="77777777" w:rsidR="00282A0E" w:rsidRDefault="00282A0E" w:rsidP="00DE04E4">
      <w:pPr>
        <w:spacing w:after="0"/>
        <w:jc w:val="center"/>
        <w:rPr>
          <w:rFonts w:asciiTheme="minorHAnsi" w:hAnsiTheme="minorHAnsi" w:cs="Vijaya"/>
          <w:b/>
          <w:sz w:val="24"/>
          <w:szCs w:val="24"/>
        </w:rPr>
      </w:pPr>
    </w:p>
    <w:p w14:paraId="59EDC924" w14:textId="77777777" w:rsidR="00282A0E" w:rsidRDefault="00282A0E" w:rsidP="00DE04E4">
      <w:pPr>
        <w:spacing w:after="0"/>
        <w:jc w:val="center"/>
        <w:rPr>
          <w:rFonts w:asciiTheme="minorHAnsi" w:hAnsiTheme="minorHAnsi" w:cs="Vijaya"/>
          <w:b/>
          <w:sz w:val="24"/>
          <w:szCs w:val="24"/>
        </w:rPr>
      </w:pPr>
    </w:p>
    <w:p w14:paraId="124A4079" w14:textId="77777777" w:rsidR="00282A0E" w:rsidRDefault="00282A0E" w:rsidP="00DE04E4">
      <w:pPr>
        <w:spacing w:after="0"/>
        <w:jc w:val="center"/>
        <w:rPr>
          <w:rFonts w:asciiTheme="minorHAnsi" w:hAnsiTheme="minorHAnsi" w:cs="Vijaya"/>
          <w:b/>
          <w:sz w:val="24"/>
          <w:szCs w:val="24"/>
        </w:rPr>
      </w:pPr>
    </w:p>
    <w:p w14:paraId="459825FE" w14:textId="77777777" w:rsidR="00282A0E" w:rsidRDefault="00282A0E" w:rsidP="00DE04E4">
      <w:pPr>
        <w:spacing w:after="0"/>
        <w:jc w:val="center"/>
        <w:rPr>
          <w:rFonts w:asciiTheme="minorHAnsi" w:hAnsiTheme="minorHAnsi" w:cs="Vijaya"/>
          <w:b/>
          <w:sz w:val="24"/>
          <w:szCs w:val="24"/>
        </w:rPr>
      </w:pPr>
    </w:p>
    <w:p w14:paraId="78F65869" w14:textId="77777777" w:rsidR="00282A0E" w:rsidRDefault="00282A0E" w:rsidP="00DE04E4">
      <w:pPr>
        <w:spacing w:after="0"/>
        <w:jc w:val="center"/>
        <w:rPr>
          <w:rFonts w:asciiTheme="minorHAnsi" w:hAnsiTheme="minorHAnsi" w:cs="Vijaya"/>
          <w:b/>
          <w:sz w:val="24"/>
          <w:szCs w:val="24"/>
        </w:rPr>
      </w:pPr>
    </w:p>
    <w:p w14:paraId="1DAABDDD" w14:textId="77777777" w:rsidR="00D27953" w:rsidRDefault="00D27953" w:rsidP="00DE04E4">
      <w:pPr>
        <w:spacing w:after="0"/>
        <w:jc w:val="center"/>
        <w:rPr>
          <w:rFonts w:asciiTheme="minorHAnsi" w:hAnsiTheme="minorHAnsi" w:cs="Vijaya"/>
          <w:b/>
          <w:sz w:val="24"/>
          <w:szCs w:val="24"/>
        </w:rPr>
      </w:pPr>
    </w:p>
    <w:p w14:paraId="3A429BBB" w14:textId="77777777" w:rsidR="00282A0E" w:rsidRDefault="00282A0E" w:rsidP="00DE04E4">
      <w:pPr>
        <w:spacing w:after="0"/>
        <w:jc w:val="center"/>
        <w:rPr>
          <w:rFonts w:asciiTheme="minorHAnsi" w:hAnsiTheme="minorHAnsi" w:cs="Vijaya"/>
          <w:b/>
          <w:sz w:val="24"/>
          <w:szCs w:val="24"/>
        </w:rPr>
      </w:pPr>
    </w:p>
    <w:p w14:paraId="285D239C" w14:textId="77777777" w:rsidR="00F91042" w:rsidRDefault="00F91042" w:rsidP="00DE04E4">
      <w:pPr>
        <w:spacing w:after="0"/>
        <w:jc w:val="center"/>
        <w:rPr>
          <w:rFonts w:asciiTheme="minorHAnsi" w:hAnsiTheme="minorHAnsi" w:cs="Vijaya"/>
          <w:b/>
          <w:sz w:val="24"/>
          <w:szCs w:val="24"/>
        </w:rPr>
      </w:pPr>
    </w:p>
    <w:p w14:paraId="182BE6E0" w14:textId="10F4CC46" w:rsidR="0039677C" w:rsidRDefault="0039677C" w:rsidP="00DE04E4">
      <w:pPr>
        <w:spacing w:after="0"/>
        <w:jc w:val="center"/>
        <w:rPr>
          <w:rFonts w:asciiTheme="minorHAnsi" w:hAnsiTheme="minorHAnsi" w:cs="Vijaya"/>
          <w:b/>
          <w:sz w:val="24"/>
          <w:szCs w:val="24"/>
        </w:rPr>
      </w:pPr>
    </w:p>
    <w:p w14:paraId="1A4D45F1" w14:textId="77777777" w:rsidR="003A176B" w:rsidRDefault="003A176B" w:rsidP="00DE04E4">
      <w:pPr>
        <w:spacing w:after="0"/>
        <w:jc w:val="center"/>
        <w:rPr>
          <w:rFonts w:asciiTheme="minorHAnsi" w:hAnsiTheme="minorHAnsi" w:cs="Vijaya"/>
          <w:b/>
          <w:sz w:val="24"/>
          <w:szCs w:val="24"/>
        </w:rPr>
      </w:pPr>
    </w:p>
    <w:p w14:paraId="42D6952E" w14:textId="77777777" w:rsidR="00962FBF" w:rsidRDefault="00962FBF" w:rsidP="00DE04E4">
      <w:pPr>
        <w:spacing w:after="0"/>
        <w:jc w:val="center"/>
        <w:rPr>
          <w:rFonts w:asciiTheme="minorHAnsi" w:hAnsiTheme="minorHAnsi" w:cs="Vijaya"/>
          <w:b/>
          <w:sz w:val="24"/>
          <w:szCs w:val="24"/>
        </w:rPr>
      </w:pPr>
    </w:p>
    <w:p w14:paraId="6744D2A0" w14:textId="77777777" w:rsidR="00683609" w:rsidRDefault="00683609" w:rsidP="00DE04E4">
      <w:pPr>
        <w:spacing w:after="0"/>
        <w:jc w:val="center"/>
        <w:rPr>
          <w:rFonts w:asciiTheme="minorHAnsi" w:hAnsiTheme="minorHAnsi" w:cs="Vijaya"/>
          <w:b/>
          <w:sz w:val="24"/>
          <w:szCs w:val="24"/>
        </w:rPr>
      </w:pPr>
    </w:p>
    <w:p w14:paraId="56512741" w14:textId="77777777" w:rsidR="00683609" w:rsidRDefault="00683609" w:rsidP="00DE04E4">
      <w:pPr>
        <w:spacing w:after="0"/>
        <w:jc w:val="center"/>
        <w:rPr>
          <w:rFonts w:asciiTheme="minorHAnsi" w:hAnsiTheme="minorHAnsi" w:cs="Vijaya"/>
          <w:b/>
          <w:sz w:val="24"/>
          <w:szCs w:val="24"/>
        </w:rPr>
      </w:pPr>
    </w:p>
    <w:p w14:paraId="025BCE5F" w14:textId="77777777" w:rsidR="00C46528" w:rsidRDefault="00C46528" w:rsidP="00DE04E4">
      <w:pPr>
        <w:spacing w:after="0"/>
        <w:jc w:val="center"/>
        <w:rPr>
          <w:rFonts w:asciiTheme="minorHAnsi" w:hAnsiTheme="minorHAnsi" w:cs="Vijaya"/>
          <w:b/>
          <w:sz w:val="24"/>
          <w:szCs w:val="24"/>
        </w:rPr>
      </w:pPr>
    </w:p>
    <w:p w14:paraId="0252F75F" w14:textId="77777777" w:rsidR="003D7FE1" w:rsidRDefault="00DA7A55" w:rsidP="003D7FE1">
      <w:pPr>
        <w:jc w:val="center"/>
        <w:rPr>
          <w:rFonts w:asciiTheme="minorHAnsi" w:hAnsiTheme="minorHAnsi" w:cstheme="minorHAnsi"/>
          <w:b/>
          <w:bCs/>
          <w:sz w:val="36"/>
          <w:szCs w:val="36"/>
        </w:rPr>
      </w:pPr>
      <w:r w:rsidRPr="00181DF7">
        <w:rPr>
          <w:rFonts w:asciiTheme="minorHAnsi" w:hAnsiTheme="minorHAnsi" w:cstheme="minorHAnsi"/>
          <w:b/>
          <w:bCs/>
          <w:sz w:val="36"/>
          <w:szCs w:val="36"/>
        </w:rPr>
        <w:t>Week #</w:t>
      </w:r>
      <w:r w:rsidR="005C4320">
        <w:rPr>
          <w:rFonts w:asciiTheme="minorHAnsi" w:hAnsiTheme="minorHAnsi" w:cstheme="minorHAnsi"/>
          <w:b/>
          <w:bCs/>
          <w:sz w:val="36"/>
          <w:szCs w:val="36"/>
        </w:rPr>
        <w:t>1</w:t>
      </w:r>
    </w:p>
    <w:p w14:paraId="43E8B4F4" w14:textId="40D41015" w:rsidR="00AB180F" w:rsidRDefault="00E41CE1" w:rsidP="003D7FE1">
      <w:pPr>
        <w:pStyle w:val="ListParagraph"/>
        <w:ind w:left="0"/>
        <w:jc w:val="center"/>
        <w:rPr>
          <w:rFonts w:ascii="Edwardian Script ITC" w:hAnsi="Edwardian Script ITC"/>
          <w:b/>
          <w:bCs/>
          <w:sz w:val="72"/>
          <w:szCs w:val="72"/>
        </w:rPr>
      </w:pPr>
      <w:bookmarkStart w:id="451" w:name="_Hlk3247479"/>
      <w:r>
        <w:rPr>
          <w:rFonts w:ascii="Edwardian Script ITC" w:hAnsi="Edwardian Script ITC"/>
          <w:b/>
          <w:bCs/>
          <w:sz w:val="72"/>
          <w:szCs w:val="72"/>
        </w:rPr>
        <w:t>We’ve</w:t>
      </w:r>
      <w:r w:rsidR="00AB180F" w:rsidRPr="00AB180F">
        <w:rPr>
          <w:rFonts w:ascii="Edwardian Script ITC" w:hAnsi="Edwardian Script ITC"/>
          <w:b/>
          <w:bCs/>
          <w:sz w:val="72"/>
          <w:szCs w:val="72"/>
        </w:rPr>
        <w:t xml:space="preserve"> Only Just Begun </w:t>
      </w:r>
    </w:p>
    <w:bookmarkEnd w:id="451"/>
    <w:p w14:paraId="2279C1D5" w14:textId="340DD7CE" w:rsidR="00A73FDB" w:rsidRPr="00AB180F" w:rsidRDefault="00A73FDB" w:rsidP="003D7FE1">
      <w:pPr>
        <w:pStyle w:val="ListParagraph"/>
        <w:ind w:left="0"/>
        <w:jc w:val="center"/>
        <w:rPr>
          <w:rFonts w:ascii="Edwardian Script ITC" w:hAnsi="Edwardian Script ITC"/>
          <w:b/>
          <w:bCs/>
          <w:sz w:val="72"/>
          <w:szCs w:val="72"/>
        </w:rPr>
      </w:pPr>
      <w:r>
        <w:rPr>
          <w:rFonts w:asciiTheme="minorHAnsi" w:hAnsiTheme="minorHAnsi" w:cs="Vijaya"/>
          <w:bCs/>
          <w:iCs/>
          <w:noProof/>
          <w:color w:val="C00000"/>
          <w:sz w:val="24"/>
          <w:szCs w:val="24"/>
        </w:rPr>
        <w:drawing>
          <wp:inline distT="0" distB="0" distL="0" distR="0" wp14:anchorId="121CC1FF" wp14:editId="744B040A">
            <wp:extent cx="818161" cy="304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5172CC62" w14:textId="77777777" w:rsidR="00E21068" w:rsidRDefault="00E21068" w:rsidP="00E21068">
      <w:pPr>
        <w:pStyle w:val="Heading3"/>
        <w:spacing w:before="0" w:beforeAutospacing="0" w:after="0" w:afterAutospacing="0"/>
        <w:jc w:val="center"/>
        <w:rPr>
          <w:rFonts w:asciiTheme="minorHAnsi" w:hAnsiTheme="minorHAnsi"/>
          <w:sz w:val="28"/>
          <w:szCs w:val="28"/>
        </w:rPr>
      </w:pPr>
      <w:bookmarkStart w:id="452" w:name="_Hlk3247524"/>
      <w:r w:rsidRPr="00D20529">
        <w:rPr>
          <w:rFonts w:asciiTheme="minorHAnsi" w:hAnsiTheme="minorHAnsi"/>
          <w:sz w:val="28"/>
          <w:szCs w:val="28"/>
        </w:rPr>
        <w:t>Key Passage</w:t>
      </w:r>
    </w:p>
    <w:p w14:paraId="59B5FCE2" w14:textId="0306760F" w:rsidR="00156BA7" w:rsidRDefault="00156BA7" w:rsidP="00E21068">
      <w:pPr>
        <w:pStyle w:val="Heading3"/>
        <w:spacing w:before="0" w:beforeAutospacing="0" w:after="0" w:afterAutospacing="0"/>
        <w:jc w:val="center"/>
        <w:rPr>
          <w:rFonts w:asciiTheme="minorHAnsi" w:hAnsiTheme="minorHAnsi"/>
          <w:sz w:val="24"/>
          <w:szCs w:val="24"/>
        </w:rPr>
      </w:pPr>
      <w:r>
        <w:rPr>
          <w:rFonts w:asciiTheme="minorHAnsi" w:hAnsiTheme="minorHAnsi"/>
          <w:sz w:val="24"/>
          <w:szCs w:val="24"/>
        </w:rPr>
        <w:t>Acts 18-20</w:t>
      </w:r>
    </w:p>
    <w:bookmarkEnd w:id="452"/>
    <w:p w14:paraId="743492C1" w14:textId="77777777" w:rsidR="00167F44" w:rsidRDefault="00E21068" w:rsidP="00B07A65">
      <w:pPr>
        <w:pStyle w:val="Heading3"/>
        <w:spacing w:before="0" w:beforeAutospacing="0" w:after="0" w:afterAutospacing="0"/>
        <w:jc w:val="center"/>
        <w:rPr>
          <w:rStyle w:val="text"/>
          <w:rFonts w:asciiTheme="minorHAnsi" w:hAnsiTheme="minorHAnsi" w:cstheme="minorHAnsi"/>
          <w:i/>
          <w:sz w:val="24"/>
          <w:szCs w:val="24"/>
        </w:rPr>
      </w:pPr>
      <w:r w:rsidRPr="00D20529">
        <w:rPr>
          <w:rFonts w:asciiTheme="minorHAnsi" w:eastAsiaTheme="minorEastAsia" w:hAnsiTheme="minorHAnsi" w:cstheme="minorBidi"/>
          <w:i/>
          <w:sz w:val="24"/>
          <w:szCs w:val="24"/>
        </w:rPr>
        <w:t xml:space="preserve"> </w:t>
      </w:r>
    </w:p>
    <w:p w14:paraId="1FEEFE1C" w14:textId="77777777" w:rsidR="00E21068" w:rsidRDefault="00E21068" w:rsidP="00E21068">
      <w:pPr>
        <w:jc w:val="center"/>
        <w:rPr>
          <w:b/>
          <w:bCs/>
          <w:sz w:val="28"/>
          <w:szCs w:val="28"/>
        </w:rPr>
      </w:pPr>
      <w:bookmarkStart w:id="453" w:name="_Hlk3247577"/>
      <w:r w:rsidRPr="5897EC05">
        <w:rPr>
          <w:b/>
          <w:bCs/>
          <w:sz w:val="28"/>
          <w:szCs w:val="28"/>
        </w:rPr>
        <w:t>Introduction</w:t>
      </w:r>
    </w:p>
    <w:p w14:paraId="2E9745B9" w14:textId="5999336A" w:rsidR="005F10DA" w:rsidRPr="004D3FE9" w:rsidRDefault="0025208B" w:rsidP="005F10DA">
      <w:pPr>
        <w:ind w:firstLine="720"/>
        <w:jc w:val="both"/>
        <w:rPr>
          <w:bCs/>
          <w:sz w:val="24"/>
          <w:szCs w:val="24"/>
        </w:rPr>
      </w:pPr>
      <w:bookmarkStart w:id="454" w:name="_Hlk3247638"/>
      <w:bookmarkEnd w:id="453"/>
      <w:r>
        <w:rPr>
          <w:bCs/>
          <w:sz w:val="24"/>
          <w:szCs w:val="24"/>
        </w:rPr>
        <w:t>It’s been said</w:t>
      </w:r>
      <w:del w:id="455" w:author="Cathy McMahen" w:date="2018-04-24T15:35:00Z">
        <w:r w:rsidR="005F10DA" w:rsidRPr="004D3FE9" w:rsidDel="00F16656">
          <w:rPr>
            <w:bCs/>
            <w:sz w:val="24"/>
            <w:szCs w:val="24"/>
          </w:rPr>
          <w:delText>Someon</w:delText>
        </w:r>
      </w:del>
      <w:del w:id="456" w:author="Cathy McMahen" w:date="2018-04-24T15:34:00Z">
        <w:r w:rsidR="005F10DA" w:rsidRPr="004D3FE9" w:rsidDel="00F16656">
          <w:rPr>
            <w:bCs/>
            <w:sz w:val="24"/>
            <w:szCs w:val="24"/>
          </w:rPr>
          <w:delText>e ha</w:delText>
        </w:r>
      </w:del>
      <w:r>
        <w:rPr>
          <w:bCs/>
          <w:sz w:val="24"/>
          <w:szCs w:val="24"/>
        </w:rPr>
        <w:t xml:space="preserve"> that t</w:t>
      </w:r>
      <w:r w:rsidR="005F10DA" w:rsidRPr="004D3FE9">
        <w:rPr>
          <w:bCs/>
          <w:sz w:val="24"/>
          <w:szCs w:val="24"/>
        </w:rPr>
        <w:t>he devil is in the details</w:t>
      </w:r>
      <w:r w:rsidR="00AF04B3">
        <w:rPr>
          <w:bCs/>
          <w:sz w:val="24"/>
          <w:szCs w:val="24"/>
        </w:rPr>
        <w:t>.</w:t>
      </w:r>
      <w:r w:rsidR="005F10DA" w:rsidRPr="004D3FE9">
        <w:rPr>
          <w:bCs/>
          <w:sz w:val="24"/>
          <w:szCs w:val="24"/>
        </w:rPr>
        <w:t xml:space="preserve"> I beg to differ. </w:t>
      </w:r>
      <w:r w:rsidR="004D3FE9" w:rsidRPr="004D3FE9">
        <w:rPr>
          <w:bCs/>
          <w:sz w:val="24"/>
          <w:szCs w:val="24"/>
        </w:rPr>
        <w:t xml:space="preserve">To me, the </w:t>
      </w:r>
      <w:r w:rsidR="005F10DA" w:rsidRPr="004D3FE9">
        <w:rPr>
          <w:bCs/>
          <w:sz w:val="24"/>
          <w:szCs w:val="24"/>
        </w:rPr>
        <w:t xml:space="preserve">story </w:t>
      </w:r>
      <w:r w:rsidR="004D3FE9" w:rsidRPr="004D3FE9">
        <w:rPr>
          <w:bCs/>
          <w:sz w:val="24"/>
          <w:szCs w:val="24"/>
        </w:rPr>
        <w:t>is in the details</w:t>
      </w:r>
      <w:r w:rsidR="00997113">
        <w:rPr>
          <w:bCs/>
          <w:sz w:val="24"/>
          <w:szCs w:val="24"/>
        </w:rPr>
        <w:t xml:space="preserve">, and the more the </w:t>
      </w:r>
      <w:r w:rsidR="004D3FE9">
        <w:rPr>
          <w:bCs/>
          <w:sz w:val="24"/>
          <w:szCs w:val="24"/>
        </w:rPr>
        <w:t>better.</w:t>
      </w:r>
      <w:r w:rsidR="005F10DA" w:rsidRPr="004D3FE9">
        <w:rPr>
          <w:bCs/>
          <w:sz w:val="24"/>
          <w:szCs w:val="24"/>
        </w:rPr>
        <w:t xml:space="preserve"> My husband, on the other hand, just wants the facts. For instance, he </w:t>
      </w:r>
      <w:r>
        <w:rPr>
          <w:bCs/>
          <w:sz w:val="24"/>
          <w:szCs w:val="24"/>
        </w:rPr>
        <w:t>tells me</w:t>
      </w:r>
      <w:r w:rsidR="005F10DA" w:rsidRPr="004D3FE9">
        <w:rPr>
          <w:bCs/>
          <w:sz w:val="24"/>
          <w:szCs w:val="24"/>
        </w:rPr>
        <w:t>, “I talked to so and so today.” Then he will leave it at that. I proceed to bombard him with questions: “Where were you</w:t>
      </w:r>
      <w:r>
        <w:rPr>
          <w:bCs/>
          <w:sz w:val="24"/>
          <w:szCs w:val="24"/>
        </w:rPr>
        <w:t>? W</w:t>
      </w:r>
      <w:r w:rsidR="005F10DA" w:rsidRPr="004D3FE9">
        <w:rPr>
          <w:bCs/>
          <w:sz w:val="24"/>
          <w:szCs w:val="24"/>
        </w:rPr>
        <w:t>ho else was there</w:t>
      </w:r>
      <w:r>
        <w:rPr>
          <w:bCs/>
          <w:sz w:val="24"/>
          <w:szCs w:val="24"/>
        </w:rPr>
        <w:t>? W</w:t>
      </w:r>
      <w:r w:rsidR="005F10DA" w:rsidRPr="004D3FE9">
        <w:rPr>
          <w:bCs/>
          <w:sz w:val="24"/>
          <w:szCs w:val="24"/>
        </w:rPr>
        <w:t>hat did they say</w:t>
      </w:r>
      <w:r w:rsidR="00997113">
        <w:rPr>
          <w:bCs/>
          <w:sz w:val="24"/>
          <w:szCs w:val="24"/>
        </w:rPr>
        <w:t>? W</w:t>
      </w:r>
      <w:r w:rsidR="005F10DA" w:rsidRPr="004D3FE9">
        <w:rPr>
          <w:bCs/>
          <w:sz w:val="24"/>
          <w:szCs w:val="24"/>
        </w:rPr>
        <w:t xml:space="preserve">hat </w:t>
      </w:r>
      <w:r>
        <w:rPr>
          <w:bCs/>
          <w:sz w:val="24"/>
          <w:szCs w:val="24"/>
        </w:rPr>
        <w:t xml:space="preserve">was your </w:t>
      </w:r>
      <w:r w:rsidR="005F10DA" w:rsidRPr="004D3FE9">
        <w:rPr>
          <w:bCs/>
          <w:sz w:val="24"/>
          <w:szCs w:val="24"/>
        </w:rPr>
        <w:t>response</w:t>
      </w:r>
      <w:r>
        <w:rPr>
          <w:bCs/>
          <w:sz w:val="24"/>
          <w:szCs w:val="24"/>
        </w:rPr>
        <w:t>?</w:t>
      </w:r>
      <w:r w:rsidR="005F10DA" w:rsidRPr="004D3FE9">
        <w:rPr>
          <w:bCs/>
          <w:sz w:val="24"/>
          <w:szCs w:val="24"/>
        </w:rPr>
        <w:t xml:space="preserve"> All he offers is a few bullet points. It</w:t>
      </w:r>
      <w:r>
        <w:rPr>
          <w:bCs/>
          <w:sz w:val="24"/>
          <w:szCs w:val="24"/>
        </w:rPr>
        <w:t>’s so</w:t>
      </w:r>
      <w:r w:rsidR="005F10DA" w:rsidRPr="004D3FE9">
        <w:rPr>
          <w:bCs/>
          <w:sz w:val="24"/>
          <w:szCs w:val="24"/>
        </w:rPr>
        <w:t xml:space="preserve"> frustrating.</w:t>
      </w:r>
      <w:r w:rsidR="004D3FE9">
        <w:rPr>
          <w:bCs/>
          <w:sz w:val="24"/>
          <w:szCs w:val="24"/>
        </w:rPr>
        <w:t xml:space="preserve"> </w:t>
      </w:r>
      <w:r w:rsidR="00997113">
        <w:rPr>
          <w:bCs/>
          <w:sz w:val="24"/>
          <w:szCs w:val="24"/>
        </w:rPr>
        <w:t>Fa</w:t>
      </w:r>
      <w:r w:rsidR="005F10DA" w:rsidRPr="004D3FE9">
        <w:rPr>
          <w:bCs/>
          <w:sz w:val="24"/>
          <w:szCs w:val="24"/>
        </w:rPr>
        <w:t xml:space="preserve">cts are fine, but they </w:t>
      </w:r>
      <w:r w:rsidR="003D308C">
        <w:rPr>
          <w:bCs/>
          <w:sz w:val="24"/>
          <w:szCs w:val="24"/>
        </w:rPr>
        <w:t>don’t tell the whole story</w:t>
      </w:r>
      <w:ins w:id="457" w:author="Cathy McMahen" w:date="2018-04-24T15:36:00Z">
        <w:r w:rsidR="00F16656">
          <w:rPr>
            <w:bCs/>
            <w:sz w:val="24"/>
            <w:szCs w:val="24"/>
          </w:rPr>
          <w:t>;</w:t>
        </w:r>
      </w:ins>
      <w:del w:id="458" w:author="Cathy McMahen" w:date="2018-04-24T15:36:00Z">
        <w:r w:rsidR="003D308C" w:rsidDel="00F16656">
          <w:rPr>
            <w:bCs/>
            <w:sz w:val="24"/>
            <w:szCs w:val="24"/>
          </w:rPr>
          <w:delText>,</w:delText>
        </w:r>
      </w:del>
      <w:r w:rsidR="003D308C">
        <w:rPr>
          <w:bCs/>
          <w:sz w:val="24"/>
          <w:szCs w:val="24"/>
        </w:rPr>
        <w:t xml:space="preserve"> the</w:t>
      </w:r>
      <w:r w:rsidR="00EF37A3">
        <w:rPr>
          <w:bCs/>
          <w:sz w:val="24"/>
          <w:szCs w:val="24"/>
        </w:rPr>
        <w:t>y are just</w:t>
      </w:r>
      <w:r w:rsidR="005F10DA" w:rsidRPr="004D3FE9">
        <w:rPr>
          <w:bCs/>
          <w:sz w:val="24"/>
          <w:szCs w:val="24"/>
        </w:rPr>
        <w:t xml:space="preserve"> snapshot</w:t>
      </w:r>
      <w:r w:rsidR="00EF37A3">
        <w:rPr>
          <w:bCs/>
          <w:sz w:val="24"/>
          <w:szCs w:val="24"/>
        </w:rPr>
        <w:t>s</w:t>
      </w:r>
      <w:r w:rsidR="005F10DA" w:rsidRPr="004D3FE9">
        <w:rPr>
          <w:bCs/>
          <w:sz w:val="24"/>
          <w:szCs w:val="24"/>
        </w:rPr>
        <w:t xml:space="preserve">. </w:t>
      </w:r>
    </w:p>
    <w:bookmarkEnd w:id="454"/>
    <w:p w14:paraId="7C5AA3F8" w14:textId="6AF1BDFD" w:rsidR="005F10DA" w:rsidRDefault="003D308C" w:rsidP="005F10DA">
      <w:pPr>
        <w:ind w:firstLine="720"/>
        <w:jc w:val="both"/>
        <w:rPr>
          <w:bCs/>
          <w:sz w:val="24"/>
          <w:szCs w:val="24"/>
        </w:rPr>
      </w:pPr>
      <w:r>
        <w:rPr>
          <w:bCs/>
          <w:sz w:val="24"/>
          <w:szCs w:val="24"/>
        </w:rPr>
        <w:t xml:space="preserve">Inquisitive by nature, </w:t>
      </w:r>
      <w:r w:rsidR="00997113">
        <w:rPr>
          <w:bCs/>
          <w:sz w:val="24"/>
          <w:szCs w:val="24"/>
        </w:rPr>
        <w:t xml:space="preserve">I approach Bible study this way. </w:t>
      </w:r>
      <w:r w:rsidR="00682187">
        <w:rPr>
          <w:bCs/>
          <w:sz w:val="24"/>
          <w:szCs w:val="24"/>
        </w:rPr>
        <w:t>By asking</w:t>
      </w:r>
      <w:del w:id="459" w:author="Cathy McMahen" w:date="2018-04-24T16:25:00Z">
        <w:r w:rsidDel="00F16656">
          <w:rPr>
            <w:bCs/>
            <w:sz w:val="24"/>
            <w:szCs w:val="24"/>
          </w:rPr>
          <w:delText xml:space="preserve"> the</w:delText>
        </w:r>
      </w:del>
      <w:r>
        <w:rPr>
          <w:bCs/>
          <w:sz w:val="24"/>
          <w:szCs w:val="24"/>
        </w:rPr>
        <w:t xml:space="preserve"> questions </w:t>
      </w:r>
      <w:ins w:id="460" w:author="Cathy McMahen" w:date="2018-04-24T16:25:00Z">
        <w:r w:rsidR="00F16656">
          <w:rPr>
            <w:bCs/>
            <w:sz w:val="24"/>
            <w:szCs w:val="24"/>
          </w:rPr>
          <w:t>about</w:t>
        </w:r>
      </w:ins>
      <w:del w:id="461" w:author="Cathy McMahen" w:date="2018-04-24T16:25:00Z">
        <w:r w:rsidDel="00F16656">
          <w:rPr>
            <w:bCs/>
            <w:sz w:val="24"/>
            <w:szCs w:val="24"/>
          </w:rPr>
          <w:delText>of</w:delText>
        </w:r>
      </w:del>
      <w:r>
        <w:rPr>
          <w:bCs/>
          <w:sz w:val="24"/>
          <w:szCs w:val="24"/>
        </w:rPr>
        <w:t xml:space="preserve"> the text </w:t>
      </w:r>
      <w:r w:rsidR="00682187">
        <w:rPr>
          <w:bCs/>
          <w:sz w:val="24"/>
          <w:szCs w:val="24"/>
        </w:rPr>
        <w:t>I</w:t>
      </w:r>
      <w:r w:rsidR="0025208B">
        <w:rPr>
          <w:bCs/>
          <w:sz w:val="24"/>
          <w:szCs w:val="24"/>
        </w:rPr>
        <w:t>‘m</w:t>
      </w:r>
      <w:r>
        <w:rPr>
          <w:bCs/>
          <w:sz w:val="24"/>
          <w:szCs w:val="24"/>
        </w:rPr>
        <w:t xml:space="preserve"> studying, </w:t>
      </w:r>
      <w:r w:rsidR="00682187">
        <w:rPr>
          <w:bCs/>
          <w:sz w:val="24"/>
          <w:szCs w:val="24"/>
        </w:rPr>
        <w:t>I ga</w:t>
      </w:r>
      <w:r>
        <w:rPr>
          <w:bCs/>
          <w:sz w:val="24"/>
          <w:szCs w:val="24"/>
        </w:rPr>
        <w:t>ther as much information as I can</w:t>
      </w:r>
      <w:ins w:id="462" w:author="Cathy McMahen" w:date="2018-04-24T16:25:00Z">
        <w:r w:rsidR="00F16656">
          <w:rPr>
            <w:bCs/>
            <w:sz w:val="24"/>
            <w:szCs w:val="24"/>
          </w:rPr>
          <w:t xml:space="preserve">. </w:t>
        </w:r>
      </w:ins>
      <w:del w:id="463" w:author="Cathy McMahen" w:date="2018-04-24T16:25:00Z">
        <w:r w:rsidDel="00F16656">
          <w:rPr>
            <w:bCs/>
            <w:sz w:val="24"/>
            <w:szCs w:val="24"/>
          </w:rPr>
          <w:delText xml:space="preserve">, </w:delText>
        </w:r>
      </w:del>
      <w:ins w:id="464" w:author="Cathy McMahen" w:date="2018-04-24T16:25:00Z">
        <w:r w:rsidR="00F16656">
          <w:rPr>
            <w:bCs/>
            <w:sz w:val="24"/>
            <w:szCs w:val="24"/>
          </w:rPr>
          <w:t>T</w:t>
        </w:r>
      </w:ins>
      <w:del w:id="465" w:author="Cathy McMahen" w:date="2018-04-24T16:25:00Z">
        <w:r w:rsidDel="00F16656">
          <w:rPr>
            <w:bCs/>
            <w:sz w:val="24"/>
            <w:szCs w:val="24"/>
          </w:rPr>
          <w:delText>t</w:delText>
        </w:r>
      </w:del>
      <w:r>
        <w:rPr>
          <w:bCs/>
          <w:sz w:val="24"/>
          <w:szCs w:val="24"/>
        </w:rPr>
        <w:t>hen the big picture</w:t>
      </w:r>
      <w:r w:rsidR="005F10DA">
        <w:rPr>
          <w:bCs/>
          <w:sz w:val="24"/>
          <w:szCs w:val="24"/>
        </w:rPr>
        <w:t xml:space="preserve"> come</w:t>
      </w:r>
      <w:r w:rsidR="00EF37A3">
        <w:rPr>
          <w:bCs/>
          <w:sz w:val="24"/>
          <w:szCs w:val="24"/>
        </w:rPr>
        <w:t>s</w:t>
      </w:r>
      <w:r w:rsidR="005F10DA">
        <w:rPr>
          <w:bCs/>
          <w:sz w:val="24"/>
          <w:szCs w:val="24"/>
        </w:rPr>
        <w:t xml:space="preserve"> into focus. Collecting the </w:t>
      </w:r>
      <w:r w:rsidR="00AF04B3">
        <w:rPr>
          <w:bCs/>
          <w:sz w:val="24"/>
          <w:szCs w:val="24"/>
        </w:rPr>
        <w:t xml:space="preserve">Biblical </w:t>
      </w:r>
      <w:r w:rsidR="005F10DA">
        <w:rPr>
          <w:bCs/>
          <w:sz w:val="24"/>
          <w:szCs w:val="24"/>
        </w:rPr>
        <w:t>facts</w:t>
      </w:r>
      <w:r w:rsidR="00AF04B3">
        <w:rPr>
          <w:bCs/>
          <w:sz w:val="24"/>
          <w:szCs w:val="24"/>
        </w:rPr>
        <w:t>, not only helps me maintain the integrity of interpterion, it’s</w:t>
      </w:r>
      <w:r w:rsidR="005F10DA">
        <w:rPr>
          <w:bCs/>
          <w:sz w:val="24"/>
          <w:szCs w:val="24"/>
        </w:rPr>
        <w:t xml:space="preserve"> the means to the end</w:t>
      </w:r>
      <w:ins w:id="466" w:author="Cathy McMahen" w:date="2018-04-24T16:26:00Z">
        <w:r w:rsidR="00076445">
          <w:rPr>
            <w:bCs/>
            <w:sz w:val="24"/>
            <w:szCs w:val="24"/>
          </w:rPr>
          <w:t>—which</w:t>
        </w:r>
      </w:ins>
      <w:del w:id="467" w:author="Cathy McMahen" w:date="2018-04-24T16:26:00Z">
        <w:r w:rsidR="005F10DA" w:rsidDel="00076445">
          <w:rPr>
            <w:bCs/>
            <w:sz w:val="24"/>
            <w:szCs w:val="24"/>
          </w:rPr>
          <w:delText xml:space="preserve"> – which</w:delText>
        </w:r>
      </w:del>
      <w:r w:rsidR="005F10DA">
        <w:rPr>
          <w:bCs/>
          <w:sz w:val="24"/>
          <w:szCs w:val="24"/>
        </w:rPr>
        <w:t xml:space="preserve"> is seeing God in </w:t>
      </w:r>
      <w:r w:rsidR="00682187">
        <w:rPr>
          <w:bCs/>
          <w:sz w:val="24"/>
          <w:szCs w:val="24"/>
        </w:rPr>
        <w:t>His</w:t>
      </w:r>
      <w:r w:rsidR="005F10DA">
        <w:rPr>
          <w:bCs/>
          <w:sz w:val="24"/>
          <w:szCs w:val="24"/>
        </w:rPr>
        <w:t xml:space="preserve"> story. </w:t>
      </w:r>
      <w:r w:rsidR="00EF37A3">
        <w:rPr>
          <w:bCs/>
          <w:sz w:val="24"/>
          <w:szCs w:val="24"/>
        </w:rPr>
        <w:t xml:space="preserve">When I find Him, He </w:t>
      </w:r>
      <w:r w:rsidR="005F10DA">
        <w:rPr>
          <w:bCs/>
          <w:sz w:val="24"/>
          <w:szCs w:val="24"/>
        </w:rPr>
        <w:t>begins to rewrite my story. And that, my friend, is transformational</w:t>
      </w:r>
      <w:r w:rsidR="00AF04B3">
        <w:rPr>
          <w:bCs/>
          <w:sz w:val="24"/>
          <w:szCs w:val="24"/>
        </w:rPr>
        <w:t>.</w:t>
      </w:r>
    </w:p>
    <w:p w14:paraId="737C80FF" w14:textId="7F9CFF54" w:rsidR="00331F00" w:rsidRDefault="00331F00" w:rsidP="00331F00">
      <w:pPr>
        <w:ind w:firstLine="720"/>
        <w:jc w:val="both"/>
        <w:rPr>
          <w:bCs/>
          <w:sz w:val="24"/>
          <w:szCs w:val="24"/>
        </w:rPr>
      </w:pPr>
      <w:ins w:id="468" w:author="virginia porter" w:date="2018-05-07T19:57:00Z">
        <w:r w:rsidRPr="000C76D1">
          <w:rPr>
            <w:bCs/>
            <w:sz w:val="24"/>
            <w:szCs w:val="24"/>
          </w:rPr>
          <w:t xml:space="preserve">If you did </w:t>
        </w:r>
        <w:r>
          <w:rPr>
            <w:bCs/>
            <w:sz w:val="24"/>
            <w:szCs w:val="24"/>
          </w:rPr>
          <w:t>book one</w:t>
        </w:r>
        <w:r w:rsidRPr="000C76D1">
          <w:rPr>
            <w:bCs/>
            <w:sz w:val="24"/>
            <w:szCs w:val="24"/>
          </w:rPr>
          <w:t>,</w:t>
        </w:r>
        <w:r>
          <w:rPr>
            <w:bCs/>
            <w:sz w:val="24"/>
            <w:szCs w:val="24"/>
          </w:rPr>
          <w:t xml:space="preserve"> </w:t>
        </w:r>
        <w:r w:rsidRPr="001D2606">
          <w:rPr>
            <w:bCs/>
            <w:i/>
            <w:sz w:val="24"/>
            <w:szCs w:val="24"/>
          </w:rPr>
          <w:t>Spiritual Matchmaking</w:t>
        </w:r>
        <w:r>
          <w:rPr>
            <w:bCs/>
            <w:sz w:val="24"/>
            <w:szCs w:val="24"/>
          </w:rPr>
          <w:t>,</w:t>
        </w:r>
        <w:r w:rsidRPr="000C76D1">
          <w:rPr>
            <w:bCs/>
            <w:sz w:val="24"/>
            <w:szCs w:val="24"/>
          </w:rPr>
          <w:t xml:space="preserve"> then </w:t>
        </w:r>
      </w:ins>
      <w:r w:rsidR="00682187">
        <w:rPr>
          <w:bCs/>
          <w:sz w:val="24"/>
          <w:szCs w:val="24"/>
        </w:rPr>
        <w:t>you’ll</w:t>
      </w:r>
      <w:ins w:id="469" w:author="virginia porter" w:date="2018-05-07T19:57:00Z">
        <w:r w:rsidRPr="000C76D1">
          <w:rPr>
            <w:bCs/>
            <w:sz w:val="24"/>
            <w:szCs w:val="24"/>
          </w:rPr>
          <w:t xml:space="preserve"> know that I love to pull the gospel metaphors f</w:t>
        </w:r>
        <w:r>
          <w:rPr>
            <w:bCs/>
            <w:sz w:val="24"/>
            <w:szCs w:val="24"/>
          </w:rPr>
          <w:t>rom</w:t>
        </w:r>
        <w:r w:rsidRPr="000C76D1">
          <w:rPr>
            <w:bCs/>
            <w:sz w:val="24"/>
            <w:szCs w:val="24"/>
          </w:rPr>
          <w:t xml:space="preserve"> the Old Testament. </w:t>
        </w:r>
      </w:ins>
      <w:r w:rsidR="00682187">
        <w:rPr>
          <w:bCs/>
          <w:sz w:val="24"/>
          <w:szCs w:val="24"/>
        </w:rPr>
        <w:t>That said, w</w:t>
      </w:r>
      <w:ins w:id="470" w:author="virginia porter" w:date="2018-05-07T19:58:00Z">
        <w:r>
          <w:rPr>
            <w:bCs/>
            <w:sz w:val="24"/>
            <w:szCs w:val="24"/>
          </w:rPr>
          <w:t xml:space="preserve">hile this study </w:t>
        </w:r>
      </w:ins>
      <w:ins w:id="471" w:author="virginia porter" w:date="2018-05-07T19:59:00Z">
        <w:r>
          <w:rPr>
            <w:bCs/>
            <w:sz w:val="24"/>
            <w:szCs w:val="24"/>
          </w:rPr>
          <w:t>is</w:t>
        </w:r>
      </w:ins>
      <w:ins w:id="472" w:author="virginia porter" w:date="2018-05-07T19:58:00Z">
        <w:r>
          <w:rPr>
            <w:bCs/>
            <w:sz w:val="24"/>
            <w:szCs w:val="24"/>
          </w:rPr>
          <w:t xml:space="preserve"> </w:t>
        </w:r>
      </w:ins>
      <w:ins w:id="473" w:author="virginia porter" w:date="2018-05-07T19:59:00Z">
        <w:r>
          <w:rPr>
            <w:bCs/>
            <w:sz w:val="24"/>
            <w:szCs w:val="24"/>
          </w:rPr>
          <w:t xml:space="preserve">primarily based on </w:t>
        </w:r>
      </w:ins>
      <w:ins w:id="474" w:author="virginia porter" w:date="2018-05-07T20:00:00Z">
        <w:r>
          <w:rPr>
            <w:bCs/>
            <w:sz w:val="24"/>
            <w:szCs w:val="24"/>
          </w:rPr>
          <w:t>the first three chapters of Ephesians,</w:t>
        </w:r>
      </w:ins>
      <w:ins w:id="475" w:author="virginia porter" w:date="2018-05-07T19:57:00Z">
        <w:r>
          <w:rPr>
            <w:bCs/>
            <w:sz w:val="24"/>
            <w:szCs w:val="24"/>
          </w:rPr>
          <w:t xml:space="preserve"> we’ll not stay confined there.</w:t>
        </w:r>
      </w:ins>
      <w:r w:rsidR="00FA2CDF">
        <w:rPr>
          <w:bCs/>
          <w:sz w:val="24"/>
          <w:szCs w:val="24"/>
        </w:rPr>
        <w:t xml:space="preserve"> </w:t>
      </w:r>
      <w:ins w:id="476" w:author="virginia porter" w:date="2018-05-07T20:01:00Z">
        <w:r w:rsidRPr="000C76D1">
          <w:rPr>
            <w:bCs/>
            <w:sz w:val="24"/>
            <w:szCs w:val="24"/>
          </w:rPr>
          <w:t>The beauty of studying the book of Ephesians is that it affords us an opportunity to get an overview of the entire New Testament. Be it directly</w:t>
        </w:r>
        <w:r>
          <w:rPr>
            <w:bCs/>
            <w:sz w:val="24"/>
            <w:szCs w:val="24"/>
          </w:rPr>
          <w:t>,</w:t>
        </w:r>
        <w:r w:rsidRPr="000C76D1">
          <w:rPr>
            <w:bCs/>
            <w:sz w:val="24"/>
            <w:szCs w:val="24"/>
          </w:rPr>
          <w:t xml:space="preserve"> or indirectly, the </w:t>
        </w:r>
        <w:r>
          <w:rPr>
            <w:bCs/>
            <w:sz w:val="24"/>
            <w:szCs w:val="24"/>
          </w:rPr>
          <w:t>books</w:t>
        </w:r>
        <w:r w:rsidRPr="000C76D1">
          <w:rPr>
            <w:bCs/>
            <w:sz w:val="24"/>
            <w:szCs w:val="24"/>
          </w:rPr>
          <w:t xml:space="preserve"> of the New Testament </w:t>
        </w:r>
        <w:r>
          <w:rPr>
            <w:bCs/>
            <w:sz w:val="24"/>
            <w:szCs w:val="24"/>
          </w:rPr>
          <w:t>are</w:t>
        </w:r>
        <w:r w:rsidRPr="000C76D1">
          <w:rPr>
            <w:bCs/>
            <w:sz w:val="24"/>
            <w:szCs w:val="24"/>
          </w:rPr>
          <w:t xml:space="preserve"> connected to </w:t>
        </w:r>
        <w:r>
          <w:rPr>
            <w:bCs/>
            <w:sz w:val="24"/>
            <w:szCs w:val="24"/>
          </w:rPr>
          <w:t xml:space="preserve">the book of Ephesians or the history of the church at </w:t>
        </w:r>
        <w:r w:rsidRPr="000C76D1">
          <w:rPr>
            <w:bCs/>
            <w:sz w:val="24"/>
            <w:szCs w:val="24"/>
          </w:rPr>
          <w:t xml:space="preserve">Ephesus. </w:t>
        </w:r>
        <w:r>
          <w:rPr>
            <w:bCs/>
            <w:sz w:val="24"/>
            <w:szCs w:val="24"/>
          </w:rPr>
          <w:t>As we go along, we’ll</w:t>
        </w:r>
        <w:r w:rsidRPr="000C76D1">
          <w:rPr>
            <w:bCs/>
            <w:sz w:val="24"/>
            <w:szCs w:val="24"/>
          </w:rPr>
          <w:t xml:space="preserve"> see how it all ties together. </w:t>
        </w:r>
      </w:ins>
    </w:p>
    <w:p w14:paraId="44FC3B71" w14:textId="77777777" w:rsidR="00A73FDB" w:rsidRDefault="00A73FDB" w:rsidP="00331F00">
      <w:pPr>
        <w:ind w:firstLine="720"/>
        <w:jc w:val="both"/>
        <w:rPr>
          <w:ins w:id="477" w:author="virginia porter" w:date="2018-05-07T20:01:00Z"/>
          <w:bCs/>
          <w:sz w:val="24"/>
          <w:szCs w:val="24"/>
        </w:rPr>
      </w:pPr>
    </w:p>
    <w:p w14:paraId="3C515229" w14:textId="1C24F3BA" w:rsidR="005F10DA" w:rsidDel="00331F00" w:rsidRDefault="005F10DA">
      <w:pPr>
        <w:ind w:firstLine="720"/>
        <w:jc w:val="center"/>
        <w:rPr>
          <w:del w:id="478" w:author="virginia porter" w:date="2018-05-07T20:00:00Z"/>
          <w:bCs/>
          <w:sz w:val="24"/>
          <w:szCs w:val="24"/>
        </w:rPr>
        <w:pPrChange w:id="479" w:author="virginia porter" w:date="2019-01-09T16:03:00Z">
          <w:pPr>
            <w:ind w:firstLine="720"/>
            <w:jc w:val="both"/>
          </w:pPr>
        </w:pPrChange>
      </w:pPr>
      <w:del w:id="480" w:author="virginia porter" w:date="2018-05-07T20:00:00Z">
        <w:r w:rsidRPr="000C76D1" w:rsidDel="00331F00">
          <w:rPr>
            <w:bCs/>
            <w:sz w:val="24"/>
            <w:szCs w:val="24"/>
          </w:rPr>
          <w:delText>The beauty of studying the book of Ephesians is that it affords us an opportunity to get an overview of basically the entire New Testament. Be it directly</w:delText>
        </w:r>
        <w:r w:rsidDel="00331F00">
          <w:rPr>
            <w:bCs/>
            <w:sz w:val="24"/>
            <w:szCs w:val="24"/>
          </w:rPr>
          <w:delText>,</w:delText>
        </w:r>
        <w:r w:rsidRPr="000C76D1" w:rsidDel="00331F00">
          <w:rPr>
            <w:bCs/>
            <w:sz w:val="24"/>
            <w:szCs w:val="24"/>
          </w:rPr>
          <w:delText xml:space="preserve"> or indirectly, the </w:delText>
        </w:r>
        <w:r w:rsidDel="00331F00">
          <w:rPr>
            <w:bCs/>
            <w:sz w:val="24"/>
            <w:szCs w:val="24"/>
          </w:rPr>
          <w:delText>books</w:delText>
        </w:r>
        <w:r w:rsidRPr="000C76D1" w:rsidDel="00331F00">
          <w:rPr>
            <w:bCs/>
            <w:sz w:val="24"/>
            <w:szCs w:val="24"/>
          </w:rPr>
          <w:delText xml:space="preserve"> of the New Testament </w:delText>
        </w:r>
        <w:r w:rsidDel="00331F00">
          <w:rPr>
            <w:bCs/>
            <w:sz w:val="24"/>
            <w:szCs w:val="24"/>
          </w:rPr>
          <w:delText>are</w:delText>
        </w:r>
        <w:r w:rsidRPr="000C76D1" w:rsidDel="00331F00">
          <w:rPr>
            <w:bCs/>
            <w:sz w:val="24"/>
            <w:szCs w:val="24"/>
          </w:rPr>
          <w:delText xml:space="preserve"> connected to </w:delText>
        </w:r>
        <w:r w:rsidDel="00331F00">
          <w:rPr>
            <w:bCs/>
            <w:sz w:val="24"/>
            <w:szCs w:val="24"/>
          </w:rPr>
          <w:delText xml:space="preserve">the book of Ephesians or the history of the church at </w:delText>
        </w:r>
        <w:r w:rsidRPr="000C76D1" w:rsidDel="00331F00">
          <w:rPr>
            <w:bCs/>
            <w:sz w:val="24"/>
            <w:szCs w:val="24"/>
          </w:rPr>
          <w:delText xml:space="preserve">Ephesus. </w:delText>
        </w:r>
        <w:r w:rsidR="00EF37A3" w:rsidDel="00331F00">
          <w:rPr>
            <w:bCs/>
            <w:sz w:val="24"/>
            <w:szCs w:val="24"/>
          </w:rPr>
          <w:delText>As we go along</w:delText>
        </w:r>
        <w:r w:rsidDel="00331F00">
          <w:rPr>
            <w:bCs/>
            <w:sz w:val="24"/>
            <w:szCs w:val="24"/>
          </w:rPr>
          <w:delText>, we’ll</w:delText>
        </w:r>
        <w:r w:rsidRPr="000C76D1" w:rsidDel="00331F00">
          <w:rPr>
            <w:bCs/>
            <w:sz w:val="24"/>
            <w:szCs w:val="24"/>
          </w:rPr>
          <w:delText xml:space="preserve"> see how it all ties together.</w:delText>
        </w:r>
      </w:del>
    </w:p>
    <w:p w14:paraId="16C9CC7C" w14:textId="2CA7C7FA" w:rsidR="00646277" w:rsidDel="00331F00" w:rsidRDefault="005F10DA">
      <w:pPr>
        <w:ind w:firstLine="720"/>
        <w:jc w:val="center"/>
        <w:rPr>
          <w:del w:id="481" w:author="virginia porter" w:date="2018-05-07T19:57:00Z"/>
          <w:bCs/>
          <w:sz w:val="24"/>
          <w:szCs w:val="24"/>
        </w:rPr>
        <w:pPrChange w:id="482" w:author="virginia porter" w:date="2019-01-09T16:03:00Z">
          <w:pPr>
            <w:ind w:firstLine="720"/>
            <w:jc w:val="both"/>
          </w:pPr>
        </w:pPrChange>
      </w:pPr>
      <w:del w:id="483" w:author="virginia porter" w:date="2018-05-07T19:57:00Z">
        <w:r w:rsidRPr="000C76D1" w:rsidDel="00331F00">
          <w:rPr>
            <w:bCs/>
            <w:sz w:val="24"/>
            <w:szCs w:val="24"/>
          </w:rPr>
          <w:delText xml:space="preserve">If you did </w:delText>
        </w:r>
        <w:r w:rsidDel="00331F00">
          <w:rPr>
            <w:bCs/>
            <w:sz w:val="24"/>
            <w:szCs w:val="24"/>
          </w:rPr>
          <w:delText>book one</w:delText>
        </w:r>
        <w:r w:rsidRPr="000C76D1" w:rsidDel="00331F00">
          <w:rPr>
            <w:bCs/>
            <w:sz w:val="24"/>
            <w:szCs w:val="24"/>
          </w:rPr>
          <w:delText>,</w:delText>
        </w:r>
        <w:r w:rsidDel="00331F00">
          <w:rPr>
            <w:bCs/>
            <w:sz w:val="24"/>
            <w:szCs w:val="24"/>
          </w:rPr>
          <w:delText xml:space="preserve"> entitled </w:delText>
        </w:r>
        <w:r w:rsidRPr="0055473B" w:rsidDel="00331F00">
          <w:rPr>
            <w:bCs/>
            <w:i/>
            <w:sz w:val="24"/>
            <w:szCs w:val="24"/>
            <w:rPrChange w:id="484" w:author="Cathy McMahen" w:date="2018-04-25T08:05:00Z">
              <w:rPr>
                <w:bCs/>
                <w:sz w:val="24"/>
                <w:szCs w:val="24"/>
              </w:rPr>
            </w:rPrChange>
          </w:rPr>
          <w:delText>Spiritual Matchmaking</w:delText>
        </w:r>
        <w:r w:rsidDel="00331F00">
          <w:rPr>
            <w:bCs/>
            <w:sz w:val="24"/>
            <w:szCs w:val="24"/>
          </w:rPr>
          <w:delText>,</w:delText>
        </w:r>
        <w:r w:rsidRPr="000C76D1" w:rsidDel="00331F00">
          <w:rPr>
            <w:bCs/>
            <w:sz w:val="24"/>
            <w:szCs w:val="24"/>
          </w:rPr>
          <w:delText xml:space="preserve"> then you already know that I love to pull the gospel metaphors f</w:delText>
        </w:r>
        <w:r w:rsidDel="00331F00">
          <w:rPr>
            <w:bCs/>
            <w:sz w:val="24"/>
            <w:szCs w:val="24"/>
          </w:rPr>
          <w:delText>rom</w:delText>
        </w:r>
        <w:r w:rsidRPr="000C76D1" w:rsidDel="00331F00">
          <w:rPr>
            <w:bCs/>
            <w:sz w:val="24"/>
            <w:szCs w:val="24"/>
          </w:rPr>
          <w:delText xml:space="preserve"> the Old Testament. </w:delText>
        </w:r>
        <w:r w:rsidDel="00331F00">
          <w:rPr>
            <w:bCs/>
            <w:sz w:val="24"/>
            <w:szCs w:val="24"/>
          </w:rPr>
          <w:delText xml:space="preserve">The backdrop in </w:delText>
        </w:r>
        <w:r w:rsidRPr="0055473B" w:rsidDel="00331F00">
          <w:rPr>
            <w:bCs/>
            <w:i/>
            <w:sz w:val="24"/>
            <w:szCs w:val="24"/>
            <w:rPrChange w:id="485" w:author="Cathy McMahen" w:date="2018-04-25T08:06:00Z">
              <w:rPr>
                <w:bCs/>
                <w:sz w:val="24"/>
                <w:szCs w:val="24"/>
              </w:rPr>
            </w:rPrChange>
          </w:rPr>
          <w:delText>Spiritual Matchmaking</w:delText>
        </w:r>
        <w:r w:rsidDel="00331F00">
          <w:rPr>
            <w:bCs/>
            <w:sz w:val="24"/>
            <w:szCs w:val="24"/>
          </w:rPr>
          <w:delText>, was the first two chapters of Ephesians. This study picks up where we left off</w:delText>
        </w:r>
      </w:del>
      <w:ins w:id="486" w:author="Cathy McMahen" w:date="2018-04-25T08:07:00Z">
        <w:del w:id="487" w:author="virginia porter" w:date="2018-05-07T19:57:00Z">
          <w:r w:rsidR="0055473B" w:rsidDel="00331F00">
            <w:rPr>
              <w:bCs/>
              <w:sz w:val="24"/>
              <w:szCs w:val="24"/>
            </w:rPr>
            <w:delText>,</w:delText>
          </w:r>
        </w:del>
      </w:ins>
      <w:del w:id="488" w:author="virginia porter" w:date="2018-05-07T19:57:00Z">
        <w:r w:rsidDel="00331F00">
          <w:rPr>
            <w:bCs/>
            <w:sz w:val="24"/>
            <w:szCs w:val="24"/>
          </w:rPr>
          <w:delText xml:space="preserve"> </w:delText>
        </w:r>
      </w:del>
      <w:ins w:id="489" w:author="Cathy McMahen" w:date="2018-04-25T08:06:00Z">
        <w:del w:id="490" w:author="virginia porter" w:date="2018-05-07T19:57:00Z">
          <w:r w:rsidR="0055473B" w:rsidDel="00331F00">
            <w:rPr>
              <w:bCs/>
              <w:sz w:val="24"/>
              <w:szCs w:val="24"/>
            </w:rPr>
            <w:delText xml:space="preserve">and </w:delText>
          </w:r>
        </w:del>
      </w:ins>
      <w:ins w:id="491" w:author="Cathy McMahen" w:date="2018-04-25T08:07:00Z">
        <w:del w:id="492" w:author="virginia porter" w:date="2018-05-07T19:57:00Z">
          <w:r w:rsidR="0055473B" w:rsidDel="00331F00">
            <w:rPr>
              <w:bCs/>
              <w:sz w:val="24"/>
              <w:szCs w:val="24"/>
            </w:rPr>
            <w:delText xml:space="preserve">the </w:delText>
          </w:r>
        </w:del>
      </w:ins>
      <w:del w:id="493" w:author="virginia porter" w:date="2018-05-07T19:57:00Z">
        <w:r w:rsidDel="00331F00">
          <w:rPr>
            <w:bCs/>
            <w:sz w:val="24"/>
            <w:szCs w:val="24"/>
          </w:rPr>
          <w:delText xml:space="preserve">focusing </w:delText>
        </w:r>
      </w:del>
      <w:ins w:id="494" w:author="Cathy McMahen" w:date="2018-04-25T08:07:00Z">
        <w:del w:id="495" w:author="virginia porter" w:date="2018-05-07T19:57:00Z">
          <w:r w:rsidR="0055473B" w:rsidDel="00331F00">
            <w:rPr>
              <w:bCs/>
              <w:sz w:val="24"/>
              <w:szCs w:val="24"/>
            </w:rPr>
            <w:delText xml:space="preserve">is </w:delText>
          </w:r>
        </w:del>
      </w:ins>
      <w:del w:id="496" w:author="virginia porter" w:date="2018-05-07T19:57:00Z">
        <w:r w:rsidDel="00331F00">
          <w:rPr>
            <w:bCs/>
            <w:sz w:val="24"/>
            <w:szCs w:val="24"/>
          </w:rPr>
          <w:delText>primarily, on chapters two and three of the book of Ephesians. But, we’ll not stay confined there. N</w:delText>
        </w:r>
        <w:r w:rsidRPr="000C76D1" w:rsidDel="00331F00">
          <w:rPr>
            <w:bCs/>
            <w:sz w:val="24"/>
            <w:szCs w:val="24"/>
          </w:rPr>
          <w:delText xml:space="preserve">ot only are we going to be studying the book of Ephesians, </w:delText>
        </w:r>
        <w:r w:rsidDel="00331F00">
          <w:rPr>
            <w:bCs/>
            <w:sz w:val="24"/>
            <w:szCs w:val="24"/>
          </w:rPr>
          <w:delText>but we are going to learn how to</w:delText>
        </w:r>
        <w:r w:rsidRPr="009C1771" w:rsidDel="00331F00">
          <w:rPr>
            <w:bCs/>
            <w:sz w:val="24"/>
            <w:szCs w:val="24"/>
          </w:rPr>
          <w:delText xml:space="preserve"> </w:delText>
        </w:r>
        <w:r w:rsidDel="00331F00">
          <w:rPr>
            <w:bCs/>
            <w:sz w:val="24"/>
            <w:szCs w:val="24"/>
          </w:rPr>
          <w:delText xml:space="preserve">study the </w:delText>
        </w:r>
        <w:r w:rsidRPr="000C76D1" w:rsidDel="00331F00">
          <w:rPr>
            <w:bCs/>
            <w:sz w:val="24"/>
            <w:szCs w:val="24"/>
          </w:rPr>
          <w:delText>Bible</w:delText>
        </w:r>
      </w:del>
      <w:ins w:id="497" w:author="Cathy McMahen" w:date="2018-04-25T08:07:00Z">
        <w:del w:id="498" w:author="virginia porter" w:date="2018-05-07T19:57:00Z">
          <w:r w:rsidR="0055473B" w:rsidDel="00331F00">
            <w:rPr>
              <w:bCs/>
              <w:sz w:val="24"/>
              <w:szCs w:val="24"/>
            </w:rPr>
            <w:delText xml:space="preserve">—period </w:delText>
          </w:r>
        </w:del>
      </w:ins>
      <w:del w:id="499" w:author="virginia porter" w:date="2018-05-07T19:57:00Z">
        <w:r w:rsidDel="00331F00">
          <w:rPr>
            <w:bCs/>
            <w:sz w:val="24"/>
            <w:szCs w:val="24"/>
          </w:rPr>
          <w:delText xml:space="preserve"> – period.</w:delText>
        </w:r>
        <w:r w:rsidR="00646277" w:rsidDel="00331F00">
          <w:rPr>
            <w:bCs/>
            <w:sz w:val="24"/>
            <w:szCs w:val="24"/>
          </w:rPr>
          <w:delText xml:space="preserve"> </w:delText>
        </w:r>
      </w:del>
    </w:p>
    <w:p w14:paraId="56B65F80" w14:textId="2F2BD890" w:rsidR="0039677C" w:rsidDel="00A02648" w:rsidRDefault="0039677C">
      <w:pPr>
        <w:ind w:firstLine="720"/>
        <w:jc w:val="center"/>
        <w:rPr>
          <w:del w:id="500" w:author="virginia porter" w:date="2018-05-07T20:33:00Z"/>
          <w:bCs/>
          <w:sz w:val="24"/>
          <w:szCs w:val="24"/>
        </w:rPr>
        <w:pPrChange w:id="501" w:author="virginia porter" w:date="2019-01-09T16:03:00Z">
          <w:pPr>
            <w:ind w:firstLine="720"/>
            <w:jc w:val="both"/>
          </w:pPr>
        </w:pPrChange>
      </w:pPr>
    </w:p>
    <w:p w14:paraId="2D7AA305" w14:textId="77777777" w:rsidR="005F10DA" w:rsidRPr="00646277" w:rsidRDefault="00646277">
      <w:pPr>
        <w:jc w:val="center"/>
        <w:rPr>
          <w:b/>
          <w:bCs/>
          <w:sz w:val="28"/>
          <w:szCs w:val="28"/>
        </w:rPr>
      </w:pPr>
      <w:r w:rsidRPr="00646277">
        <w:rPr>
          <w:b/>
          <w:bCs/>
          <w:sz w:val="28"/>
          <w:szCs w:val="28"/>
        </w:rPr>
        <w:t>Back Story</w:t>
      </w:r>
    </w:p>
    <w:p w14:paraId="54CCB169" w14:textId="528A5C46" w:rsidR="00E74CBF" w:rsidRDefault="00E74CBF" w:rsidP="00E74CBF">
      <w:pPr>
        <w:ind w:firstLine="720"/>
        <w:jc w:val="both"/>
        <w:rPr>
          <w:bCs/>
          <w:sz w:val="24"/>
          <w:szCs w:val="24"/>
        </w:rPr>
      </w:pPr>
      <w:del w:id="502" w:author="virginia porter" w:date="2018-05-14T16:38:00Z">
        <w:r w:rsidDel="00FC6499">
          <w:rPr>
            <w:bCs/>
            <w:sz w:val="24"/>
            <w:szCs w:val="24"/>
          </w:rPr>
          <w:delText>T</w:delText>
        </w:r>
      </w:del>
      <w:r w:rsidR="00AF04B3">
        <w:rPr>
          <w:bCs/>
          <w:sz w:val="24"/>
          <w:szCs w:val="24"/>
        </w:rPr>
        <w:t>T</w:t>
      </w:r>
      <w:r>
        <w:rPr>
          <w:bCs/>
          <w:sz w:val="24"/>
          <w:szCs w:val="24"/>
        </w:rPr>
        <w:t>o set the stage</w:t>
      </w:r>
      <w:ins w:id="503" w:author="virginia porter" w:date="2018-05-07T20:32:00Z">
        <w:r w:rsidR="00A02648">
          <w:rPr>
            <w:bCs/>
            <w:sz w:val="24"/>
            <w:szCs w:val="24"/>
          </w:rPr>
          <w:t>,</w:t>
        </w:r>
      </w:ins>
      <w:del w:id="504" w:author="virginia porter" w:date="2018-05-07T20:32:00Z">
        <w:r w:rsidDel="00A02648">
          <w:rPr>
            <w:bCs/>
            <w:sz w:val="24"/>
            <w:szCs w:val="24"/>
          </w:rPr>
          <w:delText xml:space="preserve"> for our study, </w:delText>
        </w:r>
      </w:del>
      <w:ins w:id="505" w:author="virginia porter" w:date="2018-05-07T20:32:00Z">
        <w:r w:rsidR="00A02648">
          <w:rPr>
            <w:bCs/>
            <w:sz w:val="24"/>
            <w:szCs w:val="24"/>
          </w:rPr>
          <w:t xml:space="preserve"> </w:t>
        </w:r>
      </w:ins>
      <w:r>
        <w:rPr>
          <w:bCs/>
          <w:sz w:val="24"/>
          <w:szCs w:val="24"/>
        </w:rPr>
        <w:t>we’ll begin by doing an exploration of the landscape and history surrounding Paul’s letter to the church at Ephesus. We’ll touch on the geography</w:t>
      </w:r>
      <w:r w:rsidR="00683609">
        <w:rPr>
          <w:bCs/>
          <w:sz w:val="24"/>
          <w:szCs w:val="24"/>
        </w:rPr>
        <w:t xml:space="preserve"> </w:t>
      </w:r>
      <w:r>
        <w:rPr>
          <w:bCs/>
          <w:sz w:val="24"/>
          <w:szCs w:val="24"/>
        </w:rPr>
        <w:t>but concentrate mostly on the people. You may be surprised to find how much we have in common with them. Here is some interesting trivia about this group of believers.</w:t>
      </w:r>
    </w:p>
    <w:p w14:paraId="4BBEE4A2" w14:textId="04D5A45F" w:rsidR="00E74CBF" w:rsidRDefault="00E74CBF" w:rsidP="00E74CBF">
      <w:pPr>
        <w:ind w:firstLine="720"/>
        <w:jc w:val="both"/>
        <w:rPr>
          <w:bCs/>
          <w:sz w:val="24"/>
          <w:szCs w:val="24"/>
        </w:rPr>
      </w:pPr>
      <w:r>
        <w:rPr>
          <w:bCs/>
          <w:sz w:val="24"/>
          <w:szCs w:val="24"/>
        </w:rPr>
        <w:t xml:space="preserve">Paul spent three years in Ephesus. For a portion of that time, a Gentile doctor named Luke was also there with him. How do we know that? </w:t>
      </w:r>
      <w:r w:rsidR="003D7DF1">
        <w:rPr>
          <w:bCs/>
          <w:sz w:val="24"/>
          <w:szCs w:val="24"/>
        </w:rPr>
        <w:t xml:space="preserve">Because, </w:t>
      </w:r>
      <w:r>
        <w:rPr>
          <w:bCs/>
          <w:sz w:val="24"/>
          <w:szCs w:val="24"/>
        </w:rPr>
        <w:t>Luke</w:t>
      </w:r>
      <w:r w:rsidR="003D7DF1">
        <w:rPr>
          <w:bCs/>
          <w:sz w:val="24"/>
          <w:szCs w:val="24"/>
        </w:rPr>
        <w:t xml:space="preserve"> </w:t>
      </w:r>
      <w:r>
        <w:rPr>
          <w:bCs/>
          <w:sz w:val="24"/>
          <w:szCs w:val="24"/>
        </w:rPr>
        <w:t xml:space="preserve">wrote it all down in chronological order in the book of Acts. </w:t>
      </w:r>
      <w:r w:rsidR="003D7DF1">
        <w:rPr>
          <w:bCs/>
          <w:sz w:val="24"/>
          <w:szCs w:val="24"/>
        </w:rPr>
        <w:t>He was a stickler for details (a man after my own heart). It</w:t>
      </w:r>
      <w:r>
        <w:rPr>
          <w:bCs/>
          <w:sz w:val="24"/>
          <w:szCs w:val="24"/>
        </w:rPr>
        <w:t xml:space="preserve"> is worth noting that the gospels of Luke and Acts were, in fact, personal letters that Luke addressed to a man named Theophilus. Additionally, these two letters</w:t>
      </w:r>
      <w:r>
        <w:rPr>
          <w:sz w:val="24"/>
          <w:szCs w:val="24"/>
        </w:rPr>
        <w:t xml:space="preserve"> comprise one-fourth of the New Testament.</w:t>
      </w:r>
      <w:r>
        <w:rPr>
          <w:bCs/>
          <w:sz w:val="24"/>
          <w:szCs w:val="24"/>
        </w:rPr>
        <w:t xml:space="preserve"> Luke wrote the first letter to evangelize Theophilus, and the book of Acts was written to disciple him (Luke 1:1-4; Acts 1:1-2, 16:1-14). </w:t>
      </w:r>
      <w:ins w:id="506" w:author="Cathy McMahen" w:date="2018-04-25T08:14:00Z">
        <w:r w:rsidR="00EF3B52">
          <w:rPr>
            <w:bCs/>
            <w:sz w:val="24"/>
            <w:szCs w:val="24"/>
          </w:rPr>
          <w:t>Here is a confession:</w:t>
        </w:r>
      </w:ins>
      <w:del w:id="507" w:author="Cathy McMahen" w:date="2018-04-25T08:14:00Z">
        <w:r w:rsidDel="00EF3B52">
          <w:rPr>
            <w:bCs/>
            <w:sz w:val="24"/>
            <w:szCs w:val="24"/>
          </w:rPr>
          <w:delText>Confession,</w:delText>
        </w:r>
      </w:del>
      <w:r>
        <w:rPr>
          <w:bCs/>
          <w:sz w:val="24"/>
          <w:szCs w:val="24"/>
        </w:rPr>
        <w:t xml:space="preserve"> I’ve employed Luke’s strategy in the writing of this series. Book</w:t>
      </w:r>
      <w:ins w:id="508" w:author="Cathy McMahen" w:date="2018-04-25T08:50:00Z">
        <w:r w:rsidR="007B414B">
          <w:rPr>
            <w:bCs/>
            <w:sz w:val="24"/>
            <w:szCs w:val="24"/>
          </w:rPr>
          <w:t xml:space="preserve"> </w:t>
        </w:r>
      </w:ins>
      <w:del w:id="509" w:author="Cathy McMahen" w:date="2018-04-25T08:50:00Z">
        <w:r w:rsidDel="007B414B">
          <w:rPr>
            <w:bCs/>
            <w:sz w:val="24"/>
            <w:szCs w:val="24"/>
          </w:rPr>
          <w:delText>-</w:delText>
        </w:r>
      </w:del>
      <w:r>
        <w:rPr>
          <w:bCs/>
          <w:sz w:val="24"/>
          <w:szCs w:val="24"/>
        </w:rPr>
        <w:t>one</w:t>
      </w:r>
      <w:del w:id="510" w:author="Cathy McMahen" w:date="2018-04-25T08:14:00Z">
        <w:r w:rsidDel="00EF3B52">
          <w:rPr>
            <w:bCs/>
            <w:sz w:val="24"/>
            <w:szCs w:val="24"/>
          </w:rPr>
          <w:delText xml:space="preserve"> entitled</w:delText>
        </w:r>
      </w:del>
      <w:r>
        <w:rPr>
          <w:bCs/>
          <w:sz w:val="24"/>
          <w:szCs w:val="24"/>
        </w:rPr>
        <w:t>, is a veiled attempt to introduce people to the Heavenly Bride Groom</w:t>
      </w:r>
      <w:ins w:id="511" w:author="Cathy McMahen" w:date="2018-04-25T08:15:00Z">
        <w:r w:rsidR="00EF3B52">
          <w:rPr>
            <w:bCs/>
            <w:sz w:val="24"/>
            <w:szCs w:val="24"/>
          </w:rPr>
          <w:t>—Christ</w:t>
        </w:r>
      </w:ins>
      <w:del w:id="512" w:author="Cathy McMahen" w:date="2018-04-25T08:14:00Z">
        <w:r w:rsidDel="00EF3B52">
          <w:rPr>
            <w:bCs/>
            <w:sz w:val="24"/>
            <w:szCs w:val="24"/>
          </w:rPr>
          <w:delText xml:space="preserve"> – Christ</w:delText>
        </w:r>
      </w:del>
      <w:r>
        <w:rPr>
          <w:bCs/>
          <w:sz w:val="24"/>
          <w:szCs w:val="24"/>
        </w:rPr>
        <w:t xml:space="preserve"> Jesus. </w:t>
      </w:r>
      <w:r w:rsidR="00AF04B3">
        <w:rPr>
          <w:bCs/>
          <w:sz w:val="24"/>
          <w:szCs w:val="24"/>
        </w:rPr>
        <w:t>My</w:t>
      </w:r>
      <w:del w:id="513" w:author="Cathy McMahen" w:date="2018-04-25T08:15:00Z">
        <w:r w:rsidDel="00EF3B52">
          <w:rPr>
            <w:bCs/>
            <w:sz w:val="24"/>
            <w:szCs w:val="24"/>
          </w:rPr>
          <w:delText>Th</w:delText>
        </w:r>
        <w:r w:rsidR="00982CFC" w:rsidDel="00EF3B52">
          <w:rPr>
            <w:bCs/>
            <w:sz w:val="24"/>
            <w:szCs w:val="24"/>
          </w:rPr>
          <w:delText>is</w:delText>
        </w:r>
        <w:r w:rsidDel="00EF3B52">
          <w:rPr>
            <w:bCs/>
            <w:sz w:val="24"/>
            <w:szCs w:val="24"/>
          </w:rPr>
          <w:delText xml:space="preserve"> book</w:delText>
        </w:r>
      </w:del>
      <w:r>
        <w:rPr>
          <w:bCs/>
          <w:sz w:val="24"/>
          <w:szCs w:val="24"/>
        </w:rPr>
        <w:t xml:space="preserve"> inten</w:t>
      </w:r>
      <w:r w:rsidR="00AF04B3">
        <w:rPr>
          <w:bCs/>
          <w:sz w:val="24"/>
          <w:szCs w:val="24"/>
        </w:rPr>
        <w:t>t was</w:t>
      </w:r>
      <w:r>
        <w:rPr>
          <w:bCs/>
          <w:sz w:val="24"/>
          <w:szCs w:val="24"/>
        </w:rPr>
        <w:t xml:space="preserve"> to evangelize the lost, help believers solidify their salvation, and equip them with a tool to share their faith. The aim of this book</w:t>
      </w:r>
      <w:del w:id="514" w:author="Cathy McMahen" w:date="2018-04-25T08:16:00Z">
        <w:r w:rsidDel="00EF3B52">
          <w:rPr>
            <w:bCs/>
            <w:sz w:val="24"/>
            <w:szCs w:val="24"/>
          </w:rPr>
          <w:delText>,</w:delText>
        </w:r>
      </w:del>
      <w:r>
        <w:rPr>
          <w:bCs/>
          <w:sz w:val="24"/>
          <w:szCs w:val="24"/>
        </w:rPr>
        <w:t xml:space="preserve"> and the two that </w:t>
      </w:r>
      <w:ins w:id="515" w:author="Cathy McMahen" w:date="2018-04-25T08:16:00Z">
        <w:r w:rsidR="00EF3B52">
          <w:rPr>
            <w:bCs/>
            <w:sz w:val="24"/>
            <w:szCs w:val="24"/>
          </w:rPr>
          <w:t xml:space="preserve">will </w:t>
        </w:r>
      </w:ins>
      <w:r>
        <w:rPr>
          <w:bCs/>
          <w:sz w:val="24"/>
          <w:szCs w:val="24"/>
        </w:rPr>
        <w:t>follow it</w:t>
      </w:r>
      <w:del w:id="516" w:author="Cathy McMahen" w:date="2018-04-25T08:16:00Z">
        <w:r w:rsidDel="00EF3B52">
          <w:rPr>
            <w:bCs/>
            <w:sz w:val="24"/>
            <w:szCs w:val="24"/>
          </w:rPr>
          <w:delText>,</w:delText>
        </w:r>
      </w:del>
      <w:r>
        <w:rPr>
          <w:bCs/>
          <w:sz w:val="24"/>
          <w:szCs w:val="24"/>
        </w:rPr>
        <w:t xml:space="preserve"> is discipleship. </w:t>
      </w:r>
      <w:r w:rsidR="00AF04B3">
        <w:rPr>
          <w:bCs/>
          <w:sz w:val="24"/>
          <w:szCs w:val="24"/>
        </w:rPr>
        <w:t>Her</w:t>
      </w:r>
      <w:r w:rsidR="005720B9">
        <w:rPr>
          <w:bCs/>
          <w:sz w:val="24"/>
          <w:szCs w:val="24"/>
        </w:rPr>
        <w:t>ein lies the answer to that million-dollar question.</w:t>
      </w:r>
    </w:p>
    <w:p w14:paraId="7555EC5F" w14:textId="7B58E17F" w:rsidR="00E74CBF" w:rsidRDefault="00E74CBF" w:rsidP="00E74CBF">
      <w:pPr>
        <w:ind w:firstLine="720"/>
        <w:jc w:val="both"/>
        <w:rPr>
          <w:bCs/>
          <w:sz w:val="24"/>
          <w:szCs w:val="24"/>
        </w:rPr>
      </w:pPr>
      <w:r>
        <w:rPr>
          <w:bCs/>
          <w:sz w:val="24"/>
          <w:szCs w:val="24"/>
        </w:rPr>
        <w:t>How does all this pertain to the book of Ephesians or Ephesus?</w:t>
      </w:r>
      <w:del w:id="517" w:author="Cathy McMahen" w:date="2018-04-25T08:17:00Z">
        <w:r w:rsidDel="00745E7E">
          <w:rPr>
            <w:bCs/>
            <w:sz w:val="24"/>
            <w:szCs w:val="24"/>
          </w:rPr>
          <w:delText xml:space="preserve"> Just this,</w:delText>
        </w:r>
      </w:del>
      <w:r>
        <w:rPr>
          <w:bCs/>
          <w:sz w:val="24"/>
          <w:szCs w:val="24"/>
        </w:rPr>
        <w:t xml:space="preserve"> </w:t>
      </w:r>
      <w:ins w:id="518" w:author="Cathy McMahen" w:date="2018-04-25T08:17:00Z">
        <w:r w:rsidR="00745E7E">
          <w:rPr>
            <w:bCs/>
            <w:sz w:val="24"/>
            <w:szCs w:val="24"/>
          </w:rPr>
          <w:t>W</w:t>
        </w:r>
      </w:ins>
      <w:del w:id="519" w:author="Cathy McMahen" w:date="2018-04-25T08:17:00Z">
        <w:r w:rsidDel="00745E7E">
          <w:rPr>
            <w:bCs/>
            <w:sz w:val="24"/>
            <w:szCs w:val="24"/>
          </w:rPr>
          <w:delText>w</w:delText>
        </w:r>
      </w:del>
      <w:r>
        <w:rPr>
          <w:bCs/>
          <w:sz w:val="24"/>
          <w:szCs w:val="24"/>
        </w:rPr>
        <w:t xml:space="preserve">ithout the book of Acts, the book of Ephesians would not make much sense. Acts </w:t>
      </w:r>
      <w:ins w:id="520" w:author="Cathy McMahen" w:date="2018-04-25T08:18:00Z">
        <w:r w:rsidR="00D94C59">
          <w:rPr>
            <w:bCs/>
            <w:sz w:val="24"/>
            <w:szCs w:val="24"/>
          </w:rPr>
          <w:t>contains</w:t>
        </w:r>
      </w:ins>
      <w:del w:id="521" w:author="Cathy McMahen" w:date="2018-04-25T08:18:00Z">
        <w:r w:rsidDel="00D94C59">
          <w:rPr>
            <w:bCs/>
            <w:sz w:val="24"/>
            <w:szCs w:val="24"/>
          </w:rPr>
          <w:delText>is</w:delText>
        </w:r>
      </w:del>
      <w:r>
        <w:rPr>
          <w:bCs/>
          <w:sz w:val="24"/>
          <w:szCs w:val="24"/>
        </w:rPr>
        <w:t xml:space="preserve"> </w:t>
      </w:r>
      <w:del w:id="522" w:author="virginia porter" w:date="2018-05-14T16:28:00Z">
        <w:r w:rsidDel="00237475">
          <w:rPr>
            <w:bCs/>
            <w:sz w:val="24"/>
            <w:szCs w:val="24"/>
          </w:rPr>
          <w:delText xml:space="preserve">chronological </w:delText>
        </w:r>
      </w:del>
      <w:ins w:id="523" w:author="virginia porter" w:date="2018-05-14T16:28:00Z">
        <w:r w:rsidR="00237475">
          <w:rPr>
            <w:bCs/>
            <w:sz w:val="24"/>
            <w:szCs w:val="24"/>
          </w:rPr>
          <w:t xml:space="preserve">the </w:t>
        </w:r>
      </w:ins>
      <w:r>
        <w:rPr>
          <w:bCs/>
          <w:sz w:val="24"/>
          <w:szCs w:val="24"/>
        </w:rPr>
        <w:t>history of the church at Ephesus (Acts 18:1-28, 19:1-41</w:t>
      </w:r>
      <w:r w:rsidR="00982CFC">
        <w:rPr>
          <w:bCs/>
          <w:sz w:val="24"/>
          <w:szCs w:val="24"/>
        </w:rPr>
        <w:t>, 20:1-38</w:t>
      </w:r>
      <w:r>
        <w:rPr>
          <w:bCs/>
          <w:sz w:val="24"/>
          <w:szCs w:val="24"/>
        </w:rPr>
        <w:t xml:space="preserve">). </w:t>
      </w:r>
      <w:ins w:id="524" w:author="virginia porter" w:date="2018-05-14T16:28:00Z">
        <w:r w:rsidR="00FC6499">
          <w:rPr>
            <w:bCs/>
            <w:sz w:val="24"/>
            <w:szCs w:val="24"/>
          </w:rPr>
          <w:t>Ad</w:t>
        </w:r>
      </w:ins>
      <w:ins w:id="525" w:author="virginia porter" w:date="2018-05-14T16:29:00Z">
        <w:r w:rsidR="00FC6499">
          <w:rPr>
            <w:bCs/>
            <w:sz w:val="24"/>
            <w:szCs w:val="24"/>
          </w:rPr>
          <w:t>d</w:t>
        </w:r>
      </w:ins>
      <w:ins w:id="526" w:author="virginia porter" w:date="2018-05-14T16:28:00Z">
        <w:r w:rsidR="00FC6499">
          <w:rPr>
            <w:bCs/>
            <w:sz w:val="24"/>
            <w:szCs w:val="24"/>
          </w:rPr>
          <w:t>itionally,</w:t>
        </w:r>
      </w:ins>
      <w:del w:id="527" w:author="virginia porter" w:date="2018-05-14T16:28:00Z">
        <w:r w:rsidDel="00FC6499">
          <w:rPr>
            <w:bCs/>
            <w:sz w:val="24"/>
            <w:szCs w:val="24"/>
          </w:rPr>
          <w:delText>Then there are</w:delText>
        </w:r>
      </w:del>
      <w:ins w:id="528" w:author="virginia porter" w:date="2018-05-14T16:28:00Z">
        <w:r w:rsidR="00FC6499">
          <w:rPr>
            <w:bCs/>
            <w:sz w:val="24"/>
            <w:szCs w:val="24"/>
          </w:rPr>
          <w:t xml:space="preserve"> </w:t>
        </w:r>
      </w:ins>
      <w:ins w:id="529" w:author="virginia porter" w:date="2018-05-14T16:35:00Z">
        <w:r w:rsidR="00FC6499">
          <w:rPr>
            <w:bCs/>
            <w:sz w:val="24"/>
            <w:szCs w:val="24"/>
          </w:rPr>
          <w:t>approximately</w:t>
        </w:r>
      </w:ins>
      <w:ins w:id="530" w:author="virginia porter" w:date="2018-05-14T16:33:00Z">
        <w:r w:rsidR="00FC6499">
          <w:rPr>
            <w:bCs/>
            <w:sz w:val="24"/>
            <w:szCs w:val="24"/>
          </w:rPr>
          <w:t xml:space="preserve"> seven years after Paul was in Ephesus, he wrote </w:t>
        </w:r>
      </w:ins>
      <w:ins w:id="531" w:author="virginia porter" w:date="2018-05-14T16:34:00Z">
        <w:r w:rsidR="00FC6499">
          <w:rPr>
            <w:bCs/>
            <w:sz w:val="24"/>
            <w:szCs w:val="24"/>
          </w:rPr>
          <w:t xml:space="preserve">two personal letters to his </w:t>
        </w:r>
      </w:ins>
      <w:ins w:id="532" w:author="virginia porter" w:date="2018-05-14T16:35:00Z">
        <w:r w:rsidR="00FC6499">
          <w:rPr>
            <w:bCs/>
            <w:sz w:val="24"/>
            <w:szCs w:val="24"/>
          </w:rPr>
          <w:t>primary</w:t>
        </w:r>
      </w:ins>
      <w:ins w:id="533" w:author="virginia porter" w:date="2018-05-14T16:34:00Z">
        <w:r w:rsidR="00FC6499">
          <w:rPr>
            <w:bCs/>
            <w:sz w:val="24"/>
            <w:szCs w:val="24"/>
          </w:rPr>
          <w:t xml:space="preserve"> disciple </w:t>
        </w:r>
      </w:ins>
      <w:del w:id="534" w:author="virginia porter" w:date="2018-05-14T16:29:00Z">
        <w:r w:rsidDel="00FC6499">
          <w:rPr>
            <w:bCs/>
            <w:sz w:val="24"/>
            <w:szCs w:val="24"/>
          </w:rPr>
          <w:delText xml:space="preserve"> </w:delText>
        </w:r>
      </w:del>
      <w:del w:id="535" w:author="virginia porter" w:date="2018-05-14T16:35:00Z">
        <w:r w:rsidDel="00FC6499">
          <w:rPr>
            <w:bCs/>
            <w:sz w:val="24"/>
            <w:szCs w:val="24"/>
          </w:rPr>
          <w:delText>First</w:delText>
        </w:r>
      </w:del>
      <w:ins w:id="536" w:author="virginia porter" w:date="2018-05-14T16:35:00Z">
        <w:r w:rsidR="00FC6499">
          <w:rPr>
            <w:bCs/>
            <w:sz w:val="24"/>
            <w:szCs w:val="24"/>
          </w:rPr>
          <w:t>Timothy</w:t>
        </w:r>
      </w:ins>
      <w:ins w:id="537" w:author="virginia porter" w:date="2018-05-14T16:36:00Z">
        <w:r w:rsidR="00FC6499" w:rsidRPr="00FC6499">
          <w:rPr>
            <w:bCs/>
            <w:sz w:val="24"/>
            <w:szCs w:val="24"/>
          </w:rPr>
          <w:t xml:space="preserve"> </w:t>
        </w:r>
        <w:r w:rsidR="00FC6499">
          <w:rPr>
            <w:bCs/>
            <w:sz w:val="24"/>
            <w:szCs w:val="24"/>
          </w:rPr>
          <w:t xml:space="preserve">who was the pastor of the church at Ephesus at the time. </w:t>
        </w:r>
      </w:ins>
      <w:ins w:id="538" w:author="virginia porter" w:date="2018-05-14T16:37:00Z">
        <w:r w:rsidR="00FC6499">
          <w:rPr>
            <w:bCs/>
            <w:sz w:val="24"/>
            <w:szCs w:val="24"/>
          </w:rPr>
          <w:t>Hence</w:t>
        </w:r>
      </w:ins>
      <w:ins w:id="539" w:author="virginia porter" w:date="2018-05-14T16:36:00Z">
        <w:r w:rsidR="00FC6499">
          <w:rPr>
            <w:bCs/>
            <w:sz w:val="24"/>
            <w:szCs w:val="24"/>
          </w:rPr>
          <w:t>,</w:t>
        </w:r>
      </w:ins>
      <w:ins w:id="540" w:author="virginia porter" w:date="2018-05-14T16:35:00Z">
        <w:r w:rsidR="00FC6499">
          <w:rPr>
            <w:bCs/>
            <w:sz w:val="24"/>
            <w:szCs w:val="24"/>
          </w:rPr>
          <w:t xml:space="preserve"> we have First</w:t>
        </w:r>
      </w:ins>
      <w:r>
        <w:rPr>
          <w:bCs/>
          <w:sz w:val="24"/>
          <w:szCs w:val="24"/>
        </w:rPr>
        <w:t xml:space="preserve"> and Second Timothy</w:t>
      </w:r>
      <w:ins w:id="541" w:author="virginia porter" w:date="2018-05-14T16:36:00Z">
        <w:r w:rsidR="00FC6499">
          <w:rPr>
            <w:bCs/>
            <w:sz w:val="24"/>
            <w:szCs w:val="24"/>
          </w:rPr>
          <w:t>.</w:t>
        </w:r>
      </w:ins>
      <w:del w:id="542" w:author="virginia porter" w:date="2018-05-14T16:34:00Z">
        <w:r w:rsidDel="00FC6499">
          <w:rPr>
            <w:bCs/>
            <w:sz w:val="24"/>
            <w:szCs w:val="24"/>
          </w:rPr>
          <w:delText xml:space="preserve">, </w:delText>
        </w:r>
      </w:del>
      <w:ins w:id="543" w:author="Cathy McMahen" w:date="2018-04-25T08:51:00Z">
        <w:del w:id="544" w:author="virginia porter" w:date="2018-05-14T16:29:00Z">
          <w:r w:rsidR="007B414B" w:rsidDel="00FC6499">
            <w:rPr>
              <w:bCs/>
              <w:sz w:val="24"/>
              <w:szCs w:val="24"/>
            </w:rPr>
            <w:delText>the</w:delText>
          </w:r>
        </w:del>
      </w:ins>
      <w:del w:id="545" w:author="Cathy McMahen" w:date="2018-04-25T08:51:00Z">
        <w:r w:rsidDel="007B414B">
          <w:rPr>
            <w:bCs/>
            <w:sz w:val="24"/>
            <w:szCs w:val="24"/>
          </w:rPr>
          <w:delText>also</w:delText>
        </w:r>
      </w:del>
      <w:del w:id="546" w:author="virginia porter" w:date="2018-05-14T16:29:00Z">
        <w:r w:rsidDel="00FC6499">
          <w:rPr>
            <w:bCs/>
            <w:sz w:val="24"/>
            <w:szCs w:val="24"/>
          </w:rPr>
          <w:delText xml:space="preserve"> </w:delText>
        </w:r>
      </w:del>
      <w:del w:id="547" w:author="virginia porter" w:date="2018-05-14T16:34:00Z">
        <w:r w:rsidDel="00FC6499">
          <w:rPr>
            <w:bCs/>
            <w:sz w:val="24"/>
            <w:szCs w:val="24"/>
          </w:rPr>
          <w:delText>personal letters that</w:delText>
        </w:r>
      </w:del>
      <w:del w:id="548" w:author="virginia porter" w:date="2018-05-14T16:36:00Z">
        <w:r w:rsidDel="00FC6499">
          <w:rPr>
            <w:bCs/>
            <w:sz w:val="24"/>
            <w:szCs w:val="24"/>
          </w:rPr>
          <w:delText xml:space="preserve"> Paul wrote to his primary disciple Timothy</w:delText>
        </w:r>
      </w:del>
      <w:ins w:id="549" w:author="virginia porter" w:date="2018-05-14T16:37:00Z">
        <w:r w:rsidR="00FC6499">
          <w:rPr>
            <w:bCs/>
            <w:sz w:val="24"/>
            <w:szCs w:val="24"/>
          </w:rPr>
          <w:t xml:space="preserve"> </w:t>
        </w:r>
      </w:ins>
      <w:ins w:id="550" w:author="Cathy McMahen" w:date="2018-04-25T08:51:00Z">
        <w:r w:rsidR="007B414B">
          <w:rPr>
            <w:bCs/>
            <w:sz w:val="24"/>
            <w:szCs w:val="24"/>
          </w:rPr>
          <w:t xml:space="preserve"> </w:t>
        </w:r>
      </w:ins>
      <w:del w:id="551" w:author="Cathy McMahen" w:date="2018-04-25T08:51:00Z">
        <w:r w:rsidDel="007B414B">
          <w:rPr>
            <w:bCs/>
            <w:sz w:val="24"/>
            <w:szCs w:val="24"/>
          </w:rPr>
          <w:delText xml:space="preserve">, </w:delText>
        </w:r>
      </w:del>
      <w:del w:id="552" w:author="virginia porter" w:date="2018-05-14T16:36:00Z">
        <w:r w:rsidDel="00FC6499">
          <w:rPr>
            <w:bCs/>
            <w:sz w:val="24"/>
            <w:szCs w:val="24"/>
          </w:rPr>
          <w:delText xml:space="preserve">who </w:delText>
        </w:r>
      </w:del>
      <w:ins w:id="553" w:author="Cathy McMahen" w:date="2018-04-25T08:52:00Z">
        <w:del w:id="554" w:author="virginia porter" w:date="2018-05-14T16:36:00Z">
          <w:r w:rsidR="007B414B" w:rsidDel="00FC6499">
            <w:rPr>
              <w:bCs/>
              <w:sz w:val="24"/>
              <w:szCs w:val="24"/>
            </w:rPr>
            <w:delText>was</w:delText>
          </w:r>
        </w:del>
      </w:ins>
      <w:del w:id="555" w:author="virginia porter" w:date="2018-05-14T16:36:00Z">
        <w:r w:rsidDel="00FC6499">
          <w:rPr>
            <w:bCs/>
            <w:sz w:val="24"/>
            <w:szCs w:val="24"/>
          </w:rPr>
          <w:delText xml:space="preserve">happened to be the pastor of the church at Ephesus at the time. </w:delText>
        </w:r>
      </w:del>
    </w:p>
    <w:p w14:paraId="7C59EA53" w14:textId="77777777" w:rsidR="00E74CBF" w:rsidRPr="00026353" w:rsidRDefault="00E74CBF" w:rsidP="00E74CBF">
      <w:pPr>
        <w:ind w:firstLine="720"/>
        <w:jc w:val="both"/>
        <w:rPr>
          <w:bCs/>
          <w:sz w:val="24"/>
          <w:szCs w:val="24"/>
        </w:rPr>
      </w:pPr>
      <w:r w:rsidRPr="00026353">
        <w:rPr>
          <w:sz w:val="24"/>
          <w:szCs w:val="24"/>
        </w:rPr>
        <w:t xml:space="preserve">If you were to visit the ancient city of Ephesus today, you would find its ruins on the western coast of Turkey next to the modern city of Selcuk. In addition to having an enormous coliseum, the metropolis of Ephesus was the site of one of the Seven Wonders of the </w:t>
      </w:r>
      <w:ins w:id="556" w:author="Cathy McMahen" w:date="2018-04-25T08:52:00Z">
        <w:r w:rsidR="007B414B">
          <w:rPr>
            <w:sz w:val="24"/>
            <w:szCs w:val="24"/>
          </w:rPr>
          <w:t xml:space="preserve">Ancient </w:t>
        </w:r>
      </w:ins>
      <w:r w:rsidRPr="00026353">
        <w:rPr>
          <w:sz w:val="24"/>
          <w:szCs w:val="24"/>
        </w:rPr>
        <w:t>World: a pagan temple dedicated to the Roman goddess Diana</w:t>
      </w:r>
      <w:del w:id="557" w:author="Cathy McMahen" w:date="2018-04-25T08:53:00Z">
        <w:r w:rsidRPr="00026353" w:rsidDel="007B414B">
          <w:rPr>
            <w:sz w:val="24"/>
            <w:szCs w:val="24"/>
          </w:rPr>
          <w:delText xml:space="preserve"> or</w:delText>
        </w:r>
      </w:del>
      <w:r w:rsidRPr="00026353">
        <w:rPr>
          <w:sz w:val="24"/>
          <w:szCs w:val="24"/>
        </w:rPr>
        <w:t xml:space="preserve"> </w:t>
      </w:r>
      <w:ins w:id="558" w:author="Cathy McMahen" w:date="2018-04-25T08:53:00Z">
        <w:r w:rsidR="007B414B">
          <w:rPr>
            <w:sz w:val="24"/>
            <w:szCs w:val="24"/>
          </w:rPr>
          <w:t xml:space="preserve">or </w:t>
        </w:r>
      </w:ins>
      <w:r w:rsidRPr="00026353">
        <w:rPr>
          <w:sz w:val="24"/>
          <w:szCs w:val="24"/>
        </w:rPr>
        <w:t>in Greek</w:t>
      </w:r>
      <w:del w:id="559" w:author="Cathy McMahen" w:date="2018-04-25T08:53:00Z">
        <w:r w:rsidRPr="00026353" w:rsidDel="007B414B">
          <w:rPr>
            <w:sz w:val="24"/>
            <w:szCs w:val="24"/>
          </w:rPr>
          <w:delText>,</w:delText>
        </w:r>
      </w:del>
      <w:r w:rsidRPr="00026353">
        <w:rPr>
          <w:sz w:val="24"/>
          <w:szCs w:val="24"/>
        </w:rPr>
        <w:t xml:space="preserve"> Artemis. She was worshiped as a fertility god</w:t>
      </w:r>
      <w:ins w:id="560" w:author="Cathy McMahen" w:date="2018-04-25T08:54:00Z">
        <w:r w:rsidR="007B414B">
          <w:rPr>
            <w:sz w:val="24"/>
            <w:szCs w:val="24"/>
          </w:rPr>
          <w:t>dess</w:t>
        </w:r>
      </w:ins>
      <w:r w:rsidRPr="00026353">
        <w:rPr>
          <w:sz w:val="24"/>
          <w:szCs w:val="24"/>
        </w:rPr>
        <w:t xml:space="preserve"> and so temple prostitutes</w:t>
      </w:r>
      <w:del w:id="561" w:author="Cathy McMahen" w:date="2018-04-25T08:54:00Z">
        <w:r w:rsidRPr="00026353" w:rsidDel="007B414B">
          <w:rPr>
            <w:sz w:val="24"/>
            <w:szCs w:val="24"/>
          </w:rPr>
          <w:delText>,</w:delText>
        </w:r>
      </w:del>
      <w:r w:rsidRPr="00026353">
        <w:rPr>
          <w:sz w:val="24"/>
          <w:szCs w:val="24"/>
        </w:rPr>
        <w:t xml:space="preserve"> and sex slavery </w:t>
      </w:r>
      <w:r>
        <w:rPr>
          <w:sz w:val="24"/>
          <w:szCs w:val="24"/>
        </w:rPr>
        <w:t>were</w:t>
      </w:r>
      <w:r w:rsidRPr="00026353">
        <w:rPr>
          <w:sz w:val="24"/>
          <w:szCs w:val="24"/>
        </w:rPr>
        <w:t xml:space="preserve"> prevalent</w:t>
      </w:r>
      <w:ins w:id="562" w:author="Cathy McMahen" w:date="2018-04-25T08:54:00Z">
        <w:r w:rsidR="007B414B">
          <w:rPr>
            <w:sz w:val="24"/>
            <w:szCs w:val="24"/>
          </w:rPr>
          <w:t xml:space="preserve"> there</w:t>
        </w:r>
      </w:ins>
      <w:r>
        <w:rPr>
          <w:sz w:val="24"/>
          <w:szCs w:val="24"/>
        </w:rPr>
        <w:t>.</w:t>
      </w:r>
      <w:r w:rsidRPr="00026353">
        <w:rPr>
          <w:sz w:val="24"/>
          <w:szCs w:val="24"/>
        </w:rPr>
        <w:t xml:space="preserve"> Superstitions, witchcraft, and all manner of evil were </w:t>
      </w:r>
      <w:r w:rsidRPr="00026353">
        <w:rPr>
          <w:bCs/>
          <w:sz w:val="24"/>
          <w:szCs w:val="24"/>
        </w:rPr>
        <w:t>the fabric of this hedonistic society. It was not so different from the world we live in</w:t>
      </w:r>
      <w:r>
        <w:rPr>
          <w:bCs/>
          <w:sz w:val="24"/>
          <w:szCs w:val="24"/>
        </w:rPr>
        <w:t>.</w:t>
      </w:r>
      <w:r w:rsidRPr="00026353">
        <w:rPr>
          <w:bCs/>
          <w:sz w:val="24"/>
          <w:szCs w:val="24"/>
        </w:rPr>
        <w:t xml:space="preserve">  </w:t>
      </w:r>
    </w:p>
    <w:p w14:paraId="207F6F0F" w14:textId="4E76D3DA" w:rsidR="00E74CBF" w:rsidRDefault="00E74CBF" w:rsidP="00E74CBF">
      <w:pPr>
        <w:ind w:firstLine="720"/>
        <w:jc w:val="both"/>
        <w:rPr>
          <w:bCs/>
          <w:sz w:val="24"/>
          <w:szCs w:val="24"/>
        </w:rPr>
      </w:pPr>
      <w:r>
        <w:rPr>
          <w:bCs/>
          <w:sz w:val="24"/>
          <w:szCs w:val="24"/>
        </w:rPr>
        <w:t xml:space="preserve">You might be surprised to know that </w:t>
      </w:r>
      <w:r w:rsidRPr="5897EC05">
        <w:rPr>
          <w:sz w:val="24"/>
          <w:szCs w:val="24"/>
        </w:rPr>
        <w:t xml:space="preserve">the apostle John spent his last years evangelizing in </w:t>
      </w:r>
      <w:r>
        <w:rPr>
          <w:sz w:val="24"/>
          <w:szCs w:val="24"/>
        </w:rPr>
        <w:t xml:space="preserve">and around Ephesus. In fact, he </w:t>
      </w:r>
      <w:r>
        <w:rPr>
          <w:noProof/>
          <w:sz w:val="24"/>
          <w:szCs w:val="24"/>
        </w:rPr>
        <w:t>wrote the gosple of John, as well as</w:t>
      </w:r>
      <w:r>
        <w:rPr>
          <w:sz w:val="24"/>
          <w:szCs w:val="24"/>
        </w:rPr>
        <w:t xml:space="preserve">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while </w:t>
      </w:r>
      <w:r w:rsidR="005720B9">
        <w:rPr>
          <w:sz w:val="24"/>
          <w:szCs w:val="24"/>
        </w:rPr>
        <w:t>there</w:t>
      </w:r>
      <w:r>
        <w:rPr>
          <w:sz w:val="24"/>
          <w:szCs w:val="24"/>
        </w:rPr>
        <w:t xml:space="preserve">. Additionally, remember </w:t>
      </w:r>
      <w:r w:rsidR="005720B9">
        <w:rPr>
          <w:sz w:val="24"/>
          <w:szCs w:val="24"/>
        </w:rPr>
        <w:t xml:space="preserve">from the </w:t>
      </w:r>
      <w:del w:id="563" w:author="Cathy McMahen" w:date="2018-04-25T08:55:00Z">
        <w:r w:rsidDel="007B414B">
          <w:rPr>
            <w:sz w:val="24"/>
            <w:szCs w:val="24"/>
          </w:rPr>
          <w:delText>yeing</w:delText>
        </w:r>
      </w:del>
      <w:r>
        <w:rPr>
          <w:sz w:val="24"/>
          <w:szCs w:val="24"/>
        </w:rPr>
        <w:t>cross,</w:t>
      </w:r>
      <w:r w:rsidR="005720B9">
        <w:rPr>
          <w:sz w:val="24"/>
          <w:szCs w:val="24"/>
        </w:rPr>
        <w:t xml:space="preserve"> Jesus</w:t>
      </w:r>
      <w:r>
        <w:rPr>
          <w:sz w:val="24"/>
          <w:szCs w:val="24"/>
        </w:rPr>
        <w:t xml:space="preserve"> t</w:t>
      </w:r>
      <w:r w:rsidRPr="00000B4C">
        <w:rPr>
          <w:noProof/>
          <w:sz w:val="24"/>
          <w:szCs w:val="24"/>
        </w:rPr>
        <w:t>asked</w:t>
      </w:r>
      <w:r>
        <w:rPr>
          <w:sz w:val="24"/>
          <w:szCs w:val="24"/>
        </w:rPr>
        <w:t xml:space="preserve"> John with the care of His mother</w:t>
      </w:r>
      <w:ins w:id="564" w:author="Cathy McMahen" w:date="2018-04-25T08:57:00Z">
        <w:r w:rsidR="007B414B">
          <w:rPr>
            <w:sz w:val="24"/>
            <w:szCs w:val="24"/>
          </w:rPr>
          <w:t>,</w:t>
        </w:r>
      </w:ins>
      <w:r>
        <w:rPr>
          <w:sz w:val="24"/>
          <w:szCs w:val="24"/>
        </w:rPr>
        <w:t xml:space="preserve"> Mary</w:t>
      </w:r>
      <w:r w:rsidR="005720B9">
        <w:rPr>
          <w:sz w:val="24"/>
          <w:szCs w:val="24"/>
        </w:rPr>
        <w:t xml:space="preserve"> and she was with him</w:t>
      </w:r>
      <w:r>
        <w:rPr>
          <w:sz w:val="24"/>
          <w:szCs w:val="24"/>
        </w:rPr>
        <w:t xml:space="preserve"> in Ephesus. </w:t>
      </w:r>
      <w:r w:rsidR="005720B9">
        <w:rPr>
          <w:sz w:val="24"/>
          <w:szCs w:val="24"/>
        </w:rPr>
        <w:t>Even today, the</w:t>
      </w:r>
      <w:r w:rsidRPr="5897EC05">
        <w:rPr>
          <w:sz w:val="24"/>
          <w:szCs w:val="24"/>
        </w:rPr>
        <w:t xml:space="preserve"> Basilica of Saint John and the House of Virgin Mary</w:t>
      </w:r>
      <w:r>
        <w:rPr>
          <w:sz w:val="24"/>
          <w:szCs w:val="24"/>
        </w:rPr>
        <w:t xml:space="preserve"> </w:t>
      </w:r>
      <w:r w:rsidR="005720B9">
        <w:rPr>
          <w:sz w:val="24"/>
          <w:szCs w:val="24"/>
        </w:rPr>
        <w:t>are there attesting to the</w:t>
      </w:r>
      <w:r w:rsidR="008F7B3F">
        <w:rPr>
          <w:sz w:val="24"/>
          <w:szCs w:val="24"/>
        </w:rPr>
        <w:t xml:space="preserve">se </w:t>
      </w:r>
      <w:r>
        <w:rPr>
          <w:sz w:val="24"/>
          <w:szCs w:val="24"/>
        </w:rPr>
        <w:t xml:space="preserve">facts. </w:t>
      </w:r>
    </w:p>
    <w:p w14:paraId="53D4647F" w14:textId="1F13891C" w:rsidR="001C46EF" w:rsidRDefault="00E74CBF" w:rsidP="00E74CBF">
      <w:pPr>
        <w:ind w:firstLine="720"/>
        <w:jc w:val="both"/>
        <w:rPr>
          <w:sz w:val="24"/>
          <w:szCs w:val="24"/>
        </w:rPr>
      </w:pPr>
      <w:r>
        <w:rPr>
          <w:sz w:val="24"/>
          <w:szCs w:val="24"/>
        </w:rPr>
        <w:t>John was arrested in Ephesus and taken to Patmos, an island not far from the city</w:t>
      </w:r>
      <w:del w:id="565" w:author="Cathy McMahen" w:date="2018-04-27T15:53:00Z">
        <w:r w:rsidDel="00FF60D0">
          <w:rPr>
            <w:sz w:val="24"/>
            <w:szCs w:val="24"/>
          </w:rPr>
          <w:delText>,</w:delText>
        </w:r>
      </w:del>
      <w:r>
        <w:rPr>
          <w:sz w:val="24"/>
          <w:szCs w:val="24"/>
        </w:rPr>
        <w:t xml:space="preserve"> located in the Aegean Sea. This is where he received the book of Revelation. </w:t>
      </w:r>
      <w:r w:rsidR="00682187">
        <w:rPr>
          <w:sz w:val="24"/>
          <w:szCs w:val="24"/>
        </w:rPr>
        <w:t>Subsequently</w:t>
      </w:r>
      <w:r>
        <w:rPr>
          <w:sz w:val="24"/>
          <w:szCs w:val="24"/>
        </w:rPr>
        <w:t>, Ephesus is the first of the seven churches that Jesus addressed</w:t>
      </w:r>
      <w:r w:rsidR="008F7B3F">
        <w:rPr>
          <w:sz w:val="24"/>
          <w:szCs w:val="24"/>
        </w:rPr>
        <w:t xml:space="preserve"> </w:t>
      </w:r>
      <w:r>
        <w:rPr>
          <w:sz w:val="24"/>
          <w:szCs w:val="24"/>
        </w:rPr>
        <w:t xml:space="preserve">(Revelation 2:1-7). </w:t>
      </w:r>
    </w:p>
    <w:p w14:paraId="16203202" w14:textId="77777777" w:rsidR="00E74CBF" w:rsidRDefault="00E74CBF" w:rsidP="00E74CBF">
      <w:pPr>
        <w:ind w:firstLine="720"/>
        <w:jc w:val="both"/>
        <w:rPr>
          <w:bCs/>
          <w:sz w:val="24"/>
          <w:szCs w:val="24"/>
        </w:rPr>
      </w:pPr>
      <w:r>
        <w:rPr>
          <w:bCs/>
          <w:sz w:val="24"/>
          <w:szCs w:val="24"/>
        </w:rPr>
        <w:t xml:space="preserve">  Let’s return to Luke for just a moment. Think about this: It’s quite possible that Luke and Mary’s paths crossed while they were in Ephesus, but we can’t know that for certain. What we do know is that Luke interviewed Mary</w:t>
      </w:r>
      <w:ins w:id="566" w:author="Cathy McMahen" w:date="2018-04-25T08:57:00Z">
        <w:r w:rsidR="007B414B">
          <w:rPr>
            <w:bCs/>
            <w:sz w:val="24"/>
            <w:szCs w:val="24"/>
          </w:rPr>
          <w:t>,</w:t>
        </w:r>
      </w:ins>
      <w:r>
        <w:rPr>
          <w:bCs/>
          <w:sz w:val="24"/>
          <w:szCs w:val="24"/>
        </w:rPr>
        <w:t xml:space="preserve"> and she shared some details about Jesus</w:t>
      </w:r>
      <w:ins w:id="567" w:author="Cathy McMahen" w:date="2018-04-25T08:58:00Z">
        <w:r w:rsidR="007B414B">
          <w:rPr>
            <w:bCs/>
            <w:sz w:val="24"/>
            <w:szCs w:val="24"/>
          </w:rPr>
          <w:t>’</w:t>
        </w:r>
      </w:ins>
      <w:r>
        <w:rPr>
          <w:bCs/>
          <w:sz w:val="24"/>
          <w:szCs w:val="24"/>
        </w:rPr>
        <w:t xml:space="preserve"> birth that no one else was privy to. How is that, you ask? Luke wrote it down!</w:t>
      </w:r>
    </w:p>
    <w:p w14:paraId="6C2B3058" w14:textId="77777777" w:rsidR="00E74CBF" w:rsidRPr="00E62835" w:rsidRDefault="00E74CBF" w:rsidP="00E74CBF">
      <w:pPr>
        <w:spacing w:after="0"/>
        <w:jc w:val="center"/>
        <w:rPr>
          <w:b/>
          <w:bCs/>
          <w:sz w:val="24"/>
          <w:szCs w:val="24"/>
        </w:rPr>
      </w:pPr>
      <w:r w:rsidRPr="00E62835">
        <w:rPr>
          <w:b/>
          <w:bCs/>
          <w:sz w:val="24"/>
          <w:szCs w:val="24"/>
        </w:rPr>
        <w:t xml:space="preserve">Luke 2:16-19 </w:t>
      </w:r>
    </w:p>
    <w:p w14:paraId="4FEA93F5"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r w:rsidRPr="00E62835">
        <w:rPr>
          <w:rStyle w:val="s"/>
          <w:rFonts w:asciiTheme="minorHAnsi" w:hAnsiTheme="minorHAnsi" w:cstheme="minorHAnsi"/>
          <w:b/>
          <w:i/>
          <w:color w:val="000000"/>
          <w:sz w:val="24"/>
          <w:szCs w:val="24"/>
          <w:shd w:val="clear" w:color="auto" w:fill="FFFFFF"/>
        </w:rPr>
        <w:t>So</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hurried off</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located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Joseph</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found the baby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lying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 manger</w:t>
      </w:r>
      <w:r w:rsidRPr="00E62835">
        <w:rPr>
          <w:rStyle w:val="netverse"/>
          <w:rFonts w:asciiTheme="minorHAnsi" w:hAnsiTheme="minorHAnsi" w:cstheme="minorHAnsi"/>
          <w:b/>
          <w:i/>
          <w:color w:val="000000"/>
          <w:sz w:val="24"/>
          <w:szCs w:val="24"/>
          <w:shd w:val="clear" w:color="auto" w:fill="FFFFFF"/>
        </w:rPr>
        <w:t>.</w:t>
      </w:r>
      <w:r w:rsidRPr="00E62835">
        <w:rPr>
          <w:rStyle w:val="netverse"/>
          <w:rFonts w:asciiTheme="minorHAnsi" w:hAnsiTheme="minorHAnsi" w:cstheme="minorHAnsi"/>
          <w:b/>
          <w:i/>
          <w:color w:val="000000"/>
          <w:sz w:val="24"/>
          <w:szCs w:val="24"/>
          <w:shd w:val="clear" w:color="auto" w:fill="FFFFFF"/>
          <w:vertAlign w:val="superscript"/>
        </w:rPr>
        <w:t> </w:t>
      </w:r>
    </w:p>
    <w:p w14:paraId="753AFEBC"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rPr>
      </w:pP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When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saw</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him, they related</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what they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had been told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about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this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child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who heard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it were astonished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 shepherds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said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But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treasured up</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these</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words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pondering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her</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heart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they might mean</w:t>
      </w:r>
      <w:r w:rsidRPr="00E62835">
        <w:rPr>
          <w:rStyle w:val="netverse"/>
          <w:rFonts w:asciiTheme="minorHAnsi" w:hAnsiTheme="minorHAnsi" w:cstheme="minorHAnsi"/>
          <w:b/>
          <w:i/>
          <w:color w:val="000000"/>
          <w:sz w:val="24"/>
          <w:szCs w:val="24"/>
          <w:shd w:val="clear" w:color="auto" w:fill="FFFFFF"/>
        </w:rPr>
        <w:t>.</w:t>
      </w:r>
    </w:p>
    <w:p w14:paraId="734B5F3D" w14:textId="77777777" w:rsidR="00E74CBF" w:rsidRPr="00E62835"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p>
    <w:p w14:paraId="2D91AB8F" w14:textId="5ACF2B62" w:rsidR="00E74CBF" w:rsidRDefault="00E74CBF" w:rsidP="00E74CBF">
      <w:pPr>
        <w:ind w:firstLine="720"/>
        <w:jc w:val="both"/>
        <w:rPr>
          <w:bCs/>
          <w:sz w:val="24"/>
          <w:szCs w:val="24"/>
        </w:rPr>
      </w:pPr>
      <w:commentRangeStart w:id="568"/>
      <w:r>
        <w:rPr>
          <w:bCs/>
          <w:sz w:val="24"/>
          <w:szCs w:val="24"/>
        </w:rPr>
        <w:t xml:space="preserve">Where am I going with all of this? </w:t>
      </w:r>
      <w:r w:rsidR="002D36C0">
        <w:rPr>
          <w:bCs/>
          <w:sz w:val="24"/>
          <w:szCs w:val="24"/>
        </w:rPr>
        <w:t>I</w:t>
      </w:r>
      <w:r>
        <w:rPr>
          <w:bCs/>
          <w:sz w:val="24"/>
          <w:szCs w:val="24"/>
        </w:rPr>
        <w:t xml:space="preserve">n the passage above, </w:t>
      </w:r>
      <w:r w:rsidR="002D36C0">
        <w:rPr>
          <w:bCs/>
          <w:sz w:val="24"/>
          <w:szCs w:val="24"/>
        </w:rPr>
        <w:t>notice that</w:t>
      </w:r>
      <w:r>
        <w:rPr>
          <w:bCs/>
          <w:sz w:val="24"/>
          <w:szCs w:val="24"/>
        </w:rPr>
        <w:t xml:space="preserve"> Mary “treasured” the details surrounding Jesus</w:t>
      </w:r>
      <w:ins w:id="569" w:author="Cathy McMahen" w:date="2018-04-27T16:00:00Z">
        <w:r w:rsidR="00FF60D0">
          <w:rPr>
            <w:bCs/>
            <w:sz w:val="24"/>
            <w:szCs w:val="24"/>
          </w:rPr>
          <w:t>’</w:t>
        </w:r>
      </w:ins>
      <w:r>
        <w:rPr>
          <w:bCs/>
          <w:sz w:val="24"/>
          <w:szCs w:val="24"/>
        </w:rPr>
        <w:t xml:space="preserve"> birth</w:t>
      </w:r>
      <w:del w:id="570" w:author="Cathy McMahen" w:date="2018-04-27T16:00:00Z">
        <w:r w:rsidDel="00FF60D0">
          <w:rPr>
            <w:bCs/>
            <w:sz w:val="24"/>
            <w:szCs w:val="24"/>
          </w:rPr>
          <w:delText>,</w:delText>
        </w:r>
      </w:del>
      <w:r>
        <w:rPr>
          <w:bCs/>
          <w:sz w:val="24"/>
          <w:szCs w:val="24"/>
        </w:rPr>
        <w:t xml:space="preserve"> in her heart. </w:t>
      </w:r>
      <w:r w:rsidR="003E0D89">
        <w:rPr>
          <w:bCs/>
          <w:sz w:val="24"/>
          <w:szCs w:val="24"/>
        </w:rPr>
        <w:t>Interesting</w:t>
      </w:r>
      <w:r w:rsidR="002D36C0">
        <w:rPr>
          <w:bCs/>
          <w:sz w:val="24"/>
          <w:szCs w:val="24"/>
        </w:rPr>
        <w:t>. How</w:t>
      </w:r>
      <w:r w:rsidR="003E0D89">
        <w:rPr>
          <w:bCs/>
          <w:sz w:val="24"/>
          <w:szCs w:val="24"/>
        </w:rPr>
        <w:t xml:space="preserve">, then did Luke know this? Apparently, he interviewed her, and she opened her heart and told him. </w:t>
      </w:r>
      <w:r>
        <w:rPr>
          <w:bCs/>
          <w:sz w:val="24"/>
          <w:szCs w:val="24"/>
        </w:rPr>
        <w:t xml:space="preserve">But what </w:t>
      </w:r>
      <w:r w:rsidR="003E0D89">
        <w:rPr>
          <w:bCs/>
          <w:sz w:val="24"/>
          <w:szCs w:val="24"/>
        </w:rPr>
        <w:t xml:space="preserve">she hadn’t? </w:t>
      </w:r>
      <w:r>
        <w:rPr>
          <w:bCs/>
          <w:sz w:val="24"/>
          <w:szCs w:val="24"/>
        </w:rPr>
        <w:t xml:space="preserve"> What if Luke never wrote it down for Theophilus? Do you see my point?</w:t>
      </w:r>
      <w:commentRangeEnd w:id="568"/>
      <w:r w:rsidR="00F834DB">
        <w:rPr>
          <w:rStyle w:val="CommentReference"/>
          <w:rFonts w:asciiTheme="minorHAnsi" w:eastAsiaTheme="minorHAnsi" w:hAnsiTheme="minorHAnsi" w:cstheme="minorBidi"/>
        </w:rPr>
        <w:commentReference w:id="568"/>
      </w:r>
    </w:p>
    <w:p w14:paraId="163946DE" w14:textId="00FF6B04" w:rsidR="00F834DB" w:rsidRDefault="00E74CBF" w:rsidP="00E74CBF">
      <w:pPr>
        <w:ind w:firstLine="720"/>
        <w:jc w:val="both"/>
        <w:rPr>
          <w:bCs/>
          <w:sz w:val="24"/>
          <w:szCs w:val="24"/>
        </w:rPr>
      </w:pPr>
      <w:r>
        <w:rPr>
          <w:bCs/>
          <w:sz w:val="24"/>
          <w:szCs w:val="24"/>
        </w:rPr>
        <w:t>When the citizens of Ephesus received the good news of Jesus, they were rescued from the kingdom of darkness, and everything changed</w:t>
      </w:r>
      <w:ins w:id="571" w:author="Cathy McMahen" w:date="2018-04-27T16:06:00Z">
        <w:r w:rsidR="00FF60D0">
          <w:rPr>
            <w:bCs/>
            <w:sz w:val="24"/>
            <w:szCs w:val="24"/>
          </w:rPr>
          <w:t>—even</w:t>
        </w:r>
      </w:ins>
      <w:del w:id="572" w:author="Cathy McMahen" w:date="2018-04-27T16:06:00Z">
        <w:r w:rsidDel="00FF60D0">
          <w:rPr>
            <w:bCs/>
            <w:sz w:val="24"/>
            <w:szCs w:val="24"/>
          </w:rPr>
          <w:delText xml:space="preserve"> - even</w:delText>
        </w:r>
      </w:del>
      <w:r>
        <w:rPr>
          <w:bCs/>
          <w:sz w:val="24"/>
          <w:szCs w:val="24"/>
        </w:rPr>
        <w:t xml:space="preserve"> their citizenship.</w:t>
      </w:r>
      <w:r w:rsidRPr="0064185C">
        <w:rPr>
          <w:bCs/>
          <w:sz w:val="24"/>
          <w:szCs w:val="24"/>
        </w:rPr>
        <w:t xml:space="preserve"> </w:t>
      </w:r>
      <w:r>
        <w:rPr>
          <w:bCs/>
          <w:sz w:val="24"/>
          <w:szCs w:val="24"/>
        </w:rPr>
        <w:t xml:space="preserve">Their physical address was Ephesus, but their spiritual address was heaven because now they were </w:t>
      </w:r>
      <w:r w:rsidRPr="00943C6A">
        <w:rPr>
          <w:bCs/>
          <w:i/>
          <w:sz w:val="24"/>
          <w:szCs w:val="24"/>
        </w:rPr>
        <w:t>in Christ</w:t>
      </w:r>
      <w:r>
        <w:rPr>
          <w:b/>
          <w:bCs/>
          <w:sz w:val="24"/>
          <w:szCs w:val="24"/>
        </w:rPr>
        <w:t xml:space="preserve"> </w:t>
      </w:r>
      <w:r w:rsidRPr="00D079BE">
        <w:rPr>
          <w:bCs/>
          <w:sz w:val="24"/>
          <w:szCs w:val="24"/>
        </w:rPr>
        <w:t>(Colossians 1:13-14)</w:t>
      </w:r>
      <w:r>
        <w:rPr>
          <w:bCs/>
          <w:sz w:val="24"/>
          <w:szCs w:val="24"/>
        </w:rPr>
        <w:t xml:space="preserve">. </w:t>
      </w:r>
      <w:ins w:id="573" w:author="Cathy McMahen" w:date="2018-04-27T17:20:00Z">
        <w:r w:rsidR="00F834DB">
          <w:rPr>
            <w:bCs/>
            <w:sz w:val="24"/>
            <w:szCs w:val="24"/>
          </w:rPr>
          <w:t>At one time,</w:t>
        </w:r>
      </w:ins>
      <w:del w:id="574" w:author="Cathy McMahen" w:date="2018-04-27T17:20:00Z">
        <w:r w:rsidDel="00F834DB">
          <w:rPr>
            <w:bCs/>
            <w:sz w:val="24"/>
            <w:szCs w:val="24"/>
          </w:rPr>
          <w:delText>Once</w:delText>
        </w:r>
      </w:del>
      <w:r>
        <w:rPr>
          <w:bCs/>
          <w:sz w:val="24"/>
          <w:szCs w:val="24"/>
        </w:rPr>
        <w:t xml:space="preserve"> </w:t>
      </w:r>
      <w:ins w:id="575" w:author="Cathy McMahen" w:date="2018-04-27T17:20:00Z">
        <w:r w:rsidR="00F834DB">
          <w:rPr>
            <w:bCs/>
            <w:sz w:val="24"/>
            <w:szCs w:val="24"/>
          </w:rPr>
          <w:t xml:space="preserve">they were sinners and </w:t>
        </w:r>
      </w:ins>
      <w:del w:id="576" w:author="Cathy McMahen" w:date="2018-04-27T17:20:00Z">
        <w:r w:rsidDel="00F834DB">
          <w:rPr>
            <w:bCs/>
            <w:sz w:val="24"/>
            <w:szCs w:val="24"/>
          </w:rPr>
          <w:delText>sinners</w:delText>
        </w:r>
      </w:del>
      <w:del w:id="577" w:author="Cathy McMahen" w:date="2018-04-27T16:08:00Z">
        <w:r w:rsidDel="00FF60D0">
          <w:rPr>
            <w:bCs/>
            <w:sz w:val="24"/>
            <w:szCs w:val="24"/>
          </w:rPr>
          <w:delText>,</w:delText>
        </w:r>
      </w:del>
      <w:del w:id="578" w:author="Cathy McMahen" w:date="2018-04-27T17:19:00Z">
        <w:r w:rsidDel="00F834DB">
          <w:rPr>
            <w:bCs/>
            <w:sz w:val="24"/>
            <w:szCs w:val="24"/>
          </w:rPr>
          <w:delText xml:space="preserve"> </w:delText>
        </w:r>
      </w:del>
      <w:r>
        <w:rPr>
          <w:bCs/>
          <w:sz w:val="24"/>
          <w:szCs w:val="24"/>
        </w:rPr>
        <w:t>considered unclean by the Jew</w:t>
      </w:r>
      <w:ins w:id="579" w:author="Cathy McMahen" w:date="2018-04-27T16:07:00Z">
        <w:r w:rsidR="00FF60D0">
          <w:rPr>
            <w:bCs/>
            <w:sz w:val="24"/>
            <w:szCs w:val="24"/>
          </w:rPr>
          <w:t>s</w:t>
        </w:r>
      </w:ins>
      <w:ins w:id="580" w:author="Cathy McMahen" w:date="2018-04-27T17:20:00Z">
        <w:r w:rsidR="00F834DB">
          <w:rPr>
            <w:bCs/>
            <w:sz w:val="24"/>
            <w:szCs w:val="24"/>
          </w:rPr>
          <w:t>.</w:t>
        </w:r>
      </w:ins>
      <w:ins w:id="581" w:author="Cathy McMahen" w:date="2018-04-27T16:07:00Z">
        <w:r w:rsidR="00FF60D0">
          <w:rPr>
            <w:bCs/>
            <w:sz w:val="24"/>
            <w:szCs w:val="24"/>
          </w:rPr>
          <w:t xml:space="preserve"> </w:t>
        </w:r>
      </w:ins>
      <w:del w:id="582" w:author="Cathy McMahen" w:date="2018-04-27T16:07:00Z">
        <w:r w:rsidDel="00FF60D0">
          <w:rPr>
            <w:bCs/>
            <w:sz w:val="24"/>
            <w:szCs w:val="24"/>
          </w:rPr>
          <w:delText xml:space="preserve">s– </w:delText>
        </w:r>
      </w:del>
      <w:ins w:id="583" w:author="Cathy McMahen" w:date="2018-04-27T17:20:00Z">
        <w:r w:rsidR="00F834DB">
          <w:rPr>
            <w:bCs/>
            <w:sz w:val="24"/>
            <w:szCs w:val="24"/>
          </w:rPr>
          <w:t>N</w:t>
        </w:r>
      </w:ins>
      <w:del w:id="584" w:author="Cathy McMahen" w:date="2018-04-27T17:20:00Z">
        <w:r w:rsidDel="00F834DB">
          <w:rPr>
            <w:bCs/>
            <w:sz w:val="24"/>
            <w:szCs w:val="24"/>
          </w:rPr>
          <w:delText>n</w:delText>
        </w:r>
      </w:del>
      <w:r>
        <w:rPr>
          <w:bCs/>
          <w:sz w:val="24"/>
          <w:szCs w:val="24"/>
        </w:rPr>
        <w:t xml:space="preserve">ow they were saints and blameless in God’s sight. They were part of </w:t>
      </w:r>
      <w:ins w:id="585" w:author="Cathy McMahen" w:date="2018-04-27T16:09:00Z">
        <w:r w:rsidR="00FF60D0">
          <w:rPr>
            <w:bCs/>
            <w:sz w:val="24"/>
            <w:szCs w:val="24"/>
          </w:rPr>
          <w:t>the bride of Christ</w:t>
        </w:r>
      </w:ins>
      <w:del w:id="586" w:author="Cathy McMahen" w:date="2018-04-27T16:09:00Z">
        <w:r w:rsidDel="00FF60D0">
          <w:rPr>
            <w:bCs/>
            <w:sz w:val="24"/>
            <w:szCs w:val="24"/>
          </w:rPr>
          <w:delText>Christ’s bride</w:delText>
        </w:r>
      </w:del>
      <w:r>
        <w:rPr>
          <w:bCs/>
          <w:sz w:val="24"/>
          <w:szCs w:val="24"/>
        </w:rPr>
        <w:t xml:space="preserve"> and </w:t>
      </w:r>
      <w:ins w:id="587" w:author="Cathy McMahen" w:date="2018-04-27T17:22:00Z">
        <w:r w:rsidR="00F834DB">
          <w:rPr>
            <w:bCs/>
            <w:sz w:val="24"/>
            <w:szCs w:val="24"/>
          </w:rPr>
          <w:t>had gained</w:t>
        </w:r>
      </w:ins>
      <w:del w:id="588" w:author="Cathy McMahen" w:date="2018-04-27T17:21:00Z">
        <w:r w:rsidDel="00F834DB">
          <w:rPr>
            <w:bCs/>
            <w:sz w:val="24"/>
            <w:szCs w:val="24"/>
          </w:rPr>
          <w:delText>gained</w:delText>
        </w:r>
      </w:del>
      <w:r>
        <w:rPr>
          <w:bCs/>
          <w:sz w:val="24"/>
          <w:szCs w:val="24"/>
        </w:rPr>
        <w:t xml:space="preserve"> a </w:t>
      </w:r>
      <w:ins w:id="589" w:author="Cathy McMahen" w:date="2018-04-27T16:10:00Z">
        <w:r w:rsidR="00FF60D0">
          <w:rPr>
            <w:bCs/>
            <w:sz w:val="24"/>
            <w:szCs w:val="24"/>
          </w:rPr>
          <w:t xml:space="preserve">whole </w:t>
        </w:r>
      </w:ins>
      <w:r>
        <w:rPr>
          <w:bCs/>
          <w:sz w:val="24"/>
          <w:szCs w:val="24"/>
        </w:rPr>
        <w:t>new family.</w:t>
      </w:r>
    </w:p>
    <w:p w14:paraId="486F654A" w14:textId="086E756B" w:rsidR="001C46EF" w:rsidRDefault="00E74CBF" w:rsidP="00E74CBF">
      <w:pPr>
        <w:ind w:firstLine="720"/>
        <w:jc w:val="both"/>
        <w:rPr>
          <w:bCs/>
          <w:sz w:val="24"/>
          <w:szCs w:val="24"/>
        </w:rPr>
      </w:pPr>
      <w:r>
        <w:rPr>
          <w:bCs/>
          <w:sz w:val="24"/>
          <w:szCs w:val="24"/>
        </w:rPr>
        <w:t xml:space="preserve"> As we work our way through this study, we will see these divine mysteries unfold. For now, though, let’s </w:t>
      </w:r>
      <w:r w:rsidR="008F7B3F">
        <w:rPr>
          <w:bCs/>
          <w:sz w:val="24"/>
          <w:szCs w:val="24"/>
        </w:rPr>
        <w:t>connect some dots.</w:t>
      </w:r>
      <w:r>
        <w:rPr>
          <w:bCs/>
          <w:sz w:val="24"/>
          <w:szCs w:val="24"/>
        </w:rPr>
        <w:t xml:space="preserve"> </w:t>
      </w:r>
      <w:r w:rsidR="001C46EF">
        <w:rPr>
          <w:bCs/>
          <w:sz w:val="24"/>
          <w:szCs w:val="24"/>
        </w:rPr>
        <w:t xml:space="preserve">If you are keeping count, we have connected </w:t>
      </w:r>
      <w:ins w:id="590" w:author="Cathy McMahen" w:date="2018-04-27T16:10:00Z">
        <w:r w:rsidR="00FF60D0">
          <w:rPr>
            <w:bCs/>
            <w:sz w:val="24"/>
            <w:szCs w:val="24"/>
          </w:rPr>
          <w:t>ten</w:t>
        </w:r>
      </w:ins>
      <w:del w:id="591" w:author="Cathy McMahen" w:date="2018-04-27T16:10:00Z">
        <w:r w:rsidR="001C46EF" w:rsidDel="00FF60D0">
          <w:rPr>
            <w:bCs/>
            <w:sz w:val="24"/>
            <w:szCs w:val="24"/>
          </w:rPr>
          <w:delText>10</w:delText>
        </w:r>
      </w:del>
      <w:r w:rsidR="001C46EF">
        <w:rPr>
          <w:bCs/>
          <w:sz w:val="24"/>
          <w:szCs w:val="24"/>
        </w:rPr>
        <w:t xml:space="preserve"> books of the New Testament to </w:t>
      </w:r>
      <w:ins w:id="592" w:author="Cathy McMahen" w:date="2018-04-27T17:22:00Z">
        <w:r w:rsidR="00F834DB">
          <w:rPr>
            <w:bCs/>
            <w:sz w:val="24"/>
            <w:szCs w:val="24"/>
          </w:rPr>
          <w:t xml:space="preserve">the city of </w:t>
        </w:r>
      </w:ins>
      <w:r w:rsidR="001C46EF">
        <w:rPr>
          <w:bCs/>
          <w:sz w:val="24"/>
          <w:szCs w:val="24"/>
        </w:rPr>
        <w:t>Ephesus. Today, however, in Turkey, a country so steeped in church history,</w:t>
      </w:r>
      <w:del w:id="593" w:author="Cathy McMahen" w:date="2018-04-27T16:12:00Z">
        <w:r w:rsidR="001C46EF" w:rsidDel="00FF60D0">
          <w:rPr>
            <w:bCs/>
            <w:sz w:val="24"/>
            <w:szCs w:val="24"/>
          </w:rPr>
          <w:delText xml:space="preserve"> Christianity represents</w:delText>
        </w:r>
      </w:del>
      <w:r w:rsidR="001C46EF">
        <w:rPr>
          <w:bCs/>
          <w:sz w:val="24"/>
          <w:szCs w:val="24"/>
        </w:rPr>
        <w:t xml:space="preserve"> only .02</w:t>
      </w:r>
      <w:ins w:id="594" w:author="Cathy McMahen" w:date="2018-04-27T16:10:00Z">
        <w:r w:rsidR="00FF60D0">
          <w:rPr>
            <w:bCs/>
            <w:sz w:val="24"/>
            <w:szCs w:val="24"/>
          </w:rPr>
          <w:t xml:space="preserve"> percent</w:t>
        </w:r>
      </w:ins>
      <w:del w:id="595" w:author="Cathy McMahen" w:date="2018-04-27T16:10:00Z">
        <w:r w:rsidR="001C46EF" w:rsidDel="00FF60D0">
          <w:rPr>
            <w:bCs/>
            <w:sz w:val="24"/>
            <w:szCs w:val="24"/>
          </w:rPr>
          <w:delText>%</w:delText>
        </w:r>
      </w:del>
      <w:r w:rsidR="001C46EF">
        <w:rPr>
          <w:bCs/>
          <w:sz w:val="24"/>
          <w:szCs w:val="24"/>
        </w:rPr>
        <w:t xml:space="preserve"> of the population</w:t>
      </w:r>
      <w:ins w:id="596" w:author="Cathy McMahen" w:date="2018-04-27T16:12:00Z">
        <w:r w:rsidR="00FF60D0">
          <w:rPr>
            <w:bCs/>
            <w:sz w:val="24"/>
            <w:szCs w:val="24"/>
          </w:rPr>
          <w:t xml:space="preserve"> call themselves Christian</w:t>
        </w:r>
      </w:ins>
      <w:r w:rsidR="001C46EF">
        <w:rPr>
          <w:bCs/>
          <w:sz w:val="24"/>
          <w:szCs w:val="24"/>
        </w:rPr>
        <w:t xml:space="preserve">. </w:t>
      </w:r>
      <w:commentRangeStart w:id="597"/>
      <w:r w:rsidR="001C46EF">
        <w:rPr>
          <w:bCs/>
          <w:sz w:val="24"/>
          <w:szCs w:val="24"/>
        </w:rPr>
        <w:t>How could this happen when t</w:t>
      </w:r>
      <w:r>
        <w:rPr>
          <w:bCs/>
          <w:sz w:val="24"/>
          <w:szCs w:val="24"/>
        </w:rPr>
        <w:t>he saints at Ephesus were disciple</w:t>
      </w:r>
      <w:ins w:id="598" w:author="Cathy McMahen" w:date="2018-04-27T16:12:00Z">
        <w:r w:rsidR="00FF60D0">
          <w:rPr>
            <w:bCs/>
            <w:sz w:val="24"/>
            <w:szCs w:val="24"/>
          </w:rPr>
          <w:t>d</w:t>
        </w:r>
      </w:ins>
      <w:del w:id="599" w:author="Cathy McMahen" w:date="2018-04-27T16:12:00Z">
        <w:r w:rsidDel="00FF60D0">
          <w:rPr>
            <w:bCs/>
            <w:sz w:val="24"/>
            <w:szCs w:val="24"/>
          </w:rPr>
          <w:delText>s</w:delText>
        </w:r>
      </w:del>
      <w:r>
        <w:rPr>
          <w:bCs/>
          <w:sz w:val="24"/>
          <w:szCs w:val="24"/>
        </w:rPr>
        <w:t xml:space="preserve"> by Paul, Timothy, Mark (2 Timothy 4:11), the apostle John, </w:t>
      </w:r>
      <w:ins w:id="600" w:author="Cathy McMahen" w:date="2018-04-27T16:11:00Z">
        <w:r w:rsidR="00FF60D0">
          <w:rPr>
            <w:bCs/>
            <w:sz w:val="24"/>
            <w:szCs w:val="24"/>
          </w:rPr>
          <w:t>and</w:t>
        </w:r>
      </w:ins>
      <w:del w:id="601" w:author="Cathy McMahen" w:date="2018-04-27T16:11:00Z">
        <w:r w:rsidDel="00FF60D0">
          <w:rPr>
            <w:bCs/>
            <w:sz w:val="24"/>
            <w:szCs w:val="24"/>
          </w:rPr>
          <w:delText>as well as</w:delText>
        </w:r>
      </w:del>
      <w:r>
        <w:rPr>
          <w:bCs/>
          <w:sz w:val="24"/>
          <w:szCs w:val="24"/>
        </w:rPr>
        <w:t xml:space="preserve"> many others we haven’t even mentioned</w:t>
      </w:r>
      <w:r w:rsidR="001C46EF">
        <w:rPr>
          <w:bCs/>
          <w:sz w:val="24"/>
          <w:szCs w:val="24"/>
        </w:rPr>
        <w:t>?</w:t>
      </w:r>
      <w:ins w:id="602" w:author="Cathy McMahen" w:date="2018-04-27T17:25:00Z">
        <w:r w:rsidR="00F834DB">
          <w:rPr>
            <w:bCs/>
            <w:sz w:val="24"/>
            <w:szCs w:val="24"/>
          </w:rPr>
          <w:t xml:space="preserve"> </w:t>
        </w:r>
      </w:ins>
    </w:p>
    <w:p w14:paraId="748DA7A3" w14:textId="77777777" w:rsidR="00E74CBF" w:rsidRDefault="001C46EF" w:rsidP="00E74CBF">
      <w:pPr>
        <w:ind w:firstLine="720"/>
        <w:jc w:val="both"/>
        <w:rPr>
          <w:bCs/>
          <w:sz w:val="24"/>
          <w:szCs w:val="24"/>
        </w:rPr>
      </w:pPr>
      <w:r>
        <w:rPr>
          <w:bCs/>
          <w:sz w:val="24"/>
          <w:szCs w:val="24"/>
        </w:rPr>
        <w:t>T</w:t>
      </w:r>
      <w:r w:rsidR="00E74CBF">
        <w:rPr>
          <w:bCs/>
          <w:sz w:val="24"/>
          <w:szCs w:val="24"/>
        </w:rPr>
        <w:t xml:space="preserve">his is a study for </w:t>
      </w:r>
      <w:ins w:id="603" w:author="Cathy McMahen" w:date="2018-04-27T16:13:00Z">
        <w:r w:rsidR="00FF60D0">
          <w:rPr>
            <w:bCs/>
            <w:sz w:val="24"/>
            <w:szCs w:val="24"/>
          </w:rPr>
          <w:t>women</w:t>
        </w:r>
      </w:ins>
      <w:del w:id="604" w:author="Cathy McMahen" w:date="2018-04-27T16:13:00Z">
        <w:r w:rsidR="00E74CBF" w:rsidDel="00FF60D0">
          <w:rPr>
            <w:bCs/>
            <w:sz w:val="24"/>
            <w:szCs w:val="24"/>
          </w:rPr>
          <w:delText>ladies</w:delText>
        </w:r>
      </w:del>
      <w:ins w:id="605" w:author="Cathy McMahen" w:date="2018-04-27T16:13:00Z">
        <w:r w:rsidR="00FF60D0">
          <w:rPr>
            <w:bCs/>
            <w:sz w:val="24"/>
            <w:szCs w:val="24"/>
          </w:rPr>
          <w:t>.</w:t>
        </w:r>
      </w:ins>
      <w:del w:id="606" w:author="Cathy McMahen" w:date="2018-04-27T16:13:00Z">
        <w:r w:rsidR="00E74CBF" w:rsidDel="00FF60D0">
          <w:rPr>
            <w:bCs/>
            <w:sz w:val="24"/>
            <w:szCs w:val="24"/>
          </w:rPr>
          <w:delText>,</w:delText>
        </w:r>
      </w:del>
      <w:r w:rsidR="00E74CBF">
        <w:rPr>
          <w:bCs/>
          <w:sz w:val="24"/>
          <w:szCs w:val="24"/>
        </w:rPr>
        <w:t xml:space="preserve"> </w:t>
      </w:r>
      <w:ins w:id="607" w:author="Cathy McMahen" w:date="2018-04-27T16:13:00Z">
        <w:r w:rsidR="00FF60D0">
          <w:rPr>
            <w:bCs/>
            <w:sz w:val="24"/>
            <w:szCs w:val="24"/>
          </w:rPr>
          <w:t>S</w:t>
        </w:r>
      </w:ins>
      <w:del w:id="608" w:author="Cathy McMahen" w:date="2018-04-27T16:13:00Z">
        <w:r w:rsidR="00E24F98" w:rsidDel="00FF60D0">
          <w:rPr>
            <w:bCs/>
            <w:sz w:val="24"/>
            <w:szCs w:val="24"/>
          </w:rPr>
          <w:delText>s</w:delText>
        </w:r>
      </w:del>
      <w:r w:rsidR="00E24F98">
        <w:rPr>
          <w:bCs/>
          <w:sz w:val="24"/>
          <w:szCs w:val="24"/>
        </w:rPr>
        <w:t xml:space="preserve">o </w:t>
      </w:r>
      <w:r w:rsidR="00E74CBF">
        <w:rPr>
          <w:bCs/>
          <w:sz w:val="24"/>
          <w:szCs w:val="24"/>
        </w:rPr>
        <w:t xml:space="preserve">let’s contemplate the role that Mary, the mother of Jesus, likely played in the lives of the women of Ephesus. She, of all people, would have understood her </w:t>
      </w:r>
      <w:commentRangeEnd w:id="597"/>
      <w:r w:rsidR="00F834DB">
        <w:rPr>
          <w:rStyle w:val="CommentReference"/>
          <w:rFonts w:asciiTheme="minorHAnsi" w:eastAsiaTheme="minorHAnsi" w:hAnsiTheme="minorHAnsi" w:cstheme="minorBidi"/>
        </w:rPr>
        <w:commentReference w:id="597"/>
      </w:r>
      <w:r w:rsidR="00E74CBF" w:rsidRPr="00DC3436">
        <w:rPr>
          <w:bCs/>
          <w:i/>
          <w:sz w:val="24"/>
          <w:szCs w:val="24"/>
        </w:rPr>
        <w:t>personal responsibility</w:t>
      </w:r>
      <w:r w:rsidR="00E74CBF">
        <w:rPr>
          <w:bCs/>
          <w:sz w:val="24"/>
          <w:szCs w:val="24"/>
        </w:rPr>
        <w:t xml:space="preserve"> to fulfill the Great Commission. Can you imagine being discipled in her home</w:t>
      </w:r>
      <w:ins w:id="609" w:author="Cathy McMahen" w:date="2018-04-27T16:14:00Z">
        <w:r w:rsidR="00FF60D0">
          <w:rPr>
            <w:bCs/>
            <w:sz w:val="24"/>
            <w:szCs w:val="24"/>
          </w:rPr>
          <w:t xml:space="preserve"> and</w:t>
        </w:r>
      </w:ins>
      <w:del w:id="610" w:author="Cathy McMahen" w:date="2018-04-27T16:14:00Z">
        <w:r w:rsidR="00E74CBF" w:rsidDel="00FF60D0">
          <w:rPr>
            <w:bCs/>
            <w:sz w:val="24"/>
            <w:szCs w:val="24"/>
          </w:rPr>
          <w:delText>,</w:delText>
        </w:r>
      </w:del>
      <w:r w:rsidR="00E74CBF">
        <w:rPr>
          <w:bCs/>
          <w:sz w:val="24"/>
          <w:szCs w:val="24"/>
        </w:rPr>
        <w:t xml:space="preserve"> hearing the gospel unfold through </w:t>
      </w:r>
      <w:ins w:id="611" w:author="Cathy McMahen" w:date="2018-04-27T16:14:00Z">
        <w:r w:rsidR="00FF60D0">
          <w:rPr>
            <w:bCs/>
            <w:sz w:val="24"/>
            <w:szCs w:val="24"/>
          </w:rPr>
          <w:t>her</w:t>
        </w:r>
      </w:ins>
      <w:del w:id="612" w:author="Cathy McMahen" w:date="2018-04-27T16:14:00Z">
        <w:r w:rsidR="00E74CBF" w:rsidDel="00FF60D0">
          <w:rPr>
            <w:bCs/>
            <w:sz w:val="24"/>
            <w:szCs w:val="24"/>
          </w:rPr>
          <w:delText>the</w:delText>
        </w:r>
      </w:del>
      <w:r w:rsidR="00E74CBF">
        <w:rPr>
          <w:bCs/>
          <w:sz w:val="24"/>
          <w:szCs w:val="24"/>
        </w:rPr>
        <w:t xml:space="preserve"> eyes</w:t>
      </w:r>
      <w:del w:id="613" w:author="Cathy McMahen" w:date="2018-04-27T16:14:00Z">
        <w:r w:rsidR="00E74CBF" w:rsidDel="00FF60D0">
          <w:rPr>
            <w:bCs/>
            <w:sz w:val="24"/>
            <w:szCs w:val="24"/>
          </w:rPr>
          <w:delText xml:space="preserve"> of Jesus’ mother</w:delText>
        </w:r>
      </w:del>
      <w:r w:rsidR="00E74CBF">
        <w:rPr>
          <w:bCs/>
          <w:sz w:val="24"/>
          <w:szCs w:val="24"/>
        </w:rPr>
        <w:t>?</w:t>
      </w:r>
      <w:del w:id="614" w:author="Cathy McMahen" w:date="2018-04-27T16:15:00Z">
        <w:r w:rsidR="00E74CBF" w:rsidDel="00FF60D0">
          <w:rPr>
            <w:bCs/>
            <w:sz w:val="24"/>
            <w:szCs w:val="24"/>
          </w:rPr>
          <w:delText xml:space="preserve"> In</w:delText>
        </w:r>
      </w:del>
      <w:r w:rsidR="00E74CBF">
        <w:rPr>
          <w:bCs/>
          <w:sz w:val="24"/>
          <w:szCs w:val="24"/>
        </w:rPr>
        <w:t xml:space="preserve"> Paul</w:t>
      </w:r>
      <w:ins w:id="615" w:author="Cathy McMahen" w:date="2018-04-27T16:15:00Z">
        <w:r w:rsidR="00FF60D0">
          <w:rPr>
            <w:bCs/>
            <w:sz w:val="24"/>
            <w:szCs w:val="24"/>
          </w:rPr>
          <w:t xml:space="preserve">, in his letter to </w:t>
        </w:r>
      </w:ins>
      <w:del w:id="616" w:author="Cathy McMahen" w:date="2018-04-27T16:15:00Z">
        <w:r w:rsidR="00E74CBF" w:rsidDel="00FF60D0">
          <w:rPr>
            <w:bCs/>
            <w:sz w:val="24"/>
            <w:szCs w:val="24"/>
          </w:rPr>
          <w:delText>s</w:delText>
        </w:r>
      </w:del>
      <w:del w:id="617" w:author="Cathy McMahen" w:date="2018-04-27T16:14:00Z">
        <w:r w:rsidR="00E74CBF" w:rsidDel="00FF60D0">
          <w:rPr>
            <w:bCs/>
            <w:sz w:val="24"/>
            <w:szCs w:val="24"/>
          </w:rPr>
          <w:delText>’</w:delText>
        </w:r>
      </w:del>
      <w:del w:id="618" w:author="Cathy McMahen" w:date="2018-04-27T16:15:00Z">
        <w:r w:rsidR="00E74CBF" w:rsidDel="00FF60D0">
          <w:rPr>
            <w:bCs/>
            <w:sz w:val="24"/>
            <w:szCs w:val="24"/>
          </w:rPr>
          <w:delText xml:space="preserve"> letter to</w:delText>
        </w:r>
      </w:del>
      <w:del w:id="619" w:author="Cathy McMahen" w:date="2018-04-27T16:16:00Z">
        <w:r w:rsidR="00E74CBF" w:rsidDel="00FF60D0">
          <w:rPr>
            <w:bCs/>
            <w:sz w:val="24"/>
            <w:szCs w:val="24"/>
          </w:rPr>
          <w:delText xml:space="preserve"> </w:delText>
        </w:r>
      </w:del>
      <w:r w:rsidR="00E74CBF">
        <w:rPr>
          <w:bCs/>
          <w:sz w:val="24"/>
          <w:szCs w:val="24"/>
        </w:rPr>
        <w:t>Titus</w:t>
      </w:r>
      <w:del w:id="620" w:author="Cathy McMahen" w:date="2018-04-27T16:16:00Z">
        <w:r w:rsidR="00E74CBF" w:rsidDel="00FF60D0">
          <w:rPr>
            <w:bCs/>
            <w:sz w:val="24"/>
            <w:szCs w:val="24"/>
          </w:rPr>
          <w:delText>,</w:delText>
        </w:r>
      </w:del>
      <w:r w:rsidR="00E74CBF">
        <w:rPr>
          <w:bCs/>
          <w:sz w:val="24"/>
          <w:szCs w:val="24"/>
        </w:rPr>
        <w:t xml:space="preserve"> </w:t>
      </w:r>
      <w:ins w:id="621" w:author="Cathy McMahen" w:date="2018-04-27T16:16:00Z">
        <w:r w:rsidR="00FF60D0">
          <w:rPr>
            <w:bCs/>
            <w:sz w:val="24"/>
            <w:szCs w:val="24"/>
          </w:rPr>
          <w:t>(</w:t>
        </w:r>
      </w:ins>
      <w:r w:rsidR="00E74CBF">
        <w:rPr>
          <w:bCs/>
          <w:sz w:val="24"/>
          <w:szCs w:val="24"/>
        </w:rPr>
        <w:t>who was also in Ephesus</w:t>
      </w:r>
      <w:ins w:id="622" w:author="Cathy McMahen" w:date="2018-04-27T16:16:00Z">
        <w:r w:rsidR="00FF60D0">
          <w:rPr>
            <w:bCs/>
            <w:sz w:val="24"/>
            <w:szCs w:val="24"/>
          </w:rPr>
          <w:t>)</w:t>
        </w:r>
      </w:ins>
      <w:del w:id="623" w:author="Cathy McMahen" w:date="2018-04-27T16:16:00Z">
        <w:r w:rsidR="00E74CBF" w:rsidDel="00FF60D0">
          <w:rPr>
            <w:bCs/>
            <w:sz w:val="24"/>
            <w:szCs w:val="24"/>
          </w:rPr>
          <w:delText>,</w:delText>
        </w:r>
      </w:del>
      <w:ins w:id="624" w:author="Cathy McMahen" w:date="2018-04-27T16:16:00Z">
        <w:r w:rsidR="00FF60D0">
          <w:rPr>
            <w:bCs/>
            <w:sz w:val="24"/>
            <w:szCs w:val="24"/>
          </w:rPr>
          <w:t>,</w:t>
        </w:r>
      </w:ins>
      <w:del w:id="625" w:author="Cathy McMahen" w:date="2018-04-27T16:16:00Z">
        <w:r w:rsidR="00E74CBF" w:rsidDel="00FF60D0">
          <w:rPr>
            <w:bCs/>
            <w:sz w:val="24"/>
            <w:szCs w:val="24"/>
          </w:rPr>
          <w:delText xml:space="preserve"> he</w:delText>
        </w:r>
      </w:del>
      <w:r w:rsidR="00E74CBF">
        <w:rPr>
          <w:bCs/>
          <w:sz w:val="24"/>
          <w:szCs w:val="24"/>
        </w:rPr>
        <w:t xml:space="preserve"> wrote that the older women are to teach the younger women (Titus 2:3-5). Who better than the mother of God</w:t>
      </w:r>
      <w:del w:id="626" w:author="Cathy McMahen" w:date="2018-04-27T16:16:00Z">
        <w:r w:rsidR="00E74CBF" w:rsidDel="00FF60D0">
          <w:rPr>
            <w:bCs/>
            <w:sz w:val="24"/>
            <w:szCs w:val="24"/>
          </w:rPr>
          <w:delText>,</w:delText>
        </w:r>
      </w:del>
      <w:r w:rsidR="00E74CBF">
        <w:rPr>
          <w:bCs/>
          <w:sz w:val="24"/>
          <w:szCs w:val="24"/>
        </w:rPr>
        <w:t xml:space="preserve"> to teach women </w:t>
      </w:r>
      <w:r w:rsidR="00A07517">
        <w:rPr>
          <w:bCs/>
          <w:sz w:val="24"/>
          <w:szCs w:val="24"/>
        </w:rPr>
        <w:t>how to love their husbands and</w:t>
      </w:r>
      <w:r w:rsidR="00E74CBF">
        <w:rPr>
          <w:bCs/>
          <w:sz w:val="24"/>
          <w:szCs w:val="24"/>
        </w:rPr>
        <w:t xml:space="preserve"> fami</w:t>
      </w:r>
      <w:ins w:id="627" w:author="Cathy McMahen" w:date="2018-04-27T16:16:00Z">
        <w:r w:rsidR="00FF60D0">
          <w:rPr>
            <w:bCs/>
            <w:sz w:val="24"/>
            <w:szCs w:val="24"/>
          </w:rPr>
          <w:t>lies</w:t>
        </w:r>
      </w:ins>
      <w:del w:id="628" w:author="Cathy McMahen" w:date="2018-04-27T16:16:00Z">
        <w:r w:rsidR="00E74CBF" w:rsidDel="00FF60D0">
          <w:rPr>
            <w:bCs/>
            <w:sz w:val="24"/>
            <w:szCs w:val="24"/>
          </w:rPr>
          <w:delText>ly’s!</w:delText>
        </w:r>
      </w:del>
      <w:r w:rsidR="00E74CBF">
        <w:rPr>
          <w:bCs/>
          <w:sz w:val="24"/>
          <w:szCs w:val="24"/>
        </w:rPr>
        <w:t xml:space="preserve">? </w:t>
      </w:r>
    </w:p>
    <w:p w14:paraId="79651DA9" w14:textId="195292A7" w:rsidR="00E24F98" w:rsidDel="0045288B" w:rsidRDefault="00E74CBF" w:rsidP="00E74CBF">
      <w:pPr>
        <w:ind w:firstLine="720"/>
        <w:jc w:val="both"/>
        <w:rPr>
          <w:del w:id="629" w:author="Cathy McMahen" w:date="2018-04-27T16:19:00Z"/>
          <w:sz w:val="24"/>
          <w:szCs w:val="24"/>
        </w:rPr>
      </w:pPr>
      <w:del w:id="630" w:author="virginia porter" w:date="2018-05-07T20:38:00Z">
        <w:r w:rsidDel="00A02648">
          <w:rPr>
            <w:bCs/>
            <w:sz w:val="24"/>
            <w:szCs w:val="24"/>
          </w:rPr>
          <w:delText xml:space="preserve"> </w:delText>
        </w:r>
      </w:del>
      <w:ins w:id="631" w:author="Cathy McMahen" w:date="2018-04-27T16:17:00Z">
        <w:del w:id="632" w:author="virginia porter" w:date="2018-05-07T20:38:00Z">
          <w:r w:rsidR="00FF60D0" w:rsidDel="00A02648">
            <w:rPr>
              <w:sz w:val="24"/>
              <w:szCs w:val="24"/>
            </w:rPr>
            <w:delText>Herb Hodges</w:delText>
          </w:r>
        </w:del>
      </w:ins>
      <w:ins w:id="633" w:author="virginia porter" w:date="2018-05-07T20:38:00Z">
        <w:r w:rsidR="00A02648">
          <w:rPr>
            <w:sz w:val="24"/>
            <w:szCs w:val="24"/>
          </w:rPr>
          <w:t>O</w:t>
        </w:r>
      </w:ins>
      <w:ins w:id="634" w:author="virginia porter" w:date="2018-05-07T20:35:00Z">
        <w:r w:rsidR="00A02648">
          <w:rPr>
            <w:sz w:val="24"/>
            <w:szCs w:val="24"/>
          </w:rPr>
          <w:t xml:space="preserve">ne of my </w:t>
        </w:r>
      </w:ins>
      <w:ins w:id="635" w:author="virginia porter" w:date="2018-05-07T20:38:00Z">
        <w:r w:rsidR="00A02648">
          <w:rPr>
            <w:sz w:val="24"/>
            <w:szCs w:val="24"/>
          </w:rPr>
          <w:t>heroes</w:t>
        </w:r>
      </w:ins>
      <w:ins w:id="636" w:author="virginia porter" w:date="2018-05-07T20:35:00Z">
        <w:r w:rsidR="00A02648">
          <w:rPr>
            <w:sz w:val="24"/>
            <w:szCs w:val="24"/>
          </w:rPr>
          <w:t xml:space="preserve"> of the faith</w:t>
        </w:r>
      </w:ins>
      <w:ins w:id="637" w:author="virginia porter" w:date="2018-05-07T20:38:00Z">
        <w:r w:rsidR="00A02648">
          <w:rPr>
            <w:sz w:val="24"/>
            <w:szCs w:val="24"/>
          </w:rPr>
          <w:t xml:space="preserve"> is Herb Hodges. He</w:t>
        </w:r>
      </w:ins>
      <w:del w:id="638" w:author="Cathy McMahen" w:date="2018-04-27T16:17:00Z">
        <w:r w:rsidDel="00FF60D0">
          <w:rPr>
            <w:sz w:val="24"/>
            <w:szCs w:val="24"/>
          </w:rPr>
          <w:delText>The man who</w:delText>
        </w:r>
      </w:del>
      <w:r>
        <w:rPr>
          <w:sz w:val="24"/>
          <w:szCs w:val="24"/>
        </w:rPr>
        <w:t xml:space="preserve"> was instrumental in casting the vision for Biblical discipleship </w:t>
      </w:r>
      <w:ins w:id="639" w:author="virginia porter" w:date="2018-05-07T20:36:00Z">
        <w:r w:rsidR="00A02648">
          <w:rPr>
            <w:sz w:val="24"/>
            <w:szCs w:val="24"/>
          </w:rPr>
          <w:t xml:space="preserve">for </w:t>
        </w:r>
      </w:ins>
      <w:ins w:id="640" w:author="virginia porter" w:date="2018-05-07T20:38:00Z">
        <w:r w:rsidR="00A02648">
          <w:rPr>
            <w:sz w:val="24"/>
            <w:szCs w:val="24"/>
          </w:rPr>
          <w:t>me,</w:t>
        </w:r>
      </w:ins>
      <w:ins w:id="641" w:author="virginia porter" w:date="2018-05-07T20:36:00Z">
        <w:r w:rsidR="00A02648">
          <w:rPr>
            <w:sz w:val="24"/>
            <w:szCs w:val="24"/>
          </w:rPr>
          <w:t xml:space="preserve"> my church and countless others around the globe.</w:t>
        </w:r>
      </w:ins>
      <w:ins w:id="642" w:author="Cathy McMahen" w:date="2018-04-27T16:17:00Z">
        <w:del w:id="643" w:author="virginia porter" w:date="2018-05-07T20:36:00Z">
          <w:r w:rsidR="00FF60D0" w:rsidDel="00A02648">
            <w:rPr>
              <w:sz w:val="24"/>
              <w:szCs w:val="24"/>
            </w:rPr>
            <w:delText>at</w:delText>
          </w:r>
        </w:del>
      </w:ins>
      <w:del w:id="644" w:author="Cathy McMahen" w:date="2018-04-27T16:17:00Z">
        <w:r w:rsidDel="00FF60D0">
          <w:rPr>
            <w:sz w:val="24"/>
            <w:szCs w:val="24"/>
          </w:rPr>
          <w:delText>for</w:delText>
        </w:r>
      </w:del>
      <w:del w:id="645" w:author="virginia porter" w:date="2018-05-07T20:36:00Z">
        <w:r w:rsidDel="00A02648">
          <w:rPr>
            <w:sz w:val="24"/>
            <w:szCs w:val="24"/>
          </w:rPr>
          <w:delText xml:space="preserve"> </w:delText>
        </w:r>
      </w:del>
      <w:ins w:id="646" w:author="Cathy McMahen" w:date="2018-04-27T16:18:00Z">
        <w:del w:id="647" w:author="virginia porter" w:date="2018-05-07T20:36:00Z">
          <w:r w:rsidR="00FF60D0" w:rsidDel="00A02648">
            <w:rPr>
              <w:sz w:val="24"/>
              <w:szCs w:val="24"/>
            </w:rPr>
            <w:delText>my local</w:delText>
          </w:r>
        </w:del>
      </w:ins>
      <w:del w:id="648" w:author="Cathy McMahen" w:date="2018-04-27T16:18:00Z">
        <w:r w:rsidDel="00FF60D0">
          <w:rPr>
            <w:sz w:val="24"/>
            <w:szCs w:val="24"/>
          </w:rPr>
          <w:delText>our</w:delText>
        </w:r>
      </w:del>
      <w:del w:id="649" w:author="virginia porter" w:date="2018-05-07T20:36:00Z">
        <w:r w:rsidDel="00A02648">
          <w:rPr>
            <w:sz w:val="24"/>
            <w:szCs w:val="24"/>
          </w:rPr>
          <w:delText xml:space="preserve"> churc</w:delText>
        </w:r>
      </w:del>
      <w:ins w:id="650" w:author="Cathy McMahen" w:date="2018-04-27T16:17:00Z">
        <w:del w:id="651" w:author="virginia porter" w:date="2018-05-07T20:36:00Z">
          <w:r w:rsidR="00FF60D0" w:rsidDel="00A02648">
            <w:rPr>
              <w:sz w:val="24"/>
              <w:szCs w:val="24"/>
            </w:rPr>
            <w:delText>h</w:delText>
          </w:r>
        </w:del>
      </w:ins>
      <w:del w:id="652" w:author="Cathy McMahen" w:date="2018-04-27T16:17:00Z">
        <w:r w:rsidDel="00FF60D0">
          <w:rPr>
            <w:sz w:val="24"/>
            <w:szCs w:val="24"/>
          </w:rPr>
          <w:delText>h is Herb Hodges</w:delText>
        </w:r>
      </w:del>
      <w:del w:id="653" w:author="virginia porter" w:date="2018-05-07T20:36:00Z">
        <w:r w:rsidDel="00A02648">
          <w:rPr>
            <w:sz w:val="24"/>
            <w:szCs w:val="24"/>
          </w:rPr>
          <w:delText>.</w:delText>
        </w:r>
      </w:del>
      <w:ins w:id="654" w:author="virginia porter" w:date="2018-05-07T20:36:00Z">
        <w:r w:rsidR="00A02648">
          <w:rPr>
            <w:sz w:val="24"/>
            <w:szCs w:val="24"/>
          </w:rPr>
          <w:t xml:space="preserve"> I</w:t>
        </w:r>
      </w:ins>
      <w:ins w:id="655" w:author="virginia porter" w:date="2018-05-07T20:37:00Z">
        <w:r w:rsidR="00A02648">
          <w:rPr>
            <w:sz w:val="24"/>
            <w:szCs w:val="24"/>
          </w:rPr>
          <w:t>n April of 2018 he finished his race and went home to be with Jesus.</w:t>
        </w:r>
      </w:ins>
      <w:r>
        <w:rPr>
          <w:sz w:val="24"/>
          <w:szCs w:val="24"/>
        </w:rPr>
        <w:t xml:space="preserve"> He illustrate</w:t>
      </w:r>
      <w:ins w:id="656" w:author="Cathy McMahen" w:date="2018-04-27T16:18:00Z">
        <w:r w:rsidR="00FF60D0">
          <w:rPr>
            <w:sz w:val="24"/>
            <w:szCs w:val="24"/>
          </w:rPr>
          <w:t>d</w:t>
        </w:r>
      </w:ins>
      <w:del w:id="657" w:author="Cathy McMahen" w:date="2018-04-27T16:18:00Z">
        <w:r w:rsidDel="00FF60D0">
          <w:rPr>
            <w:sz w:val="24"/>
            <w:szCs w:val="24"/>
          </w:rPr>
          <w:delText>s</w:delText>
        </w:r>
      </w:del>
      <w:r>
        <w:rPr>
          <w:sz w:val="24"/>
          <w:szCs w:val="24"/>
        </w:rPr>
        <w:t xml:space="preserve"> Jesus’ strategy this way: </w:t>
      </w:r>
      <w:commentRangeStart w:id="658"/>
      <w:r w:rsidR="00E24F98">
        <w:rPr>
          <w:sz w:val="24"/>
          <w:szCs w:val="24"/>
        </w:rPr>
        <w:t>Suppose you are sitting in a church building</w:t>
      </w:r>
      <w:ins w:id="659" w:author="Cathy McMahen" w:date="2018-04-27T16:18:00Z">
        <w:r w:rsidR="0045288B">
          <w:rPr>
            <w:sz w:val="24"/>
            <w:szCs w:val="24"/>
          </w:rPr>
          <w:t>.</w:t>
        </w:r>
      </w:ins>
      <w:del w:id="660" w:author="Cathy McMahen" w:date="2018-04-27T16:18:00Z">
        <w:r w:rsidR="00E24F98" w:rsidDel="0045288B">
          <w:rPr>
            <w:sz w:val="24"/>
            <w:szCs w:val="24"/>
          </w:rPr>
          <w:delText>,</w:delText>
        </w:r>
      </w:del>
      <w:r w:rsidR="00E24F98">
        <w:rPr>
          <w:sz w:val="24"/>
          <w:szCs w:val="24"/>
        </w:rPr>
        <w:t xml:space="preserve"> </w:t>
      </w:r>
      <w:ins w:id="661" w:author="Cathy McMahen" w:date="2018-04-27T16:18:00Z">
        <w:r w:rsidR="0045288B">
          <w:rPr>
            <w:sz w:val="24"/>
            <w:szCs w:val="24"/>
          </w:rPr>
          <w:t>T</w:t>
        </w:r>
      </w:ins>
      <w:del w:id="662" w:author="Cathy McMahen" w:date="2018-04-27T16:18:00Z">
        <w:r w:rsidR="00E24F98" w:rsidDel="0045288B">
          <w:rPr>
            <w:sz w:val="24"/>
            <w:szCs w:val="24"/>
          </w:rPr>
          <w:delText>t</w:delText>
        </w:r>
      </w:del>
      <w:r w:rsidR="00E24F98">
        <w:rPr>
          <w:sz w:val="24"/>
          <w:szCs w:val="24"/>
        </w:rPr>
        <w:t>he pews are filled with</w:t>
      </w:r>
      <w:r>
        <w:rPr>
          <w:sz w:val="24"/>
          <w:szCs w:val="24"/>
        </w:rPr>
        <w:t xml:space="preserve"> people</w:t>
      </w:r>
      <w:ins w:id="663" w:author="Cathy McMahen" w:date="2018-04-27T16:19:00Z">
        <w:r w:rsidR="0045288B">
          <w:rPr>
            <w:sz w:val="24"/>
            <w:szCs w:val="24"/>
          </w:rPr>
          <w:t>—each</w:t>
        </w:r>
      </w:ins>
      <w:del w:id="664" w:author="Cathy McMahen" w:date="2018-04-27T16:19:00Z">
        <w:r w:rsidDel="0045288B">
          <w:rPr>
            <w:sz w:val="24"/>
            <w:szCs w:val="24"/>
          </w:rPr>
          <w:delText xml:space="preserve"> - each</w:delText>
        </w:r>
      </w:del>
      <w:r>
        <w:rPr>
          <w:sz w:val="24"/>
          <w:szCs w:val="24"/>
        </w:rPr>
        <w:t xml:space="preserve"> with an empty cup in hand. The pastor stands on the podium and flings a bucket full of water over the people in the congregation. How much water do you think will reach each person’s cup?</w:t>
      </w:r>
      <w:ins w:id="665" w:author="Cathy McMahen" w:date="2018-04-27T17:31:00Z">
        <w:r w:rsidR="00F834DB">
          <w:rPr>
            <w:sz w:val="24"/>
            <w:szCs w:val="24"/>
          </w:rPr>
          <w:t xml:space="preserve"> </w:t>
        </w:r>
      </w:ins>
      <w:del w:id="666" w:author="Cathy McMahen" w:date="2018-04-27T17:31:00Z">
        <w:r w:rsidDel="00F834DB">
          <w:rPr>
            <w:sz w:val="24"/>
            <w:szCs w:val="24"/>
          </w:rPr>
          <w:delText xml:space="preserve"> </w:delText>
        </w:r>
      </w:del>
    </w:p>
    <w:p w14:paraId="372FC991" w14:textId="0551FC55" w:rsidR="00E74CBF" w:rsidRDefault="00E74CBF" w:rsidP="00E74CBF">
      <w:pPr>
        <w:ind w:firstLine="720"/>
        <w:jc w:val="both"/>
        <w:rPr>
          <w:sz w:val="24"/>
          <w:szCs w:val="24"/>
        </w:rPr>
      </w:pPr>
      <w:r>
        <w:rPr>
          <w:sz w:val="24"/>
          <w:szCs w:val="24"/>
        </w:rPr>
        <w:t>Now picture a small group of women in a home. One has a full glass of water. She fills the empty glass of the women to the right of her, who in turn does the same for the woman beside of her. Which scenario do you think is most effective?</w:t>
      </w:r>
      <w:commentRangeEnd w:id="658"/>
      <w:r w:rsidR="00F834DB">
        <w:rPr>
          <w:rStyle w:val="CommentReference"/>
          <w:rFonts w:asciiTheme="minorHAnsi" w:eastAsiaTheme="minorHAnsi" w:hAnsiTheme="minorHAnsi" w:cstheme="minorBidi"/>
        </w:rPr>
        <w:commentReference w:id="658"/>
      </w:r>
      <w:r>
        <w:rPr>
          <w:sz w:val="24"/>
          <w:szCs w:val="24"/>
        </w:rPr>
        <w:t xml:space="preserve"> Obviously, the glass to glass method</w:t>
      </w:r>
      <w:ins w:id="667" w:author="Cathy McMahen" w:date="2018-04-27T16:20:00Z">
        <w:r w:rsidR="0045288B">
          <w:rPr>
            <w:sz w:val="24"/>
            <w:szCs w:val="24"/>
          </w:rPr>
          <w:t xml:space="preserve"> is</w:t>
        </w:r>
      </w:ins>
      <w:r>
        <w:rPr>
          <w:sz w:val="24"/>
          <w:szCs w:val="24"/>
        </w:rPr>
        <w:t xml:space="preserve">. But honestly, how much of the latter is taking place with in your local church </w:t>
      </w:r>
      <w:commentRangeStart w:id="668"/>
      <w:r>
        <w:rPr>
          <w:sz w:val="24"/>
          <w:szCs w:val="24"/>
        </w:rPr>
        <w:t>body</w:t>
      </w:r>
      <w:commentRangeEnd w:id="668"/>
      <w:r w:rsidR="00F834DB">
        <w:rPr>
          <w:rStyle w:val="CommentReference"/>
          <w:rFonts w:asciiTheme="minorHAnsi" w:eastAsiaTheme="minorHAnsi" w:hAnsiTheme="minorHAnsi" w:cstheme="minorBidi"/>
        </w:rPr>
        <w:commentReference w:id="668"/>
      </w:r>
      <w:r>
        <w:rPr>
          <w:sz w:val="24"/>
          <w:szCs w:val="24"/>
        </w:rPr>
        <w:t xml:space="preserve">? </w:t>
      </w:r>
    </w:p>
    <w:p w14:paraId="3F548C2E" w14:textId="54A7C014" w:rsidR="00646277" w:rsidRDefault="0008087B" w:rsidP="00646277">
      <w:pPr>
        <w:ind w:firstLine="720"/>
        <w:jc w:val="both"/>
        <w:rPr>
          <w:sz w:val="24"/>
          <w:szCs w:val="24"/>
        </w:rPr>
      </w:pPr>
      <w:r>
        <w:rPr>
          <w:sz w:val="24"/>
          <w:szCs w:val="24"/>
        </w:rPr>
        <w:t>Biblical disciple making looks like this</w:t>
      </w:r>
      <w:ins w:id="669" w:author="Cathy McMahen" w:date="2018-04-27T16:20:00Z">
        <w:r w:rsidR="007F6D17">
          <w:rPr>
            <w:sz w:val="24"/>
            <w:szCs w:val="24"/>
          </w:rPr>
          <w:t>—woman</w:t>
        </w:r>
      </w:ins>
      <w:del w:id="670" w:author="Cathy McMahen" w:date="2018-04-27T16:20:00Z">
        <w:r w:rsidDel="007F6D17">
          <w:rPr>
            <w:sz w:val="24"/>
            <w:szCs w:val="24"/>
          </w:rPr>
          <w:delText xml:space="preserve"> -- woman</w:delText>
        </w:r>
      </w:del>
      <w:r>
        <w:rPr>
          <w:sz w:val="24"/>
          <w:szCs w:val="24"/>
        </w:rPr>
        <w:t xml:space="preserve"> to woman,</w:t>
      </w:r>
      <w:r w:rsidR="00E74CBF">
        <w:rPr>
          <w:sz w:val="24"/>
          <w:szCs w:val="24"/>
        </w:rPr>
        <w:t xml:space="preserve"> glass to glass, house to house</w:t>
      </w:r>
      <w:ins w:id="671" w:author="Cathy McMahen" w:date="2018-04-27T16:21:00Z">
        <w:r w:rsidR="007F6D17">
          <w:rPr>
            <w:sz w:val="24"/>
            <w:szCs w:val="24"/>
          </w:rPr>
          <w:t>.</w:t>
        </w:r>
      </w:ins>
      <w:del w:id="672" w:author="Cathy McMahen" w:date="2018-04-27T16:21:00Z">
        <w:r w:rsidR="00E74CBF" w:rsidDel="007F6D17">
          <w:rPr>
            <w:sz w:val="24"/>
            <w:szCs w:val="24"/>
          </w:rPr>
          <w:delText>,</w:delText>
        </w:r>
      </w:del>
      <w:r>
        <w:rPr>
          <w:sz w:val="24"/>
          <w:szCs w:val="24"/>
        </w:rPr>
        <w:t xml:space="preserve"> </w:t>
      </w:r>
      <w:ins w:id="673" w:author="Cathy McMahen" w:date="2018-04-27T16:21:00Z">
        <w:r w:rsidR="007F6D17">
          <w:rPr>
            <w:sz w:val="24"/>
            <w:szCs w:val="24"/>
          </w:rPr>
          <w:t>B</w:t>
        </w:r>
      </w:ins>
      <w:del w:id="674" w:author="Cathy McMahen" w:date="2018-04-27T16:21:00Z">
        <w:r w:rsidDel="007F6D17">
          <w:rPr>
            <w:sz w:val="24"/>
            <w:szCs w:val="24"/>
          </w:rPr>
          <w:delText>b</w:delText>
        </w:r>
      </w:del>
      <w:r>
        <w:rPr>
          <w:sz w:val="24"/>
          <w:szCs w:val="24"/>
        </w:rPr>
        <w:t>eginning in their own context</w:t>
      </w:r>
      <w:ins w:id="675" w:author="Cathy McMahen" w:date="2018-04-27T16:21:00Z">
        <w:r w:rsidR="007F6D17">
          <w:rPr>
            <w:sz w:val="24"/>
            <w:szCs w:val="24"/>
          </w:rPr>
          <w:t>,</w:t>
        </w:r>
      </w:ins>
      <w:r>
        <w:rPr>
          <w:sz w:val="24"/>
          <w:szCs w:val="24"/>
        </w:rPr>
        <w:t xml:space="preserve"> it spreads to the next town</w:t>
      </w:r>
      <w:ins w:id="676" w:author="Cathy McMahen" w:date="2018-04-27T16:22:00Z">
        <w:r w:rsidR="007F6D17">
          <w:rPr>
            <w:sz w:val="24"/>
            <w:szCs w:val="24"/>
          </w:rPr>
          <w:t xml:space="preserve"> and</w:t>
        </w:r>
      </w:ins>
      <w:del w:id="677" w:author="Cathy McMahen" w:date="2018-04-27T16:22:00Z">
        <w:r w:rsidDel="007F6D17">
          <w:rPr>
            <w:sz w:val="24"/>
            <w:szCs w:val="24"/>
          </w:rPr>
          <w:delText>,</w:delText>
        </w:r>
      </w:del>
      <w:r>
        <w:rPr>
          <w:sz w:val="24"/>
          <w:szCs w:val="24"/>
        </w:rPr>
        <w:t xml:space="preserve"> city, </w:t>
      </w:r>
      <w:ins w:id="678" w:author="Cathy McMahen" w:date="2018-04-27T16:22:00Z">
        <w:r w:rsidR="007F6D17">
          <w:rPr>
            <w:sz w:val="24"/>
            <w:szCs w:val="24"/>
          </w:rPr>
          <w:t xml:space="preserve">and </w:t>
        </w:r>
      </w:ins>
      <w:r>
        <w:rPr>
          <w:sz w:val="24"/>
          <w:szCs w:val="24"/>
        </w:rPr>
        <w:t xml:space="preserve">it </w:t>
      </w:r>
      <w:r w:rsidR="00E776B1">
        <w:rPr>
          <w:sz w:val="24"/>
          <w:szCs w:val="24"/>
        </w:rPr>
        <w:t>crosses</w:t>
      </w:r>
      <w:r>
        <w:rPr>
          <w:sz w:val="24"/>
          <w:szCs w:val="24"/>
        </w:rPr>
        <w:t xml:space="preserve"> </w:t>
      </w:r>
      <w:r w:rsidR="00E776B1">
        <w:rPr>
          <w:sz w:val="24"/>
          <w:szCs w:val="24"/>
        </w:rPr>
        <w:t>bo</w:t>
      </w:r>
      <w:ins w:id="679" w:author="Cathy McMahen" w:date="2018-04-27T16:22:00Z">
        <w:r w:rsidR="007F6D17">
          <w:rPr>
            <w:sz w:val="24"/>
            <w:szCs w:val="24"/>
          </w:rPr>
          <w:t>r</w:t>
        </w:r>
      </w:ins>
      <w:del w:id="680" w:author="Cathy McMahen" w:date="2018-04-27T16:22:00Z">
        <w:r w:rsidR="00E776B1" w:rsidDel="007F6D17">
          <w:rPr>
            <w:sz w:val="24"/>
            <w:szCs w:val="24"/>
          </w:rPr>
          <w:delText>ar</w:delText>
        </w:r>
      </w:del>
      <w:r w:rsidR="00E776B1">
        <w:rPr>
          <w:sz w:val="24"/>
          <w:szCs w:val="24"/>
        </w:rPr>
        <w:t>ders</w:t>
      </w:r>
      <w:r>
        <w:rPr>
          <w:sz w:val="24"/>
          <w:szCs w:val="24"/>
        </w:rPr>
        <w:t xml:space="preserve"> and nationalities</w:t>
      </w:r>
      <w:r w:rsidR="00E74CBF">
        <w:rPr>
          <w:sz w:val="24"/>
          <w:szCs w:val="24"/>
        </w:rPr>
        <w:t xml:space="preserve"> until </w:t>
      </w:r>
      <w:r>
        <w:rPr>
          <w:sz w:val="24"/>
          <w:szCs w:val="24"/>
        </w:rPr>
        <w:t xml:space="preserve">God’s kingdom comes. Not to give too much away, but </w:t>
      </w:r>
      <w:r w:rsidR="00E776B1">
        <w:rPr>
          <w:sz w:val="24"/>
          <w:szCs w:val="24"/>
        </w:rPr>
        <w:t xml:space="preserve">in </w:t>
      </w:r>
      <w:r>
        <w:rPr>
          <w:sz w:val="24"/>
          <w:szCs w:val="24"/>
        </w:rPr>
        <w:t>the last</w:t>
      </w:r>
      <w:r w:rsidR="00E74CBF">
        <w:rPr>
          <w:sz w:val="24"/>
          <w:szCs w:val="24"/>
        </w:rPr>
        <w:t xml:space="preserve"> book in th</w:t>
      </w:r>
      <w:r>
        <w:rPr>
          <w:sz w:val="24"/>
          <w:szCs w:val="24"/>
        </w:rPr>
        <w:t>is</w:t>
      </w:r>
      <w:r w:rsidR="00E74CBF">
        <w:rPr>
          <w:sz w:val="24"/>
          <w:szCs w:val="24"/>
        </w:rPr>
        <w:t xml:space="preserve"> series</w:t>
      </w:r>
      <w:r w:rsidR="00E776B1">
        <w:rPr>
          <w:sz w:val="24"/>
          <w:szCs w:val="24"/>
        </w:rPr>
        <w:t>,</w:t>
      </w:r>
      <w:r w:rsidR="00E74CBF">
        <w:rPr>
          <w:sz w:val="24"/>
          <w:szCs w:val="24"/>
        </w:rPr>
        <w:t xml:space="preserve"> we’ll see how God’s grand plan for his bride culminates at the Wedding Supper of The Lamb</w:t>
      </w:r>
      <w:r w:rsidR="00A07517">
        <w:rPr>
          <w:sz w:val="24"/>
          <w:szCs w:val="24"/>
        </w:rPr>
        <w:t>.</w:t>
      </w:r>
      <w:r w:rsidR="00E74CBF">
        <w:rPr>
          <w:sz w:val="24"/>
          <w:szCs w:val="24"/>
        </w:rPr>
        <w:t xml:space="preserve">  We have a lot of ground to cover before we get there, though.</w:t>
      </w:r>
      <w:r w:rsidR="00646277">
        <w:rPr>
          <w:sz w:val="24"/>
          <w:szCs w:val="24"/>
        </w:rPr>
        <w:t xml:space="preserve"> </w:t>
      </w:r>
      <w:r w:rsidR="003931E8">
        <w:rPr>
          <w:sz w:val="24"/>
          <w:szCs w:val="24"/>
        </w:rPr>
        <w:t>Next week we will</w:t>
      </w:r>
      <w:r w:rsidR="00646277">
        <w:rPr>
          <w:sz w:val="24"/>
          <w:szCs w:val="24"/>
        </w:rPr>
        <w:t xml:space="preserve"> dive right </w:t>
      </w:r>
      <w:r w:rsidR="00F91AA6">
        <w:rPr>
          <w:sz w:val="24"/>
          <w:szCs w:val="24"/>
        </w:rPr>
        <w:t>in and</w:t>
      </w:r>
      <w:r w:rsidR="00646277">
        <w:rPr>
          <w:sz w:val="24"/>
          <w:szCs w:val="24"/>
        </w:rPr>
        <w:t xml:space="preserve"> discover </w:t>
      </w:r>
      <w:r w:rsidR="00A73FDB">
        <w:rPr>
          <w:sz w:val="24"/>
          <w:szCs w:val="24"/>
        </w:rPr>
        <w:t xml:space="preserve">one important aspect of our new identity in Christ. </w:t>
      </w:r>
      <w:r w:rsidR="00646277">
        <w:rPr>
          <w:sz w:val="24"/>
          <w:szCs w:val="24"/>
        </w:rPr>
        <w:t xml:space="preserve"> </w:t>
      </w:r>
    </w:p>
    <w:p w14:paraId="299285A6" w14:textId="77777777" w:rsidR="007C090F" w:rsidRDefault="007C090F" w:rsidP="00646277">
      <w:pPr>
        <w:ind w:firstLine="720"/>
        <w:jc w:val="both"/>
        <w:rPr>
          <w:sz w:val="24"/>
          <w:szCs w:val="24"/>
        </w:rPr>
      </w:pPr>
    </w:p>
    <w:p w14:paraId="751DE8F9" w14:textId="77777777" w:rsidR="00F92235" w:rsidRDefault="00F92235" w:rsidP="00646277">
      <w:pPr>
        <w:ind w:firstLine="720"/>
        <w:jc w:val="both"/>
        <w:rPr>
          <w:sz w:val="24"/>
          <w:szCs w:val="24"/>
        </w:rPr>
      </w:pPr>
    </w:p>
    <w:p w14:paraId="177F9717" w14:textId="77777777" w:rsidR="00F92235" w:rsidRDefault="00F92235" w:rsidP="00646277">
      <w:pPr>
        <w:ind w:firstLine="720"/>
        <w:jc w:val="both"/>
        <w:rPr>
          <w:sz w:val="24"/>
          <w:szCs w:val="24"/>
        </w:rPr>
      </w:pPr>
    </w:p>
    <w:p w14:paraId="14D3FFEF" w14:textId="77777777" w:rsidR="00F92235" w:rsidRDefault="00F92235" w:rsidP="00646277">
      <w:pPr>
        <w:ind w:firstLine="720"/>
        <w:jc w:val="both"/>
        <w:rPr>
          <w:sz w:val="24"/>
          <w:szCs w:val="24"/>
        </w:rPr>
      </w:pPr>
    </w:p>
    <w:p w14:paraId="240E3E9B" w14:textId="77777777" w:rsidR="00F92235" w:rsidRDefault="00F92235" w:rsidP="00646277">
      <w:pPr>
        <w:ind w:firstLine="720"/>
        <w:jc w:val="both"/>
        <w:rPr>
          <w:sz w:val="24"/>
          <w:szCs w:val="24"/>
        </w:rPr>
      </w:pPr>
    </w:p>
    <w:p w14:paraId="51847E6C" w14:textId="77777777" w:rsidR="00F92235" w:rsidRDefault="00F92235" w:rsidP="00646277">
      <w:pPr>
        <w:ind w:firstLine="720"/>
        <w:jc w:val="both"/>
        <w:rPr>
          <w:sz w:val="24"/>
          <w:szCs w:val="24"/>
        </w:rPr>
      </w:pPr>
    </w:p>
    <w:p w14:paraId="62F2E553" w14:textId="77777777" w:rsidR="00F92235" w:rsidRDefault="00F92235" w:rsidP="00646277">
      <w:pPr>
        <w:ind w:firstLine="720"/>
        <w:jc w:val="both"/>
        <w:rPr>
          <w:sz w:val="24"/>
          <w:szCs w:val="24"/>
        </w:rPr>
      </w:pPr>
    </w:p>
    <w:p w14:paraId="1B54972B" w14:textId="77777777" w:rsidR="00F92235" w:rsidRDefault="00F92235" w:rsidP="00646277">
      <w:pPr>
        <w:ind w:firstLine="720"/>
        <w:jc w:val="both"/>
        <w:rPr>
          <w:sz w:val="24"/>
          <w:szCs w:val="24"/>
        </w:rPr>
      </w:pPr>
    </w:p>
    <w:p w14:paraId="17380352" w14:textId="77777777" w:rsidR="00F92235" w:rsidRDefault="00F92235" w:rsidP="00646277">
      <w:pPr>
        <w:ind w:firstLine="720"/>
        <w:jc w:val="both"/>
        <w:rPr>
          <w:sz w:val="24"/>
          <w:szCs w:val="24"/>
        </w:rPr>
      </w:pPr>
    </w:p>
    <w:p w14:paraId="5AE42B31" w14:textId="77777777" w:rsidR="00F92235" w:rsidRDefault="00F92235" w:rsidP="00646277">
      <w:pPr>
        <w:ind w:firstLine="720"/>
        <w:jc w:val="both"/>
        <w:rPr>
          <w:sz w:val="24"/>
          <w:szCs w:val="24"/>
        </w:rPr>
      </w:pPr>
    </w:p>
    <w:p w14:paraId="7E59DECC" w14:textId="77777777" w:rsidR="00F92235" w:rsidRDefault="00F92235" w:rsidP="00646277">
      <w:pPr>
        <w:ind w:firstLine="720"/>
        <w:jc w:val="both"/>
        <w:rPr>
          <w:sz w:val="24"/>
          <w:szCs w:val="24"/>
        </w:rPr>
      </w:pPr>
    </w:p>
    <w:p w14:paraId="58C53CCE" w14:textId="401FE314" w:rsidR="00F92235" w:rsidRDefault="00F92235" w:rsidP="00646277">
      <w:pPr>
        <w:ind w:firstLine="720"/>
        <w:jc w:val="both"/>
        <w:rPr>
          <w:ins w:id="681" w:author="virginia porter" w:date="2018-05-07T20:34:00Z"/>
          <w:sz w:val="24"/>
          <w:szCs w:val="24"/>
        </w:rPr>
      </w:pPr>
    </w:p>
    <w:p w14:paraId="22575D25" w14:textId="0C9D16FB" w:rsidR="00A02648" w:rsidRDefault="00A02648" w:rsidP="00646277">
      <w:pPr>
        <w:ind w:firstLine="720"/>
        <w:jc w:val="both"/>
        <w:rPr>
          <w:ins w:id="682" w:author="virginia porter" w:date="2018-05-07T20:34:00Z"/>
          <w:sz w:val="24"/>
          <w:szCs w:val="24"/>
        </w:rPr>
      </w:pPr>
    </w:p>
    <w:p w14:paraId="01875A0D" w14:textId="40966769" w:rsidR="00A02648" w:rsidRDefault="00A02648" w:rsidP="00646277">
      <w:pPr>
        <w:ind w:firstLine="720"/>
        <w:jc w:val="both"/>
        <w:rPr>
          <w:ins w:id="683" w:author="virginia porter" w:date="2018-05-07T20:34:00Z"/>
          <w:sz w:val="24"/>
          <w:szCs w:val="24"/>
        </w:rPr>
      </w:pPr>
    </w:p>
    <w:p w14:paraId="6509F3F2" w14:textId="49E0772F" w:rsidR="00A02648" w:rsidRDefault="00A02648" w:rsidP="00646277">
      <w:pPr>
        <w:ind w:firstLine="720"/>
        <w:jc w:val="both"/>
        <w:rPr>
          <w:ins w:id="684" w:author="virginia porter" w:date="2018-05-07T20:34:00Z"/>
          <w:sz w:val="24"/>
          <w:szCs w:val="24"/>
        </w:rPr>
      </w:pPr>
    </w:p>
    <w:p w14:paraId="434931F9" w14:textId="6A0EE683" w:rsidR="00A02648" w:rsidRDefault="00A02648" w:rsidP="00646277">
      <w:pPr>
        <w:ind w:firstLine="720"/>
        <w:jc w:val="both"/>
        <w:rPr>
          <w:ins w:id="685" w:author="virginia porter" w:date="2018-05-07T20:34:00Z"/>
          <w:sz w:val="24"/>
          <w:szCs w:val="24"/>
        </w:rPr>
      </w:pPr>
    </w:p>
    <w:p w14:paraId="58AE0D40" w14:textId="283F2C0A" w:rsidR="00A02648" w:rsidRDefault="00A02648" w:rsidP="00646277">
      <w:pPr>
        <w:ind w:firstLine="720"/>
        <w:jc w:val="both"/>
        <w:rPr>
          <w:ins w:id="686" w:author="virginia porter" w:date="2018-05-07T20:34:00Z"/>
          <w:sz w:val="24"/>
          <w:szCs w:val="24"/>
        </w:rPr>
      </w:pPr>
    </w:p>
    <w:p w14:paraId="1A8942AB" w14:textId="1ECF5518" w:rsidR="00A02648" w:rsidRDefault="00A02648" w:rsidP="00646277">
      <w:pPr>
        <w:ind w:firstLine="720"/>
        <w:jc w:val="both"/>
        <w:rPr>
          <w:ins w:id="687" w:author="virginia porter" w:date="2018-05-07T20:34:00Z"/>
          <w:sz w:val="24"/>
          <w:szCs w:val="24"/>
        </w:rPr>
      </w:pPr>
    </w:p>
    <w:p w14:paraId="13002B53" w14:textId="77777777" w:rsidR="00A02648" w:rsidRDefault="00A02648" w:rsidP="00646277">
      <w:pPr>
        <w:ind w:firstLine="720"/>
        <w:jc w:val="both"/>
        <w:rPr>
          <w:sz w:val="24"/>
          <w:szCs w:val="24"/>
        </w:rPr>
      </w:pPr>
    </w:p>
    <w:p w14:paraId="21BA9F0D" w14:textId="77777777" w:rsidR="00F92235" w:rsidRDefault="00F92235" w:rsidP="00646277">
      <w:pPr>
        <w:ind w:firstLine="720"/>
        <w:jc w:val="both"/>
        <w:rPr>
          <w:sz w:val="24"/>
          <w:szCs w:val="24"/>
        </w:rPr>
      </w:pPr>
    </w:p>
    <w:p w14:paraId="0F748500" w14:textId="77777777" w:rsidR="00F92235" w:rsidRDefault="00F92235" w:rsidP="00646277">
      <w:pPr>
        <w:ind w:firstLine="720"/>
        <w:jc w:val="both"/>
        <w:rPr>
          <w:sz w:val="24"/>
          <w:szCs w:val="24"/>
        </w:rPr>
      </w:pPr>
    </w:p>
    <w:p w14:paraId="041F0B39" w14:textId="4729D83F" w:rsidR="00F92235" w:rsidDel="00A15D83" w:rsidRDefault="00F92235" w:rsidP="00646277">
      <w:pPr>
        <w:ind w:firstLine="720"/>
        <w:jc w:val="both"/>
        <w:rPr>
          <w:del w:id="688" w:author="Cathy McMahen" w:date="2018-04-27T21:16:00Z"/>
          <w:sz w:val="24"/>
          <w:szCs w:val="24"/>
        </w:rPr>
      </w:pPr>
    </w:p>
    <w:p w14:paraId="35FE425B" w14:textId="77777777" w:rsidR="00F92235" w:rsidDel="00A15D83" w:rsidRDefault="00F92235" w:rsidP="00646277">
      <w:pPr>
        <w:ind w:firstLine="720"/>
        <w:jc w:val="both"/>
        <w:rPr>
          <w:del w:id="689" w:author="Cathy McMahen" w:date="2018-04-27T21:16:00Z"/>
          <w:sz w:val="24"/>
          <w:szCs w:val="24"/>
        </w:rPr>
      </w:pPr>
    </w:p>
    <w:p w14:paraId="76445CD2" w14:textId="77777777" w:rsidR="00F92235" w:rsidDel="00A15D83" w:rsidRDefault="00F92235" w:rsidP="00646277">
      <w:pPr>
        <w:ind w:firstLine="720"/>
        <w:jc w:val="both"/>
        <w:rPr>
          <w:del w:id="690" w:author="Cathy McMahen" w:date="2018-04-27T21:16:00Z"/>
          <w:sz w:val="24"/>
          <w:szCs w:val="24"/>
        </w:rPr>
      </w:pPr>
    </w:p>
    <w:p w14:paraId="37A9D43C" w14:textId="77777777" w:rsidR="00F92235" w:rsidDel="00A15D83" w:rsidRDefault="00F92235" w:rsidP="00646277">
      <w:pPr>
        <w:ind w:firstLine="720"/>
        <w:jc w:val="both"/>
        <w:rPr>
          <w:del w:id="691" w:author="Cathy McMahen" w:date="2018-04-27T21:16:00Z"/>
          <w:sz w:val="24"/>
          <w:szCs w:val="24"/>
        </w:rPr>
      </w:pPr>
    </w:p>
    <w:p w14:paraId="093FC3AA" w14:textId="77777777" w:rsidR="00F92235" w:rsidDel="00A15D83" w:rsidRDefault="00F92235" w:rsidP="00646277">
      <w:pPr>
        <w:ind w:firstLine="720"/>
        <w:jc w:val="both"/>
        <w:rPr>
          <w:del w:id="692" w:author="Cathy McMahen" w:date="2018-04-27T21:16:00Z"/>
          <w:sz w:val="24"/>
          <w:szCs w:val="24"/>
        </w:rPr>
      </w:pPr>
    </w:p>
    <w:p w14:paraId="73B7F9D7" w14:textId="0FD0DA53" w:rsidR="00F92235" w:rsidRDefault="00F92235" w:rsidP="00F92235">
      <w:pPr>
        <w:pStyle w:val="Heading2"/>
      </w:pPr>
      <w:r w:rsidRPr="001673C0">
        <w:t>DISCUSSION QUESTIONS: Let’s talk about it.</w:t>
      </w:r>
    </w:p>
    <w:p w14:paraId="73F89CF8" w14:textId="77777777" w:rsidR="00F92235" w:rsidRPr="000059D1" w:rsidRDefault="00F92235" w:rsidP="00F92235"/>
    <w:p w14:paraId="23AADDA4" w14:textId="2F9D4996" w:rsidR="00F92235" w:rsidRPr="00A15D83" w:rsidRDefault="00F92235" w:rsidP="00A15D83">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did you learn about the book of Ephesians that you did not know? __</w:t>
      </w:r>
      <w:r w:rsidRPr="00A15D83">
        <w:rPr>
          <w:rFonts w:asciiTheme="minorHAnsi" w:eastAsiaTheme="minorEastAsia" w:hAnsiTheme="minorHAnsi" w:cstheme="minorBidi"/>
          <w:sz w:val="24"/>
          <w:szCs w:val="24"/>
        </w:rPr>
        <w:t>______________________________________________________________________________________________________________________________________________</w:t>
      </w:r>
    </w:p>
    <w:p w14:paraId="6D05A6AE" w14:textId="77777777" w:rsidR="00F92235"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List every reason you can think of to explain why is communication is important in any relationship? ________________________________________________________________________________________________________________________________________________________________________________________________________________________</w:t>
      </w:r>
    </w:p>
    <w:p w14:paraId="0CD853B4" w14:textId="77777777" w:rsidR="00F92235" w:rsidRPr="00A12670"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Why do you think we continually need to be reminded that we are personally, and passionately loved by God? ________________________________________________________________________________________________________________________________________________ </w:t>
      </w:r>
    </w:p>
    <w:p w14:paraId="620FE8D8" w14:textId="4EB56D7C" w:rsidR="00F92235" w:rsidRPr="00D6680B"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sz w:val="24"/>
          <w:szCs w:val="24"/>
        </w:rPr>
        <w:t xml:space="preserve">It has been said that the </w:t>
      </w:r>
      <w:r w:rsidRPr="00D6680B">
        <w:rPr>
          <w:sz w:val="24"/>
          <w:szCs w:val="24"/>
        </w:rPr>
        <w:t>difference in head knowledge and heart knowledge</w:t>
      </w:r>
      <w:r>
        <w:rPr>
          <w:sz w:val="24"/>
          <w:szCs w:val="24"/>
        </w:rPr>
        <w:t xml:space="preserve"> </w:t>
      </w:r>
      <w:r w:rsidRPr="00D6680B">
        <w:rPr>
          <w:sz w:val="24"/>
          <w:szCs w:val="24"/>
        </w:rPr>
        <w:t xml:space="preserve">is </w:t>
      </w:r>
      <w:ins w:id="693" w:author="Cathy McMahen" w:date="2018-04-27T16:23:00Z">
        <w:r w:rsidR="007F6D17">
          <w:rPr>
            <w:sz w:val="24"/>
            <w:szCs w:val="24"/>
          </w:rPr>
          <w:t>eighteen</w:t>
        </w:r>
      </w:ins>
      <w:del w:id="694" w:author="Cathy McMahen" w:date="2018-04-27T16:23:00Z">
        <w:r w:rsidRPr="00D6680B" w:rsidDel="007F6D17">
          <w:rPr>
            <w:sz w:val="24"/>
            <w:szCs w:val="24"/>
          </w:rPr>
          <w:delText>18</w:delText>
        </w:r>
      </w:del>
      <w:r w:rsidRPr="00D6680B">
        <w:rPr>
          <w:sz w:val="24"/>
          <w:szCs w:val="24"/>
        </w:rPr>
        <w:t xml:space="preserve"> inches.</w:t>
      </w:r>
      <w:r>
        <w:rPr>
          <w:sz w:val="24"/>
          <w:szCs w:val="24"/>
        </w:rPr>
        <w:t xml:space="preserve"> Read </w:t>
      </w:r>
      <w:r w:rsidRPr="00D6680B">
        <w:rPr>
          <w:sz w:val="24"/>
          <w:szCs w:val="24"/>
        </w:rPr>
        <w:t>1</w:t>
      </w:r>
      <w:r>
        <w:rPr>
          <w:sz w:val="24"/>
          <w:szCs w:val="24"/>
        </w:rPr>
        <w:t xml:space="preserve"> </w:t>
      </w:r>
      <w:r w:rsidRPr="00D6680B">
        <w:rPr>
          <w:sz w:val="24"/>
          <w:szCs w:val="24"/>
        </w:rPr>
        <w:t>Samuel 16:7</w:t>
      </w:r>
      <w:r>
        <w:rPr>
          <w:sz w:val="24"/>
          <w:szCs w:val="24"/>
        </w:rPr>
        <w:t xml:space="preserve"> and then describe what is meant by that statement. ________________________________________________________________________________________________________________________________________________ </w:t>
      </w:r>
    </w:p>
    <w:p w14:paraId="1764991D" w14:textId="5C6B4B57" w:rsidR="00F92235" w:rsidRDefault="00F92235" w:rsidP="00F92235">
      <w:pPr>
        <w:pStyle w:val="ListParagraph"/>
        <w:numPr>
          <w:ilvl w:val="0"/>
          <w:numId w:val="33"/>
        </w:numPr>
        <w:spacing w:after="0"/>
        <w:rPr>
          <w:ins w:id="695" w:author="Cathy McMahen" w:date="2018-04-27T16:36:00Z"/>
          <w:rFonts w:asciiTheme="minorHAnsi" w:eastAsiaTheme="minorEastAsia" w:hAnsiTheme="minorHAnsi" w:cstheme="minorBidi"/>
          <w:sz w:val="24"/>
          <w:szCs w:val="24"/>
        </w:rPr>
      </w:pPr>
      <w:r w:rsidRPr="00FE45B1">
        <w:rPr>
          <w:rFonts w:asciiTheme="minorHAnsi" w:eastAsiaTheme="minorEastAsia" w:hAnsiTheme="minorHAnsi" w:cstheme="minorBidi"/>
          <w:sz w:val="24"/>
          <w:szCs w:val="24"/>
        </w:rPr>
        <w:t>Wh</w:t>
      </w:r>
      <w:r>
        <w:rPr>
          <w:rFonts w:asciiTheme="minorHAnsi" w:eastAsiaTheme="minorEastAsia" w:hAnsiTheme="minorHAnsi" w:cstheme="minorBidi"/>
          <w:sz w:val="24"/>
          <w:szCs w:val="24"/>
        </w:rPr>
        <w:t>at is the</w:t>
      </w:r>
      <w:ins w:id="696" w:author="Cathy McMahen" w:date="2018-04-27T16:33:00Z">
        <w:r w:rsidR="007F6D17">
          <w:rPr>
            <w:rFonts w:asciiTheme="minorHAnsi" w:eastAsiaTheme="minorEastAsia" w:hAnsiTheme="minorHAnsi" w:cstheme="minorBidi"/>
            <w:sz w:val="24"/>
            <w:szCs w:val="24"/>
          </w:rPr>
          <w:t xml:space="preserve"> stated</w:t>
        </w:r>
      </w:ins>
      <w:del w:id="697" w:author="Cathy McMahen" w:date="2018-04-27T16:33:00Z">
        <w:r w:rsidDel="007F6D17">
          <w:rPr>
            <w:rFonts w:asciiTheme="minorHAnsi" w:eastAsiaTheme="minorEastAsia" w:hAnsiTheme="minorHAnsi" w:cstheme="minorBidi"/>
            <w:sz w:val="24"/>
            <w:szCs w:val="24"/>
          </w:rPr>
          <w:delText xml:space="preserve"> stated</w:delText>
        </w:r>
      </w:del>
      <w:r>
        <w:rPr>
          <w:rFonts w:asciiTheme="minorHAnsi" w:eastAsiaTheme="minorEastAsia" w:hAnsiTheme="minorHAnsi" w:cstheme="minorBidi"/>
          <w:sz w:val="24"/>
          <w:szCs w:val="24"/>
        </w:rPr>
        <w:t xml:space="preserve"> reason</w:t>
      </w:r>
      <w:r w:rsidRPr="00FE45B1">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for </w:t>
      </w:r>
      <w:r w:rsidRPr="00FE45B1">
        <w:rPr>
          <w:rFonts w:asciiTheme="minorHAnsi" w:eastAsiaTheme="minorEastAsia" w:hAnsiTheme="minorHAnsi" w:cstheme="minorBidi"/>
          <w:sz w:val="24"/>
          <w:szCs w:val="24"/>
        </w:rPr>
        <w:t>God choos</w:t>
      </w:r>
      <w:r>
        <w:rPr>
          <w:rFonts w:asciiTheme="minorHAnsi" w:eastAsiaTheme="minorEastAsia" w:hAnsiTheme="minorHAnsi" w:cstheme="minorBidi"/>
          <w:sz w:val="24"/>
          <w:szCs w:val="24"/>
        </w:rPr>
        <w:t>ing</w:t>
      </w:r>
      <w:r w:rsidRPr="00FE45B1">
        <w:rPr>
          <w:rFonts w:asciiTheme="minorHAnsi" w:eastAsiaTheme="minorEastAsia" w:hAnsiTheme="minorHAnsi" w:cstheme="minorBidi"/>
          <w:sz w:val="24"/>
          <w:szCs w:val="24"/>
        </w:rPr>
        <w:t xml:space="preserve"> to reveal Himself to the apostle John</w:t>
      </w:r>
      <w:r>
        <w:rPr>
          <w:rFonts w:asciiTheme="minorHAnsi" w:eastAsiaTheme="minorEastAsia" w:hAnsiTheme="minorHAnsi" w:cstheme="minorBidi"/>
          <w:sz w:val="24"/>
          <w:szCs w:val="24"/>
        </w:rPr>
        <w:t xml:space="preserve"> and Paul</w:t>
      </w:r>
      <w:del w:id="698" w:author="Cathy McMahen" w:date="2018-04-27T16:32:00Z">
        <w:r w:rsidRPr="00FE45B1" w:rsidDel="007F6D17">
          <w:rPr>
            <w:rFonts w:asciiTheme="minorHAnsi" w:eastAsiaTheme="minorEastAsia" w:hAnsiTheme="minorHAnsi" w:cstheme="minorBidi"/>
            <w:sz w:val="24"/>
            <w:szCs w:val="24"/>
          </w:rPr>
          <w:delText>?</w:delText>
        </w:r>
      </w:del>
      <w:r w:rsidRPr="00FE45B1">
        <w:rPr>
          <w:rFonts w:asciiTheme="minorHAnsi" w:eastAsiaTheme="minorEastAsia" w:hAnsiTheme="minorHAnsi" w:cstheme="minorBidi"/>
          <w:sz w:val="24"/>
          <w:szCs w:val="24"/>
        </w:rPr>
        <w:t xml:space="preserve"> (1 John</w:t>
      </w:r>
      <w:r>
        <w:rPr>
          <w:rFonts w:asciiTheme="minorHAnsi" w:eastAsiaTheme="minorEastAsia" w:hAnsiTheme="minorHAnsi" w:cstheme="minorBidi"/>
          <w:sz w:val="24"/>
          <w:szCs w:val="24"/>
        </w:rPr>
        <w:t xml:space="preserve"> </w:t>
      </w:r>
      <w:r w:rsidRPr="00FE45B1">
        <w:rPr>
          <w:rFonts w:asciiTheme="minorHAnsi" w:eastAsiaTheme="minorEastAsia" w:hAnsiTheme="minorHAnsi" w:cstheme="minorBidi"/>
          <w:sz w:val="24"/>
          <w:szCs w:val="24"/>
        </w:rPr>
        <w:t>1:1-4</w:t>
      </w:r>
      <w:r>
        <w:rPr>
          <w:rFonts w:asciiTheme="minorHAnsi" w:eastAsiaTheme="minorEastAsia" w:hAnsiTheme="minorHAnsi" w:cstheme="minorBidi"/>
          <w:sz w:val="24"/>
          <w:szCs w:val="24"/>
        </w:rPr>
        <w:t>; Galatians 1:1</w:t>
      </w:r>
      <w:ins w:id="699" w:author="Cathy McMahen" w:date="2018-04-27T16:33:00Z">
        <w:r w:rsidR="007F6D17">
          <w:rPr>
            <w:rFonts w:asciiTheme="minorHAnsi" w:eastAsiaTheme="minorEastAsia" w:hAnsiTheme="minorHAnsi" w:cstheme="minorBidi"/>
            <w:sz w:val="24"/>
            <w:szCs w:val="24"/>
          </w:rPr>
          <w:t>1-</w:t>
        </w:r>
      </w:ins>
      <w:del w:id="700" w:author="Cathy McMahen" w:date="2018-04-27T16:32:00Z">
        <w:r w:rsidDel="007F6D17">
          <w:rPr>
            <w:rFonts w:asciiTheme="minorHAnsi" w:eastAsiaTheme="minorEastAsia" w:hAnsiTheme="minorHAnsi" w:cstheme="minorBidi"/>
            <w:sz w:val="24"/>
            <w:szCs w:val="24"/>
          </w:rPr>
          <w:delText>1-</w:delText>
        </w:r>
      </w:del>
      <w:del w:id="701" w:author="Cathy McMahen" w:date="2018-04-27T16:33:00Z">
        <w:r w:rsidDel="007F6D17">
          <w:rPr>
            <w:rFonts w:asciiTheme="minorHAnsi" w:eastAsiaTheme="minorEastAsia" w:hAnsiTheme="minorHAnsi" w:cstheme="minorBidi"/>
            <w:sz w:val="24"/>
            <w:szCs w:val="24"/>
          </w:rPr>
          <w:delText>19</w:delText>
        </w:r>
        <w:r w:rsidRPr="00FE45B1" w:rsidDel="007F6D17">
          <w:rPr>
            <w:rFonts w:asciiTheme="minorHAnsi" w:eastAsiaTheme="minorEastAsia" w:hAnsiTheme="minorHAnsi" w:cstheme="minorBidi"/>
            <w:sz w:val="24"/>
            <w:szCs w:val="24"/>
          </w:rPr>
          <w:delText>)</w:delText>
        </w:r>
      </w:del>
      <w:del w:id="702" w:author="Cathy McMahen" w:date="2018-04-27T16:32:00Z">
        <w:r w:rsidDel="007F6D17">
          <w:rPr>
            <w:rFonts w:asciiTheme="minorHAnsi" w:eastAsiaTheme="minorEastAsia" w:hAnsiTheme="minorHAnsi" w:cstheme="minorBidi"/>
            <w:sz w:val="24"/>
            <w:szCs w:val="24"/>
          </w:rPr>
          <w:delText xml:space="preserve"> </w:delText>
        </w:r>
      </w:del>
      <w:del w:id="703" w:author="Cathy McMahen" w:date="2018-04-27T16:36:00Z">
        <w:r w:rsidDel="007F6D17">
          <w:rPr>
            <w:rFonts w:asciiTheme="minorHAnsi" w:eastAsiaTheme="minorEastAsia" w:hAnsiTheme="minorHAnsi" w:cstheme="minorBidi"/>
            <w:sz w:val="24"/>
            <w:szCs w:val="24"/>
          </w:rPr>
          <w:delText>___________________________________________________________________________________________________________________________________________</w:delText>
        </w:r>
      </w:del>
      <w:del w:id="704" w:author="Cathy McMahen" w:date="2018-04-27T16:33:00Z">
        <w:r w:rsidDel="007F6D17">
          <w:rPr>
            <w:rFonts w:asciiTheme="minorHAnsi" w:eastAsiaTheme="minorEastAsia" w:hAnsiTheme="minorHAnsi" w:cstheme="minorBidi"/>
            <w:sz w:val="24"/>
            <w:szCs w:val="24"/>
          </w:rPr>
          <w:delText>_____</w:delText>
        </w:r>
      </w:del>
      <w:ins w:id="705" w:author="Cathy McMahen" w:date="2018-04-27T16:36:00Z">
        <w:r w:rsidR="007F6D17">
          <w:rPr>
            <w:rFonts w:asciiTheme="minorHAnsi" w:eastAsiaTheme="minorEastAsia" w:hAnsiTheme="minorHAnsi" w:cstheme="minorBidi"/>
            <w:sz w:val="24"/>
            <w:szCs w:val="24"/>
          </w:rPr>
          <w:t>19)?</w:t>
        </w:r>
      </w:ins>
    </w:p>
    <w:p w14:paraId="1B363661" w14:textId="2FF382FE" w:rsidR="007F6D17" w:rsidRDefault="007F6D17" w:rsidP="007F6D17">
      <w:pPr>
        <w:pStyle w:val="ListParagraph"/>
        <w:spacing w:after="0"/>
        <w:rPr>
          <w:ins w:id="706" w:author="Cathy McMahen" w:date="2018-04-27T16:36:00Z"/>
          <w:rFonts w:asciiTheme="minorHAnsi" w:eastAsiaTheme="minorEastAsia" w:hAnsiTheme="minorHAnsi" w:cstheme="minorBidi"/>
          <w:sz w:val="24"/>
          <w:szCs w:val="24"/>
        </w:rPr>
      </w:pPr>
      <w:ins w:id="707" w:author="Cathy McMahen" w:date="2018-04-27T16:36:00Z">
        <w:r>
          <w:rPr>
            <w:rFonts w:asciiTheme="minorHAnsi" w:eastAsiaTheme="minorEastAsia" w:hAnsiTheme="minorHAnsi" w:cstheme="minorBidi"/>
            <w:sz w:val="24"/>
            <w:szCs w:val="24"/>
          </w:rPr>
          <w:t>________________________________________________________________________</w:t>
        </w:r>
      </w:ins>
    </w:p>
    <w:p w14:paraId="2BF5095D" w14:textId="60C8656F" w:rsidR="007F6D17" w:rsidRPr="00FE45B1" w:rsidRDefault="007F6D17">
      <w:pPr>
        <w:pStyle w:val="ListParagraph"/>
        <w:spacing w:after="0"/>
        <w:rPr>
          <w:rFonts w:asciiTheme="minorHAnsi" w:eastAsiaTheme="minorEastAsia" w:hAnsiTheme="minorHAnsi" w:cstheme="minorBidi"/>
          <w:sz w:val="24"/>
          <w:szCs w:val="24"/>
        </w:rPr>
        <w:pPrChange w:id="708" w:author="Cathy McMahen" w:date="2018-04-27T16:36:00Z">
          <w:pPr>
            <w:pStyle w:val="ListParagraph"/>
            <w:numPr>
              <w:numId w:val="33"/>
            </w:numPr>
            <w:spacing w:after="0"/>
            <w:ind w:hanging="360"/>
          </w:pPr>
        </w:pPrChange>
      </w:pPr>
      <w:ins w:id="709" w:author="Cathy McMahen" w:date="2018-04-27T16:36:00Z">
        <w:r>
          <w:rPr>
            <w:rFonts w:asciiTheme="minorHAnsi" w:eastAsiaTheme="minorEastAsia" w:hAnsiTheme="minorHAnsi" w:cstheme="minorBidi"/>
            <w:sz w:val="24"/>
            <w:szCs w:val="24"/>
          </w:rPr>
          <w:t>________________________________________________________________________</w:t>
        </w:r>
      </w:ins>
    </w:p>
    <w:p w14:paraId="09529D91" w14:textId="77777777" w:rsidR="00F92235"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you r</w:t>
      </w:r>
      <w:r w:rsidRPr="00D6680B">
        <w:rPr>
          <w:rFonts w:asciiTheme="minorHAnsi" w:eastAsiaTheme="minorEastAsia" w:hAnsiTheme="minorHAnsi" w:cstheme="minorBidi"/>
          <w:sz w:val="24"/>
          <w:szCs w:val="24"/>
        </w:rPr>
        <w:t>ead 1 Samuel 3:1, 7, 19-21</w:t>
      </w:r>
      <w:r>
        <w:rPr>
          <w:rFonts w:asciiTheme="minorHAnsi" w:eastAsiaTheme="minorEastAsia" w:hAnsiTheme="minorHAnsi" w:cstheme="minorBidi"/>
          <w:sz w:val="24"/>
          <w:szCs w:val="24"/>
        </w:rPr>
        <w:t xml:space="preserve"> and</w:t>
      </w:r>
      <w:r w:rsidRPr="00D6680B">
        <w:rPr>
          <w:rFonts w:asciiTheme="minorHAnsi" w:eastAsiaTheme="minorEastAsia" w:hAnsiTheme="minorHAnsi" w:cstheme="minorBidi"/>
          <w:sz w:val="24"/>
          <w:szCs w:val="24"/>
        </w:rPr>
        <w:t xml:space="preserve"> Proverbs 29:16-18</w:t>
      </w:r>
      <w:r>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417387B6" w14:textId="77777777" w:rsidR="00F92235" w:rsidRPr="00F92235" w:rsidRDefault="00F92235" w:rsidP="00F92235">
      <w:pPr>
        <w:pStyle w:val="ListParagraph"/>
        <w:numPr>
          <w:ilvl w:val="0"/>
          <w:numId w:val="33"/>
        </w:numPr>
        <w:spacing w:after="0" w:line="240" w:lineRule="auto"/>
        <w:contextualSpacing w:val="0"/>
        <w:rPr>
          <w:rStyle w:val="netverse"/>
          <w:rFonts w:asciiTheme="minorHAnsi" w:eastAsiaTheme="minorEastAsia" w:hAnsiTheme="minorHAnsi" w:cstheme="minorBidi"/>
          <w:sz w:val="24"/>
          <w:szCs w:val="24"/>
        </w:rPr>
      </w:pPr>
      <w:r w:rsidRPr="00F92235">
        <w:rPr>
          <w:rFonts w:asciiTheme="minorHAnsi" w:eastAsiaTheme="minorEastAsia" w:hAnsiTheme="minorHAnsi" w:cstheme="minorBidi"/>
          <w:sz w:val="24"/>
          <w:szCs w:val="24"/>
        </w:rPr>
        <w:t xml:space="preserve">From the above two passages, when the Word of God is rare in your life, what are </w:t>
      </w:r>
      <w:r w:rsidR="003931E8" w:rsidRPr="00F92235">
        <w:rPr>
          <w:rFonts w:asciiTheme="minorHAnsi" w:eastAsiaTheme="minorEastAsia" w:hAnsiTheme="minorHAnsi" w:cstheme="minorBidi"/>
          <w:sz w:val="24"/>
          <w:szCs w:val="24"/>
        </w:rPr>
        <w:t>the inevitable</w:t>
      </w:r>
      <w:r w:rsidRPr="00F92235">
        <w:rPr>
          <w:rFonts w:asciiTheme="minorHAnsi" w:eastAsiaTheme="minorEastAsia" w:hAnsiTheme="minorHAnsi" w:cstheme="minorBidi"/>
          <w:sz w:val="24"/>
          <w:szCs w:val="24"/>
        </w:rPr>
        <w:t xml:space="preserve"> effects? ________________________________________________________________________________________________________________________________________________</w:t>
      </w:r>
    </w:p>
    <w:p w14:paraId="082A2843" w14:textId="77777777" w:rsidR="00F92235" w:rsidRDefault="00F92235" w:rsidP="00646277">
      <w:pPr>
        <w:ind w:firstLine="720"/>
        <w:jc w:val="both"/>
        <w:rPr>
          <w:sz w:val="24"/>
          <w:szCs w:val="24"/>
        </w:rPr>
      </w:pPr>
    </w:p>
    <w:p w14:paraId="54574F55" w14:textId="77777777" w:rsidR="00F92235" w:rsidRDefault="00F92235" w:rsidP="00646277">
      <w:pPr>
        <w:ind w:firstLine="720"/>
        <w:jc w:val="both"/>
        <w:rPr>
          <w:sz w:val="24"/>
          <w:szCs w:val="24"/>
        </w:rPr>
      </w:pPr>
    </w:p>
    <w:p w14:paraId="348B442D" w14:textId="77777777" w:rsidR="00F92235" w:rsidRDefault="00F92235" w:rsidP="00646277">
      <w:pPr>
        <w:ind w:firstLine="720"/>
        <w:jc w:val="both"/>
        <w:rPr>
          <w:sz w:val="24"/>
          <w:szCs w:val="24"/>
        </w:rPr>
      </w:pPr>
    </w:p>
    <w:p w14:paraId="5DC33316" w14:textId="77777777" w:rsidR="00F92235" w:rsidRDefault="00F92235" w:rsidP="00646277">
      <w:pPr>
        <w:ind w:firstLine="720"/>
        <w:jc w:val="both"/>
        <w:rPr>
          <w:sz w:val="24"/>
          <w:szCs w:val="24"/>
        </w:rPr>
      </w:pPr>
    </w:p>
    <w:p w14:paraId="248BAA6F" w14:textId="3F55F034" w:rsidR="00F92235" w:rsidRDefault="00F92235" w:rsidP="00646277">
      <w:pPr>
        <w:ind w:firstLine="720"/>
        <w:jc w:val="both"/>
        <w:rPr>
          <w:sz w:val="24"/>
          <w:szCs w:val="24"/>
        </w:rPr>
      </w:pPr>
    </w:p>
    <w:p w14:paraId="5EECDACC" w14:textId="3F92B121" w:rsidR="00073A1E" w:rsidRDefault="00073A1E" w:rsidP="00646277">
      <w:pPr>
        <w:ind w:firstLine="720"/>
        <w:jc w:val="both"/>
        <w:rPr>
          <w:sz w:val="24"/>
          <w:szCs w:val="24"/>
        </w:rPr>
      </w:pPr>
    </w:p>
    <w:p w14:paraId="79A223D7" w14:textId="5C45DBAD" w:rsidR="00073A1E" w:rsidRDefault="00073A1E" w:rsidP="00646277">
      <w:pPr>
        <w:ind w:firstLine="720"/>
        <w:jc w:val="both"/>
        <w:rPr>
          <w:sz w:val="24"/>
          <w:szCs w:val="24"/>
        </w:rPr>
      </w:pPr>
    </w:p>
    <w:p w14:paraId="7F095D53" w14:textId="254E456C" w:rsidR="00073A1E" w:rsidRDefault="00073A1E" w:rsidP="00646277">
      <w:pPr>
        <w:ind w:firstLine="720"/>
        <w:jc w:val="both"/>
        <w:rPr>
          <w:sz w:val="24"/>
          <w:szCs w:val="24"/>
        </w:rPr>
      </w:pPr>
    </w:p>
    <w:p w14:paraId="46C9F4E9" w14:textId="77777777" w:rsidR="00073A1E" w:rsidRDefault="00073A1E" w:rsidP="00646277">
      <w:pPr>
        <w:ind w:firstLine="720"/>
        <w:jc w:val="both"/>
        <w:rPr>
          <w:sz w:val="24"/>
          <w:szCs w:val="24"/>
        </w:rPr>
      </w:pPr>
    </w:p>
    <w:p w14:paraId="1D163D31" w14:textId="77777777" w:rsidR="00F92235" w:rsidRDefault="00F92235" w:rsidP="00646277">
      <w:pPr>
        <w:ind w:firstLine="720"/>
        <w:jc w:val="both"/>
        <w:rPr>
          <w:sz w:val="24"/>
          <w:szCs w:val="24"/>
        </w:rPr>
      </w:pPr>
    </w:p>
    <w:p w14:paraId="7936449C" w14:textId="77777777" w:rsidR="00F92235" w:rsidRDefault="00F92235" w:rsidP="00646277">
      <w:pPr>
        <w:ind w:firstLine="720"/>
        <w:jc w:val="both"/>
        <w:rPr>
          <w:sz w:val="24"/>
          <w:szCs w:val="24"/>
        </w:rPr>
      </w:pPr>
    </w:p>
    <w:p w14:paraId="31F2FD46" w14:textId="50A6D972" w:rsidR="00F92235" w:rsidDel="00EF3411" w:rsidRDefault="00F92235" w:rsidP="00646277">
      <w:pPr>
        <w:ind w:firstLine="720"/>
        <w:jc w:val="both"/>
        <w:rPr>
          <w:del w:id="710" w:author="virginia porter" w:date="2019-01-09T16:03:00Z"/>
          <w:sz w:val="24"/>
          <w:szCs w:val="24"/>
        </w:rPr>
      </w:pPr>
    </w:p>
    <w:p w14:paraId="51EB2FC9" w14:textId="65C19830" w:rsidR="007C090F" w:rsidRDefault="007C090F"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Pr>
          <w:rStyle w:val="apple-converted-space"/>
          <w:rFonts w:asciiTheme="minorHAnsi" w:hAnsiTheme="minorHAnsi" w:cstheme="minorHAnsi"/>
          <w:b/>
          <w:color w:val="000000"/>
          <w:sz w:val="48"/>
          <w:szCs w:val="48"/>
          <w:shd w:val="clear" w:color="auto" w:fill="FFFFFF"/>
          <w:vertAlign w:val="superscript"/>
        </w:rPr>
        <w:t>2</w:t>
      </w:r>
    </w:p>
    <w:p w14:paraId="632B304B" w14:textId="77777777" w:rsidR="00A73FDB" w:rsidRPr="00134A26" w:rsidRDefault="00A73FDB" w:rsidP="00A73FDB">
      <w:pPr>
        <w:pStyle w:val="Heading1"/>
        <w:rPr>
          <w:rStyle w:val="woc"/>
        </w:rPr>
      </w:pPr>
      <w:r>
        <w:rPr>
          <w:rStyle w:val="woc"/>
        </w:rPr>
        <w:t>Holy People</w:t>
      </w:r>
    </w:p>
    <w:p w14:paraId="0AE88FC8" w14:textId="77777777" w:rsidR="00A73FDB" w:rsidRPr="006E03E0" w:rsidRDefault="00A73FDB" w:rsidP="00A73FDB">
      <w:pPr>
        <w:jc w:val="center"/>
      </w:pPr>
      <w:r>
        <w:rPr>
          <w:rFonts w:asciiTheme="minorHAnsi" w:hAnsiTheme="minorHAnsi" w:cs="Vijaya"/>
          <w:bCs/>
          <w:iCs/>
          <w:noProof/>
          <w:color w:val="C00000"/>
          <w:sz w:val="24"/>
          <w:szCs w:val="24"/>
        </w:rPr>
        <w:drawing>
          <wp:inline distT="0" distB="0" distL="0" distR="0" wp14:anchorId="7CD6966B" wp14:editId="4F558187">
            <wp:extent cx="818161" cy="304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6E099AA" w14:textId="77777777" w:rsidR="00A73FDB" w:rsidRDefault="00A73FDB" w:rsidP="00A73FDB">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14:paraId="4173D677" w14:textId="77777777" w:rsidR="00A73FDB" w:rsidRDefault="00A73FDB" w:rsidP="00A73FDB">
      <w:pPr>
        <w:spacing w:after="5" w:line="252" w:lineRule="auto"/>
        <w:ind w:left="25" w:right="32" w:hanging="6"/>
        <w:jc w:val="center"/>
        <w:rPr>
          <w:rFonts w:asciiTheme="minorHAnsi" w:hAnsiTheme="minorHAnsi" w:cstheme="minorHAnsi"/>
          <w:b/>
          <w:sz w:val="24"/>
          <w:szCs w:val="24"/>
        </w:rPr>
      </w:pPr>
      <w:bookmarkStart w:id="711" w:name="_Hlk3247815"/>
      <w:r w:rsidRPr="00127B99">
        <w:rPr>
          <w:rFonts w:asciiTheme="minorHAnsi" w:hAnsiTheme="minorHAnsi" w:cstheme="minorHAnsi"/>
          <w:b/>
          <w:sz w:val="24"/>
          <w:szCs w:val="24"/>
        </w:rPr>
        <w:t xml:space="preserve">Ephesians 1:1-5  </w:t>
      </w:r>
    </w:p>
    <w:p w14:paraId="13F7668E" w14:textId="77777777" w:rsidR="00A73FDB" w:rsidRDefault="00A73FDB" w:rsidP="00A73FDB">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of his will.</w:t>
      </w:r>
    </w:p>
    <w:bookmarkEnd w:id="711"/>
    <w:p w14:paraId="15260877" w14:textId="77777777" w:rsidR="00A73FDB" w:rsidRPr="00463185" w:rsidRDefault="00A73FDB" w:rsidP="00A73FDB">
      <w:pPr>
        <w:pStyle w:val="bodytext"/>
        <w:spacing w:before="0" w:beforeAutospacing="0" w:after="0" w:afterAutospacing="0"/>
        <w:jc w:val="center"/>
        <w:rPr>
          <w:rFonts w:asciiTheme="minorHAnsi" w:hAnsiTheme="minorHAnsi" w:cstheme="minorHAnsi"/>
          <w:b/>
          <w:i/>
          <w:color w:val="000000"/>
        </w:rPr>
      </w:pPr>
    </w:p>
    <w:p w14:paraId="6F1F7D84" w14:textId="47AEA981" w:rsidR="00A73FDB" w:rsidRDefault="00A73FDB" w:rsidP="00A73FDB">
      <w:pPr>
        <w:jc w:val="center"/>
        <w:rPr>
          <w:b/>
          <w:bCs/>
          <w:sz w:val="28"/>
          <w:szCs w:val="28"/>
        </w:rPr>
      </w:pPr>
      <w:r w:rsidRPr="5897EC05">
        <w:rPr>
          <w:b/>
          <w:bCs/>
          <w:sz w:val="28"/>
          <w:szCs w:val="28"/>
        </w:rPr>
        <w:t>Introduction</w:t>
      </w:r>
    </w:p>
    <w:p w14:paraId="753667B9" w14:textId="0FDC71DE" w:rsidR="00257F40" w:rsidRDefault="004524A4" w:rsidP="00257F40">
      <w:pPr>
        <w:ind w:firstLine="720"/>
        <w:jc w:val="both"/>
        <w:rPr>
          <w:sz w:val="24"/>
          <w:szCs w:val="24"/>
        </w:rPr>
      </w:pPr>
      <w:r>
        <w:rPr>
          <w:sz w:val="24"/>
          <w:szCs w:val="24"/>
        </w:rPr>
        <w:t>Ephe</w:t>
      </w:r>
      <w:r w:rsidR="006F4869">
        <w:rPr>
          <w:sz w:val="24"/>
          <w:szCs w:val="24"/>
        </w:rPr>
        <w:t xml:space="preserve">sus </w:t>
      </w:r>
      <w:r w:rsidR="00BE47FA">
        <w:rPr>
          <w:sz w:val="24"/>
          <w:szCs w:val="24"/>
        </w:rPr>
        <w:t xml:space="preserve">was </w:t>
      </w:r>
      <w:r w:rsidR="00CA4871">
        <w:rPr>
          <w:sz w:val="24"/>
          <w:szCs w:val="24"/>
        </w:rPr>
        <w:t xml:space="preserve">reputed to be the most important city in the Roman province of Asia. It was also a very hedonistic society.  They were rich, but morally bankrupt. Wickedness and perversion of every conceivable kind abounded. Not unlike its neighbor across the Aegean sea – Corinth Greece. </w:t>
      </w:r>
      <w:r w:rsidR="00102AA1">
        <w:rPr>
          <w:sz w:val="24"/>
          <w:szCs w:val="24"/>
        </w:rPr>
        <w:t>And not unlike the world in which we live. There is nothing new under the sun, just new inventions of evil (Romans 1:24-30</w:t>
      </w:r>
      <w:r w:rsidR="00BE47FA">
        <w:rPr>
          <w:sz w:val="24"/>
          <w:szCs w:val="24"/>
        </w:rPr>
        <w:t xml:space="preserve">). </w:t>
      </w:r>
      <w:r w:rsidR="00676293">
        <w:rPr>
          <w:sz w:val="24"/>
          <w:szCs w:val="24"/>
        </w:rPr>
        <w:t>The catastrophic fall out of the original sin remains and the causalities are everywhere. Even in the church.</w:t>
      </w:r>
    </w:p>
    <w:p w14:paraId="3101A2B3" w14:textId="60CAF87D" w:rsidR="00257F40" w:rsidRDefault="00676293" w:rsidP="00257F40">
      <w:pPr>
        <w:ind w:firstLine="720"/>
        <w:jc w:val="both"/>
        <w:rPr>
          <w:sz w:val="24"/>
          <w:szCs w:val="24"/>
        </w:rPr>
      </w:pPr>
      <w:r>
        <w:rPr>
          <w:sz w:val="24"/>
          <w:szCs w:val="24"/>
        </w:rPr>
        <w:t xml:space="preserve"> </w:t>
      </w:r>
      <w:r w:rsidR="00257F40">
        <w:rPr>
          <w:sz w:val="24"/>
          <w:szCs w:val="24"/>
        </w:rPr>
        <w:t>Tragically, many of us</w:t>
      </w:r>
      <w:r>
        <w:rPr>
          <w:sz w:val="24"/>
          <w:szCs w:val="24"/>
        </w:rPr>
        <w:t xml:space="preserve"> who</w:t>
      </w:r>
      <w:r w:rsidR="00257F40">
        <w:rPr>
          <w:sz w:val="24"/>
          <w:szCs w:val="24"/>
        </w:rPr>
        <w:t xml:space="preserve"> have</w:t>
      </w:r>
      <w:r>
        <w:rPr>
          <w:sz w:val="24"/>
          <w:szCs w:val="24"/>
        </w:rPr>
        <w:t xml:space="preserve"> come out of darkness and sin</w:t>
      </w:r>
      <w:r w:rsidR="00257F40">
        <w:rPr>
          <w:sz w:val="24"/>
          <w:szCs w:val="24"/>
        </w:rPr>
        <w:t>, still</w:t>
      </w:r>
      <w:r>
        <w:rPr>
          <w:sz w:val="24"/>
          <w:szCs w:val="24"/>
        </w:rPr>
        <w:t xml:space="preserve"> find </w:t>
      </w:r>
      <w:r w:rsidR="00257F40">
        <w:rPr>
          <w:sz w:val="24"/>
          <w:szCs w:val="24"/>
        </w:rPr>
        <w:t>our</w:t>
      </w:r>
      <w:r>
        <w:rPr>
          <w:sz w:val="24"/>
          <w:szCs w:val="24"/>
        </w:rPr>
        <w:t xml:space="preserve"> identity in who </w:t>
      </w:r>
      <w:r w:rsidR="00257F40">
        <w:rPr>
          <w:sz w:val="24"/>
          <w:szCs w:val="24"/>
        </w:rPr>
        <w:t xml:space="preserve">we were, </w:t>
      </w:r>
      <w:r>
        <w:rPr>
          <w:sz w:val="24"/>
          <w:szCs w:val="24"/>
        </w:rPr>
        <w:t xml:space="preserve">not who </w:t>
      </w:r>
      <w:r w:rsidR="00257F40">
        <w:rPr>
          <w:sz w:val="24"/>
          <w:szCs w:val="24"/>
        </w:rPr>
        <w:t>we</w:t>
      </w:r>
      <w:r>
        <w:rPr>
          <w:sz w:val="24"/>
          <w:szCs w:val="24"/>
        </w:rPr>
        <w:t xml:space="preserve"> are in Christ. </w:t>
      </w:r>
      <w:r w:rsidR="00257F40">
        <w:rPr>
          <w:sz w:val="24"/>
          <w:szCs w:val="24"/>
        </w:rPr>
        <w:t xml:space="preserve">Furthermore, unless someone comes along and shows us our new identity, we might revert to acting like a sinner, instead of who we </w:t>
      </w:r>
      <w:r w:rsidR="00257F40" w:rsidRPr="00257F40">
        <w:rPr>
          <w:i/>
          <w:sz w:val="24"/>
          <w:szCs w:val="24"/>
        </w:rPr>
        <w:t>are</w:t>
      </w:r>
      <w:r w:rsidR="00257F40">
        <w:rPr>
          <w:sz w:val="24"/>
          <w:szCs w:val="24"/>
        </w:rPr>
        <w:t xml:space="preserve"> - saints. Who we are – is wrought by where we are- </w:t>
      </w:r>
      <w:r w:rsidR="00257F40" w:rsidRPr="00E8090F">
        <w:rPr>
          <w:i/>
          <w:sz w:val="24"/>
          <w:szCs w:val="24"/>
        </w:rPr>
        <w:t>in Christ</w:t>
      </w:r>
      <w:r w:rsidR="00257F40">
        <w:rPr>
          <w:sz w:val="24"/>
          <w:szCs w:val="24"/>
        </w:rPr>
        <w:t xml:space="preserve">.  </w:t>
      </w:r>
    </w:p>
    <w:p w14:paraId="0655FF99" w14:textId="77777777" w:rsidR="00B04183" w:rsidRDefault="00B04183" w:rsidP="00B04183">
      <w:pPr>
        <w:ind w:firstLine="720"/>
        <w:jc w:val="both"/>
        <w:rPr>
          <w:sz w:val="24"/>
          <w:szCs w:val="24"/>
        </w:rPr>
      </w:pPr>
      <w:r>
        <w:rPr>
          <w:sz w:val="24"/>
          <w:szCs w:val="24"/>
        </w:rPr>
        <w:t xml:space="preserve">When a woman goes from her parents’ home, or from living on her own, to the status of married, it can create a crisis of identity, although we are not cognizant of, but it is real. When I became an empty nester, I understood the phenomena. One day I was mom and care giver, then out of work the next. Now what? I am still a mother, but roles change. Same in marriage, divorce and widowhood but even more so. Likewise, when we get saved. The identity crisis comes because know is our old self, but we do not know who we are in Christ. One moment we are in sin and separated from God, now we’re a saint and inhabited by the Holy Spirit. We still have the propensity to sin, but we no longer love it as we once did. Paul addresses this in Romans chapter 7. </w:t>
      </w:r>
    </w:p>
    <w:p w14:paraId="65ABAE99" w14:textId="77777777" w:rsidR="00B04183" w:rsidRDefault="00B04183" w:rsidP="00257F40">
      <w:pPr>
        <w:ind w:firstLine="720"/>
        <w:jc w:val="both"/>
        <w:rPr>
          <w:sz w:val="24"/>
          <w:szCs w:val="24"/>
        </w:rPr>
      </w:pPr>
    </w:p>
    <w:p w14:paraId="03B91328" w14:textId="77678325" w:rsidR="00CD230E" w:rsidRDefault="00E8090F" w:rsidP="00CD230E">
      <w:pPr>
        <w:spacing w:after="205"/>
        <w:ind w:left="-15" w:right="6" w:firstLine="721"/>
        <w:jc w:val="both"/>
        <w:rPr>
          <w:sz w:val="24"/>
          <w:szCs w:val="24"/>
        </w:rPr>
      </w:pPr>
      <w:r>
        <w:rPr>
          <w:sz w:val="24"/>
          <w:szCs w:val="24"/>
        </w:rPr>
        <w:t xml:space="preserve">You have probably heard it said, or perhaps you have made this statement, “I am no saint”, or, “I am just a sinner, saved by grace.” </w:t>
      </w:r>
      <w:r w:rsidR="00257F40">
        <w:rPr>
          <w:sz w:val="24"/>
          <w:szCs w:val="24"/>
        </w:rPr>
        <w:t xml:space="preserve">That’s a half- truth.  </w:t>
      </w:r>
      <w:r w:rsidR="00CD230E">
        <w:rPr>
          <w:sz w:val="24"/>
          <w:szCs w:val="24"/>
        </w:rPr>
        <w:t>R</w:t>
      </w:r>
      <w:r w:rsidR="00257F40">
        <w:rPr>
          <w:sz w:val="24"/>
          <w:szCs w:val="24"/>
        </w:rPr>
        <w:t>eality</w:t>
      </w:r>
      <w:r w:rsidR="00CD230E">
        <w:rPr>
          <w:sz w:val="24"/>
          <w:szCs w:val="24"/>
        </w:rPr>
        <w:t xml:space="preserve"> is</w:t>
      </w:r>
      <w:r>
        <w:rPr>
          <w:sz w:val="24"/>
          <w:szCs w:val="24"/>
        </w:rPr>
        <w:t xml:space="preserve">, you </w:t>
      </w:r>
      <w:r w:rsidRPr="007D2C28">
        <w:rPr>
          <w:i/>
          <w:sz w:val="24"/>
          <w:szCs w:val="24"/>
        </w:rPr>
        <w:t>where</w:t>
      </w:r>
      <w:r>
        <w:rPr>
          <w:i/>
          <w:sz w:val="24"/>
          <w:szCs w:val="24"/>
        </w:rPr>
        <w:t xml:space="preserve"> </w:t>
      </w:r>
      <w:r>
        <w:rPr>
          <w:sz w:val="24"/>
          <w:szCs w:val="24"/>
        </w:rPr>
        <w:t>(past-tense) a sinner. In Christ you are a saint</w:t>
      </w:r>
      <w:r w:rsidR="00CD230E">
        <w:rPr>
          <w:sz w:val="24"/>
          <w:szCs w:val="24"/>
        </w:rPr>
        <w:t>. T</w:t>
      </w:r>
      <w:r w:rsidR="00257F40">
        <w:rPr>
          <w:sz w:val="24"/>
          <w:szCs w:val="24"/>
        </w:rPr>
        <w:t>hat means you are</w:t>
      </w:r>
      <w:r>
        <w:rPr>
          <w:sz w:val="24"/>
          <w:szCs w:val="24"/>
        </w:rPr>
        <w:t xml:space="preserve"> holy</w:t>
      </w:r>
      <w:r w:rsidR="00257F40">
        <w:rPr>
          <w:sz w:val="24"/>
          <w:szCs w:val="24"/>
        </w:rPr>
        <w:t>.</w:t>
      </w:r>
      <w:r>
        <w:rPr>
          <w:sz w:val="24"/>
          <w:szCs w:val="24"/>
        </w:rPr>
        <w:t xml:space="preserve"> </w:t>
      </w:r>
      <w:r w:rsidR="00CD230E">
        <w:rPr>
          <w:sz w:val="24"/>
          <w:szCs w:val="24"/>
        </w:rPr>
        <w:t>Learning how to apply the gospel to the wounded soul, is part of the discipling- process. That’s exactly what this lesson is intended to do.</w:t>
      </w:r>
    </w:p>
    <w:p w14:paraId="25DF56C8" w14:textId="77777777" w:rsidR="00E8090F" w:rsidRPr="00463185" w:rsidRDefault="00E8090F" w:rsidP="00E8090F">
      <w:pPr>
        <w:spacing w:after="0" w:line="252" w:lineRule="auto"/>
        <w:ind w:left="25" w:right="37" w:hanging="6"/>
        <w:jc w:val="center"/>
        <w:rPr>
          <w:b/>
          <w:sz w:val="24"/>
          <w:szCs w:val="24"/>
        </w:rPr>
      </w:pPr>
      <w:r w:rsidRPr="00463185">
        <w:rPr>
          <w:b/>
          <w:sz w:val="24"/>
          <w:szCs w:val="24"/>
        </w:rPr>
        <w:t xml:space="preserve">Colossians 1:21-22  </w:t>
      </w:r>
    </w:p>
    <w:p w14:paraId="0410EBB6" w14:textId="3C8B91B0" w:rsidR="00E8090F" w:rsidRDefault="00E8090F" w:rsidP="00E8090F">
      <w:pPr>
        <w:spacing w:after="0" w:line="252" w:lineRule="auto"/>
        <w:ind w:left="25" w:right="37" w:hanging="6"/>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712"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712"/>
      <w:r w:rsidRPr="00463185">
        <w:rPr>
          <w:rFonts w:asciiTheme="minorHAnsi" w:hAnsiTheme="minorHAnsi" w:cstheme="minorHAnsi"/>
          <w:b/>
          <w:i/>
          <w:color w:val="000000"/>
          <w:sz w:val="24"/>
          <w:szCs w:val="24"/>
        </w:rPr>
        <w:t>by his physical body through death to present you holy, without blemish, and blameless before him.</w:t>
      </w:r>
    </w:p>
    <w:p w14:paraId="5160E76A" w14:textId="77777777" w:rsidR="00FF0775" w:rsidRPr="00463185" w:rsidRDefault="00FF0775" w:rsidP="00E8090F">
      <w:pPr>
        <w:spacing w:after="0" w:line="252" w:lineRule="auto"/>
        <w:ind w:left="25" w:right="37" w:hanging="6"/>
        <w:jc w:val="center"/>
        <w:rPr>
          <w:rFonts w:asciiTheme="minorHAnsi" w:hAnsiTheme="minorHAnsi" w:cstheme="minorHAnsi"/>
          <w:b/>
          <w:i/>
          <w:sz w:val="24"/>
          <w:szCs w:val="24"/>
        </w:rPr>
      </w:pPr>
    </w:p>
    <w:p w14:paraId="69FE0B22" w14:textId="03576700" w:rsidR="00A73FDB" w:rsidRDefault="00A73FDB" w:rsidP="00A73FDB">
      <w:pPr>
        <w:spacing w:after="0"/>
        <w:ind w:left="18"/>
        <w:jc w:val="center"/>
        <w:rPr>
          <w:rFonts w:asciiTheme="minorHAnsi" w:hAnsiTheme="minorHAnsi" w:cstheme="minorHAnsi"/>
          <w:b/>
          <w:sz w:val="28"/>
          <w:szCs w:val="28"/>
        </w:rPr>
      </w:pPr>
      <w:r w:rsidRPr="00924076">
        <w:rPr>
          <w:rFonts w:asciiTheme="minorHAnsi" w:hAnsiTheme="minorHAnsi" w:cstheme="minorHAnsi"/>
          <w:b/>
          <w:sz w:val="28"/>
          <w:szCs w:val="28"/>
        </w:rPr>
        <w:t xml:space="preserve">Reclaiming Biblical Sexuality </w:t>
      </w:r>
    </w:p>
    <w:p w14:paraId="4B170C91" w14:textId="77777777" w:rsidR="00326368" w:rsidRDefault="00326368" w:rsidP="00A73FDB">
      <w:pPr>
        <w:spacing w:after="0"/>
        <w:ind w:left="18"/>
        <w:jc w:val="center"/>
        <w:rPr>
          <w:rFonts w:asciiTheme="minorHAnsi" w:hAnsiTheme="minorHAnsi" w:cstheme="minorHAnsi"/>
          <w:b/>
          <w:sz w:val="28"/>
          <w:szCs w:val="28"/>
        </w:rPr>
      </w:pPr>
    </w:p>
    <w:p w14:paraId="581045ED" w14:textId="77777777" w:rsidR="00326368" w:rsidRDefault="00326368" w:rsidP="00326368">
      <w:pPr>
        <w:ind w:firstLine="720"/>
        <w:jc w:val="both"/>
        <w:rPr>
          <w:rStyle w:val="apple-converted-space"/>
          <w:sz w:val="24"/>
          <w:szCs w:val="24"/>
        </w:rPr>
      </w:pPr>
      <w:r>
        <w:rPr>
          <w:rStyle w:val="apple-converted-space"/>
          <w:rFonts w:asciiTheme="minorHAnsi" w:hAnsiTheme="minorHAnsi" w:cstheme="minorHAnsi"/>
          <w:sz w:val="24"/>
          <w:szCs w:val="24"/>
        </w:rPr>
        <w:t xml:space="preserve">From the bedroom to the board room and everything in between, all Scripture is useful for instruction in every area of life (2 Timothy 3:16-17). Curiously though, when it comes to sex, there are some passages that are never addressed from our pulpits. Broaching this subject in Bible study may seem a bit taboo. Yet, when the church remains silent on the matter, we’re allowing the world to conform us into its image of sexuality (Romans 12:1-2). No wonder that even Christians are confused about such an important part of life. For heaven sakes - sex was God’s idea! Lately, though, I have noticed that this has become a central issue for discussion on Christian broadcast. It’s about time! There is much at stake.  </w:t>
      </w:r>
    </w:p>
    <w:p w14:paraId="5C60074D" w14:textId="77777777" w:rsidR="00E81763" w:rsidRDefault="00E81763" w:rsidP="00E81763">
      <w:pPr>
        <w:spacing w:after="0"/>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Maybe you are single, or widowed and thinking, “This subject doesn’t apply to me.” Or, “Where is she going with all of this?” Please bear with me for a moment. As uncomfortable as the subject is, I can assure you that there are some married and single folks you know who could greatly benefit from addressing this issue from a Biblical viewpoint. God is pro-marriage, but He has also given the gift of singleness to some. They should not be ostracized or ignored in the church because they play a vital role in the body of Christ (1 Corinthians 7:10-40). We would do well to learn how they steward their sexuality in a way that is God honoring. </w:t>
      </w:r>
    </w:p>
    <w:p w14:paraId="7195D853" w14:textId="38BA62AE" w:rsidR="00C66CE3" w:rsidRDefault="00C66CE3" w:rsidP="00A73FDB">
      <w:pPr>
        <w:spacing w:after="0"/>
        <w:ind w:left="18"/>
        <w:jc w:val="center"/>
        <w:rPr>
          <w:rFonts w:asciiTheme="minorHAnsi" w:hAnsiTheme="minorHAnsi" w:cstheme="minorHAnsi"/>
          <w:b/>
          <w:sz w:val="28"/>
          <w:szCs w:val="28"/>
        </w:rPr>
      </w:pPr>
    </w:p>
    <w:p w14:paraId="03763F5D" w14:textId="77777777" w:rsidR="00E81763" w:rsidRDefault="00E81763" w:rsidP="00E81763">
      <w:pPr>
        <w:spacing w:after="0"/>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Once again, this is but one of a gazillion life issues that is best suited to be addressed in the context of gospel-centered discipling relationships. It is high time we bring this subject out of the shadows of darkness and into the light of God’s Word. However, as with all our lessons, this is but a tool to get the conversation started, not a thorough Biblical exposition on this rather sensitive subject--nor is it intended to be. It is, however, an attempt to glean from Paul’s letters to the saints and uncover some insights on this relevant matter.  </w:t>
      </w:r>
    </w:p>
    <w:p w14:paraId="61689057" w14:textId="77777777" w:rsidR="00E81763" w:rsidRDefault="00E81763" w:rsidP="00A73FDB">
      <w:pPr>
        <w:spacing w:after="0"/>
        <w:ind w:left="18"/>
        <w:jc w:val="center"/>
        <w:rPr>
          <w:rFonts w:asciiTheme="minorHAnsi" w:hAnsiTheme="minorHAnsi" w:cstheme="minorHAnsi"/>
          <w:b/>
          <w:sz w:val="28"/>
          <w:szCs w:val="28"/>
        </w:rPr>
      </w:pPr>
    </w:p>
    <w:p w14:paraId="500DDFFE" w14:textId="7D509794" w:rsidR="00C66CE3" w:rsidRDefault="00C66CE3" w:rsidP="00C66CE3">
      <w:pPr>
        <w:ind w:firstLine="720"/>
        <w:jc w:val="both"/>
        <w:rPr>
          <w:sz w:val="24"/>
          <w:szCs w:val="24"/>
        </w:rPr>
      </w:pPr>
      <w:r>
        <w:rPr>
          <w:sz w:val="24"/>
          <w:szCs w:val="24"/>
        </w:rPr>
        <w:t>Somethings been bothering me for quite some. There is a proverbial elephant in the church closet. Oh it’s been safely locked up in our homes also, to the glee of the enemy. He just loves the dark. But recently, the elephant has march right out of the closet to the beat of the drum called the “Me Too” Movement. What I find so strange is that half of the women I have ministered to in the last 30 years are them too, yet the church seems oblivious to th</w:t>
      </w:r>
      <w:r w:rsidR="00E81763">
        <w:rPr>
          <w:sz w:val="24"/>
          <w:szCs w:val="24"/>
        </w:rPr>
        <w:t>ei</w:t>
      </w:r>
      <w:r>
        <w:rPr>
          <w:sz w:val="24"/>
          <w:szCs w:val="24"/>
        </w:rPr>
        <w:t xml:space="preserve">r wounded.  It seems as though half of the church-going women I have met and ministered to are impacted by it. This disturbing trend. The enemy has gained so much ground there are causalities everywhere. </w:t>
      </w:r>
    </w:p>
    <w:p w14:paraId="05992D6D" w14:textId="77777777" w:rsidR="00C66CE3" w:rsidRPr="00924076" w:rsidRDefault="00C66CE3" w:rsidP="00A73FDB">
      <w:pPr>
        <w:spacing w:after="0"/>
        <w:ind w:left="18"/>
        <w:jc w:val="center"/>
        <w:rPr>
          <w:rFonts w:asciiTheme="minorHAnsi" w:hAnsiTheme="minorHAnsi" w:cstheme="minorHAnsi"/>
          <w:b/>
          <w:sz w:val="28"/>
          <w:szCs w:val="28"/>
        </w:rPr>
      </w:pPr>
    </w:p>
    <w:p w14:paraId="5828A7A7" w14:textId="77777777" w:rsidR="00A73FDB" w:rsidRPr="00A73FDB" w:rsidRDefault="00A73FDB" w:rsidP="00A73FDB">
      <w:pPr>
        <w:spacing w:after="0"/>
        <w:jc w:val="center"/>
        <w:rPr>
          <w:rStyle w:val="apple-converted-space"/>
          <w:rFonts w:asciiTheme="minorHAnsi" w:hAnsiTheme="minorHAnsi" w:cstheme="minorHAnsi"/>
          <w:b/>
          <w:sz w:val="28"/>
          <w:szCs w:val="28"/>
        </w:rPr>
      </w:pPr>
      <w:r w:rsidRPr="00A73FDB">
        <w:rPr>
          <w:rStyle w:val="apple-converted-space"/>
          <w:rFonts w:asciiTheme="minorHAnsi" w:hAnsiTheme="minorHAnsi" w:cstheme="minorHAnsi"/>
          <w:b/>
          <w:sz w:val="28"/>
          <w:szCs w:val="28"/>
        </w:rPr>
        <w:t>Biblical Sex Education</w:t>
      </w:r>
    </w:p>
    <w:p w14:paraId="2AB49852" w14:textId="77777777" w:rsidR="00A73FDB" w:rsidRDefault="00A73FDB" w:rsidP="00A73FDB">
      <w:pPr>
        <w:spacing w:after="0"/>
        <w:jc w:val="center"/>
        <w:rPr>
          <w:rStyle w:val="apple-converted-space"/>
          <w:rFonts w:asciiTheme="minorHAnsi" w:hAnsiTheme="minorHAnsi" w:cstheme="minorHAnsi"/>
          <w:b/>
        </w:rPr>
      </w:pPr>
    </w:p>
    <w:p w14:paraId="6D4455C8" w14:textId="77777777" w:rsidR="00A73FDB" w:rsidRDefault="00A73FDB" w:rsidP="00A73FDB">
      <w:pPr>
        <w:spacing w:after="0"/>
        <w:jc w:val="center"/>
        <w:rPr>
          <w:rStyle w:val="apple-converted-space"/>
          <w:rFonts w:asciiTheme="minorHAnsi" w:hAnsiTheme="minorHAnsi" w:cstheme="minorHAnsi"/>
          <w:b/>
          <w:sz w:val="24"/>
          <w:szCs w:val="24"/>
        </w:rPr>
      </w:pPr>
      <w:r>
        <w:rPr>
          <w:rStyle w:val="apple-converted-space"/>
          <w:rFonts w:asciiTheme="minorHAnsi" w:hAnsiTheme="minorHAnsi" w:cstheme="minorHAnsi"/>
          <w:b/>
          <w:sz w:val="24"/>
          <w:szCs w:val="24"/>
        </w:rPr>
        <w:t>Titus 2:11-14</w:t>
      </w:r>
    </w:p>
    <w:p w14:paraId="719BCB3F" w14:textId="77777777" w:rsidR="00A73FDB" w:rsidRDefault="00A73FDB" w:rsidP="00A73FDB">
      <w:pPr>
        <w:spacing w:after="0"/>
        <w:jc w:val="center"/>
        <w:rPr>
          <w:rStyle w:val="netverse"/>
          <w:i/>
          <w:color w:val="222222"/>
          <w:bdr w:val="none" w:sz="0" w:space="0" w:color="auto" w:frame="1"/>
          <w:shd w:val="clear" w:color="auto" w:fill="FFFFFF"/>
        </w:rPr>
      </w:pPr>
      <w:r>
        <w:rPr>
          <w:rStyle w:val="netverse"/>
          <w:rFonts w:asciiTheme="minorHAnsi" w:hAnsiTheme="minorHAnsi" w:cstheme="minorHAnsi"/>
          <w:b/>
          <w:i/>
          <w:color w:val="222222"/>
          <w:sz w:val="24"/>
          <w:szCs w:val="24"/>
          <w:bdr w:val="none" w:sz="0" w:space="0" w:color="auto" w:frame="1"/>
          <w:shd w:val="clear" w:color="auto" w:fill="FFFFFF"/>
        </w:rPr>
        <w:t> For the grace of God has appeared, bringing salvation to all people. </w:t>
      </w:r>
      <w:r>
        <w:rPr>
          <w:rFonts w:asciiTheme="minorHAnsi" w:hAnsiTheme="minorHAnsi" w:cstheme="minorHAnsi"/>
          <w:b/>
          <w:i/>
          <w:color w:val="222222"/>
          <w:sz w:val="24"/>
          <w:szCs w:val="24"/>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It trains us to reject godless ways and worldly desires and to live self-controlled, upright, and godly lives in the present age, as we wait for the happy fulfillment of our hope in the glorious appearing of our great God and Savior, Jesus Christ. He gave himself for us to set us free from every kind of lawlessness and to purify for himself a people who are truly his, who are eager to do good.</w:t>
      </w:r>
    </w:p>
    <w:p w14:paraId="00D117D1" w14:textId="77777777" w:rsidR="00A73FDB" w:rsidRDefault="00A73FDB" w:rsidP="00A73FDB">
      <w:pPr>
        <w:spacing w:after="0"/>
        <w:jc w:val="center"/>
        <w:rPr>
          <w:rStyle w:val="netverse"/>
          <w:rFonts w:asciiTheme="minorHAnsi" w:hAnsiTheme="minorHAnsi" w:cstheme="minorHAnsi"/>
          <w:b/>
          <w:i/>
          <w:color w:val="222222"/>
          <w:sz w:val="24"/>
          <w:szCs w:val="24"/>
          <w:bdr w:val="none" w:sz="0" w:space="0" w:color="auto" w:frame="1"/>
          <w:shd w:val="clear" w:color="auto" w:fill="FFFFFF"/>
        </w:rPr>
      </w:pPr>
    </w:p>
    <w:p w14:paraId="708B5E00" w14:textId="77777777" w:rsidR="00A73FDB" w:rsidRDefault="00A73FDB" w:rsidP="00285A8A">
      <w:pPr>
        <w:spacing w:after="0"/>
        <w:ind w:firstLine="720"/>
        <w:jc w:val="both"/>
        <w:rPr>
          <w:rStyle w:val="apple-converted-space"/>
          <w:color w:val="000000"/>
        </w:rPr>
      </w:pPr>
      <w:r>
        <w:rPr>
          <w:rStyle w:val="apple-converted-space"/>
          <w:rFonts w:asciiTheme="minorHAnsi" w:hAnsiTheme="minorHAnsi" w:cstheme="minorHAnsi"/>
          <w:sz w:val="24"/>
          <w:szCs w:val="24"/>
        </w:rPr>
        <w:t>To be transparent, virginity was not a virtue that was highly esteemed in my family. My sex education came primarily from a high school health class, what I saw on tv, and read in secular magazines. Consequently, I had a warped world-view that led to a lifestyle of sin. Believe me when I tell you, I have many scars and shameful regrets to prove it.  Oh, how I wish I had been saved before I got married and had a godly woman to disciple me. Now, in my fifties, I have learned that procreation is not the only God ordained purpose of sex (Genesis 1:26-28; 2:23-25; 18:11-13). How about you, did you have a godly woman instruct you with “the talk”?</w:t>
      </w:r>
    </w:p>
    <w:p w14:paraId="2DA2253B" w14:textId="77777777" w:rsidR="00A73FDB" w:rsidRDefault="00A73FDB" w:rsidP="00A73FDB">
      <w:pPr>
        <w:spacing w:after="0"/>
        <w:ind w:firstLine="720"/>
        <w:rPr>
          <w:rStyle w:val="apple-converted-space"/>
          <w:rFonts w:asciiTheme="minorHAnsi" w:hAnsiTheme="minorHAnsi" w:cstheme="minorHAnsi"/>
          <w:sz w:val="24"/>
          <w:szCs w:val="24"/>
        </w:rPr>
      </w:pPr>
    </w:p>
    <w:p w14:paraId="407B17C8" w14:textId="77777777" w:rsidR="00A73FDB" w:rsidRDefault="00A73FDB" w:rsidP="00A73FDB">
      <w:pPr>
        <w:spacing w:after="0"/>
        <w:jc w:val="center"/>
        <w:rPr>
          <w:rStyle w:val="apple-converted-space"/>
          <w:rFonts w:ascii="Georgia" w:hAnsi="Georgia" w:cs="Calibri"/>
          <w:b/>
          <w:bCs/>
          <w:color w:val="222222"/>
          <w:sz w:val="24"/>
          <w:szCs w:val="24"/>
          <w:bdr w:val="none" w:sz="0" w:space="0" w:color="auto" w:frame="1"/>
          <w:shd w:val="clear" w:color="auto" w:fill="FFFFFF"/>
        </w:rPr>
      </w:pPr>
      <w:r>
        <w:rPr>
          <w:rStyle w:val="apple-converted-space"/>
          <w:rFonts w:asciiTheme="minorHAnsi" w:hAnsiTheme="minorHAnsi" w:cstheme="minorHAnsi"/>
          <w:b/>
          <w:sz w:val="24"/>
          <w:szCs w:val="24"/>
        </w:rPr>
        <w:t>Titus 2:3-5</w:t>
      </w:r>
    </w:p>
    <w:p w14:paraId="4D4C3B35" w14:textId="77777777" w:rsidR="00A73FDB" w:rsidRDefault="00A73FDB" w:rsidP="00A73FDB">
      <w:pPr>
        <w:spacing w:after="0"/>
        <w:jc w:val="center"/>
        <w:rPr>
          <w:rStyle w:val="netverse"/>
          <w:rFonts w:asciiTheme="minorHAnsi" w:hAnsiTheme="minorHAnsi" w:cstheme="minorHAnsi"/>
          <w:i/>
        </w:rPr>
      </w:pPr>
      <w:r>
        <w:rPr>
          <w:rFonts w:asciiTheme="minorHAnsi" w:hAnsiTheme="minorHAnsi" w:cstheme="minorHAnsi"/>
          <w:color w:val="222222"/>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Older women likewise are to exhibit behavior fitting for those who are holy, not slandering, not slaves to excessive drinking, but teaching what is good. </w:t>
      </w:r>
      <w:r>
        <w:rPr>
          <w:rStyle w:val="versenumber"/>
          <w:rFonts w:asciiTheme="minorHAnsi" w:hAnsiTheme="minorHAnsi" w:cstheme="minorHAnsi"/>
          <w:b/>
          <w:bCs/>
          <w:i/>
          <w:color w:val="222222"/>
          <w:sz w:val="24"/>
          <w:szCs w:val="24"/>
          <w:bdr w:val="none" w:sz="0" w:space="0" w:color="auto" w:frame="1"/>
          <w:shd w:val="clear" w:color="auto" w:fill="FFFFFF"/>
        </w:rPr>
        <w:t>4</w:t>
      </w:r>
      <w:r>
        <w:rPr>
          <w:rFonts w:asciiTheme="minorHAnsi" w:hAnsiTheme="minorHAnsi" w:cstheme="minorHAnsi"/>
          <w:b/>
          <w:i/>
          <w:color w:val="222222"/>
          <w:sz w:val="24"/>
          <w:szCs w:val="24"/>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In this way they will train the younger women to love their husbands, to love their children, </w:t>
      </w:r>
      <w:r>
        <w:rPr>
          <w:rStyle w:val="versenumber"/>
          <w:rFonts w:asciiTheme="minorHAnsi" w:hAnsiTheme="minorHAnsi" w:cstheme="minorHAnsi"/>
          <w:b/>
          <w:bCs/>
          <w:i/>
          <w:color w:val="222222"/>
          <w:sz w:val="24"/>
          <w:szCs w:val="24"/>
          <w:bdr w:val="none" w:sz="0" w:space="0" w:color="auto" w:frame="1"/>
          <w:shd w:val="clear" w:color="auto" w:fill="FFFFFF"/>
        </w:rPr>
        <w:t>5</w:t>
      </w:r>
      <w:r>
        <w:rPr>
          <w:rFonts w:asciiTheme="minorHAnsi" w:hAnsiTheme="minorHAnsi" w:cstheme="minorHAnsi"/>
          <w:b/>
          <w:i/>
          <w:color w:val="222222"/>
          <w:sz w:val="24"/>
          <w:szCs w:val="24"/>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to be self-controlled, pure, fulfilling their duties at home, kind, being subject to their own husbands, so that the message of God may not be discredited.</w:t>
      </w:r>
    </w:p>
    <w:p w14:paraId="00883B25" w14:textId="77777777" w:rsidR="00A73FDB" w:rsidRDefault="00A73FDB" w:rsidP="00A73FDB">
      <w:pPr>
        <w:spacing w:after="0"/>
        <w:ind w:firstLine="720"/>
        <w:rPr>
          <w:rStyle w:val="apple-converted-space"/>
          <w:color w:val="000000"/>
        </w:rPr>
      </w:pPr>
    </w:p>
    <w:p w14:paraId="0551BA95" w14:textId="77777777" w:rsidR="00A73FDB" w:rsidRDefault="00A73FDB" w:rsidP="00A73FDB">
      <w:pPr>
        <w:spacing w:after="0"/>
        <w:ind w:firstLine="720"/>
        <w:rPr>
          <w:rStyle w:val="apple-converted-space"/>
          <w:rFonts w:asciiTheme="minorHAnsi" w:hAnsiTheme="minorHAnsi" w:cstheme="minorHAnsi"/>
          <w:b/>
          <w:i/>
          <w:sz w:val="24"/>
          <w:szCs w:val="24"/>
        </w:rPr>
      </w:pPr>
    </w:p>
    <w:p w14:paraId="2B6FAC31" w14:textId="77777777" w:rsidR="00A73FDB" w:rsidRDefault="00A73FDB" w:rsidP="00A73FDB">
      <w:pPr>
        <w:spacing w:after="0"/>
        <w:rPr>
          <w:rStyle w:val="apple-converted-space"/>
          <w:rFonts w:asciiTheme="minorHAnsi" w:hAnsiTheme="minorHAnsi" w:cstheme="minorHAnsi"/>
          <w:sz w:val="24"/>
          <w:szCs w:val="24"/>
        </w:rPr>
      </w:pPr>
      <w:r>
        <w:rPr>
          <w:rStyle w:val="apple-converted-space"/>
          <w:rFonts w:asciiTheme="minorHAnsi" w:hAnsiTheme="minorHAnsi" w:cstheme="minorHAnsi"/>
          <w:b/>
          <w:sz w:val="24"/>
          <w:szCs w:val="24"/>
        </w:rPr>
        <w:t>Digging Deeper</w:t>
      </w:r>
      <w:r>
        <w:rPr>
          <w:rStyle w:val="apple-converted-space"/>
          <w:rFonts w:asciiTheme="minorHAnsi" w:hAnsiTheme="minorHAnsi" w:cstheme="minorHAnsi"/>
          <w:sz w:val="24"/>
          <w:szCs w:val="24"/>
        </w:rPr>
        <w:t xml:space="preserve">: Proverbs 5:15-23; Hebrews 13:4; Song of Songs 1:5-11; 5:1, 6:4-8:4; Ephesians 5:28-33 </w:t>
      </w:r>
    </w:p>
    <w:p w14:paraId="762D8C67" w14:textId="77777777" w:rsidR="00A73FDB" w:rsidRDefault="00A73FDB" w:rsidP="00A73FDB">
      <w:pPr>
        <w:spacing w:after="0"/>
        <w:jc w:val="center"/>
        <w:rPr>
          <w:rStyle w:val="apple-converted-space"/>
          <w:rFonts w:asciiTheme="minorHAnsi" w:hAnsiTheme="minorHAnsi" w:cstheme="minorHAnsi"/>
          <w:b/>
          <w:sz w:val="24"/>
          <w:szCs w:val="24"/>
        </w:rPr>
      </w:pPr>
    </w:p>
    <w:p w14:paraId="4C703999" w14:textId="77777777" w:rsidR="00A73FDB" w:rsidRDefault="00A73FDB" w:rsidP="00285A8A">
      <w:pPr>
        <w:spacing w:after="0"/>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A few years back, something very peculiar happened at our small country church. An elderly man who’s been widowed for some time, bought a case of books for the young married Sunday School class. Would you believe his gift to us was a Christian book on marital sex? “Well, I never!”, you say. Me either, sister. The name of the book is </w:t>
      </w:r>
      <w:r>
        <w:rPr>
          <w:rStyle w:val="apple-converted-space"/>
          <w:rFonts w:asciiTheme="minorHAnsi" w:hAnsiTheme="minorHAnsi" w:cstheme="minorHAnsi"/>
          <w:i/>
          <w:sz w:val="24"/>
          <w:szCs w:val="24"/>
        </w:rPr>
        <w:t>The Act of Marriage: The Beauty of Sexual Love</w:t>
      </w:r>
      <w:r>
        <w:rPr>
          <w:rStyle w:val="apple-converted-space"/>
          <w:rFonts w:asciiTheme="minorHAnsi" w:hAnsiTheme="minorHAnsi" w:cstheme="minorHAnsi"/>
          <w:sz w:val="24"/>
          <w:szCs w:val="24"/>
        </w:rPr>
        <w:t xml:space="preserve">, by Tim and Beverly LaHaye. I am a little embarrassed to admit this, but I was over fifty-years old, had been married for three decades, and had three grown children when I read this book. I learned things about my body and the “marital bed” that I had never heard before. Suffice to say, the book was quite the Christian sex education and I highly commend it to you. Once I understood God’s redemptive plan for sexuality, I wanted to fully embrace the beauty of this all-important mystery of oneness in my marriage. Now, this same Sunday School class is using another book by Jay Harvey titled </w:t>
      </w:r>
      <w:r>
        <w:rPr>
          <w:rStyle w:val="apple-converted-space"/>
          <w:rFonts w:asciiTheme="minorHAnsi" w:hAnsiTheme="minorHAnsi" w:cstheme="minorHAnsi"/>
          <w:i/>
          <w:sz w:val="24"/>
          <w:szCs w:val="24"/>
        </w:rPr>
        <w:t>Knowing the Bible Song of Solomon</w:t>
      </w:r>
      <w:r>
        <w:rPr>
          <w:rStyle w:val="apple-converted-space"/>
          <w:rFonts w:asciiTheme="minorHAnsi" w:hAnsiTheme="minorHAnsi" w:cstheme="minorHAnsi"/>
          <w:sz w:val="24"/>
          <w:szCs w:val="24"/>
        </w:rPr>
        <w:t>.  It is also a real eye opener!</w:t>
      </w:r>
    </w:p>
    <w:p w14:paraId="085E93A7" w14:textId="77777777" w:rsidR="00A73FDB" w:rsidRDefault="00A73FDB" w:rsidP="00285A8A">
      <w:pPr>
        <w:spacing w:after="0"/>
        <w:ind w:firstLine="720"/>
        <w:jc w:val="both"/>
        <w:rPr>
          <w:rStyle w:val="apple-converted-space"/>
          <w:rFonts w:asciiTheme="minorHAnsi" w:hAnsiTheme="minorHAnsi" w:cstheme="minorHAnsi"/>
          <w:sz w:val="24"/>
          <w:szCs w:val="24"/>
        </w:rPr>
      </w:pPr>
    </w:p>
    <w:p w14:paraId="2F5324D1" w14:textId="77777777" w:rsidR="00A73FDB" w:rsidRDefault="00A73FDB" w:rsidP="00285A8A">
      <w:pPr>
        <w:spacing w:after="0"/>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Normally, our church uses a quarterly curriculum that explores a book of the Bible, and it is my preference to study the Bible chapter by chapter and verse by verse. Occasionally, I substitute teach the senior ladies Sunday school class, and I jump at the opportunity to be with these women and learn from their wisdom. On one such occasion, they were just starting the book of 1 Corinthians. To my dismay, our lesson skipped over some passages. So, I asked if they would mind reading the whole book and expounding on it verse by verse. When the Sunday came to teach 1 Corinthians 6:12-20, followed by 1 Corinthians 7:1-9, I began the lesson by asking a loaded question. I said, “How many of you are struggling with being tempted by prostitutes? They all laughed awkwardly. One of the senior saints said that she and her husband had talked about it and neither of them wanted to study it! I told her honestly – neither did I! But the more I studied and prayed about it, the more the Lord taught me. And this is what I want to share with you now. </w:t>
      </w:r>
    </w:p>
    <w:p w14:paraId="23B833C7" w14:textId="77777777" w:rsidR="00A73FDB" w:rsidRDefault="00A73FDB" w:rsidP="00285A8A">
      <w:pPr>
        <w:spacing w:after="0"/>
        <w:ind w:firstLine="720"/>
        <w:jc w:val="both"/>
        <w:rPr>
          <w:rStyle w:val="apple-converted-space"/>
          <w:rFonts w:asciiTheme="minorHAnsi" w:hAnsiTheme="minorHAnsi" w:cstheme="minorHAnsi"/>
          <w:sz w:val="24"/>
          <w:szCs w:val="24"/>
        </w:rPr>
      </w:pPr>
    </w:p>
    <w:p w14:paraId="6CA72891" w14:textId="77777777" w:rsidR="00A73FDB" w:rsidRDefault="00A73FDB" w:rsidP="00285A8A">
      <w:pPr>
        <w:spacing w:after="0"/>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Before we dive into this letter, let’s get some context. In Acts chapters 17-18 we learn that Paul spent roughly 18 months in Corinth where he evangelized, made disciples and planted churches – i.e. family homes (1 Cor. 1:11). When Paul left, Apollos, a disciple of Priscilla and Aquilla, came to Corinth and did the same as Paul. Five years passed and Paul was in Ephesus when the church at Corinth sent a delegation of men to settle some issues that had arisen in this yet immature group of believers (1 Corinthians 1:11-17, 3:1-9-17, 16:15-18). The chief issue we are going to look at is the licentious and pagan sexual practices that were not only tolerated but embraced in the church at Corinth. </w:t>
      </w:r>
    </w:p>
    <w:p w14:paraId="63CC2342" w14:textId="77777777" w:rsidR="00A73FDB" w:rsidRDefault="00A73FDB" w:rsidP="00285A8A">
      <w:pPr>
        <w:spacing w:after="0"/>
        <w:ind w:firstLine="720"/>
        <w:jc w:val="both"/>
        <w:rPr>
          <w:rStyle w:val="apple-converted-space"/>
          <w:rFonts w:asciiTheme="minorHAnsi" w:hAnsiTheme="minorHAnsi" w:cstheme="minorHAnsi"/>
          <w:sz w:val="24"/>
          <w:szCs w:val="24"/>
        </w:rPr>
      </w:pPr>
    </w:p>
    <w:p w14:paraId="29717A10" w14:textId="77777777" w:rsidR="00A73FDB" w:rsidRDefault="00A73FDB" w:rsidP="00285A8A">
      <w:pPr>
        <w:spacing w:after="0"/>
        <w:jc w:val="both"/>
        <w:rPr>
          <w:rStyle w:val="apple-converted-space"/>
          <w:rFonts w:asciiTheme="minorHAnsi" w:hAnsiTheme="minorHAnsi" w:cstheme="minorHAnsi"/>
          <w:b/>
          <w:sz w:val="24"/>
          <w:szCs w:val="24"/>
        </w:rPr>
      </w:pPr>
      <w:r>
        <w:rPr>
          <w:rStyle w:val="apple-converted-space"/>
          <w:rFonts w:asciiTheme="minorHAnsi" w:hAnsiTheme="minorHAnsi" w:cstheme="minorHAnsi"/>
          <w:sz w:val="24"/>
          <w:szCs w:val="24"/>
        </w:rPr>
        <w:t xml:space="preserve">Let’s read </w:t>
      </w:r>
      <w:r>
        <w:rPr>
          <w:rStyle w:val="apple-converted-space"/>
          <w:rFonts w:asciiTheme="minorHAnsi" w:hAnsiTheme="minorHAnsi" w:cstheme="minorHAnsi"/>
          <w:b/>
          <w:sz w:val="24"/>
          <w:szCs w:val="24"/>
        </w:rPr>
        <w:t>1 Corinthians 5:1-13; 6:9-20, 7:1-16</w:t>
      </w:r>
      <w:r>
        <w:rPr>
          <w:rStyle w:val="apple-converted-space"/>
          <w:rFonts w:asciiTheme="minorHAnsi" w:hAnsiTheme="minorHAnsi" w:cstheme="minorHAnsi"/>
          <w:sz w:val="24"/>
          <w:szCs w:val="24"/>
        </w:rPr>
        <w:t>.</w:t>
      </w:r>
    </w:p>
    <w:p w14:paraId="01647E8D" w14:textId="77777777" w:rsidR="00A73FDB" w:rsidRDefault="00A73FDB" w:rsidP="00285A8A">
      <w:pPr>
        <w:spacing w:after="0"/>
        <w:jc w:val="both"/>
        <w:rPr>
          <w:rStyle w:val="apple-converted-space"/>
          <w:rFonts w:asciiTheme="minorHAnsi" w:hAnsiTheme="minorHAnsi" w:cstheme="minorHAnsi"/>
          <w:sz w:val="24"/>
          <w:szCs w:val="24"/>
        </w:rPr>
      </w:pPr>
    </w:p>
    <w:p w14:paraId="07578652" w14:textId="77777777" w:rsidR="00A73FDB" w:rsidRPr="00285A8A" w:rsidRDefault="00A73FDB" w:rsidP="00285A8A">
      <w:pPr>
        <w:jc w:val="both"/>
        <w:rPr>
          <w:rFonts w:cs="Calibri"/>
          <w:b/>
          <w:sz w:val="28"/>
          <w:szCs w:val="28"/>
        </w:rPr>
      </w:pPr>
      <w:r w:rsidRPr="00285A8A">
        <w:rPr>
          <w:b/>
          <w:sz w:val="28"/>
          <w:szCs w:val="28"/>
        </w:rPr>
        <w:t xml:space="preserve">He Made them Male and Female </w:t>
      </w:r>
    </w:p>
    <w:p w14:paraId="43C8B9E1" w14:textId="77777777" w:rsidR="00A73FDB" w:rsidRDefault="00A73FDB" w:rsidP="00285A8A">
      <w:pPr>
        <w:spacing w:after="0"/>
        <w:jc w:val="both"/>
        <w:rPr>
          <w:rFonts w:asciiTheme="minorHAnsi" w:hAnsiTheme="minorHAnsi" w:cstheme="minorHAnsi"/>
          <w:b/>
          <w:sz w:val="24"/>
          <w:szCs w:val="24"/>
        </w:rPr>
      </w:pPr>
      <w:r>
        <w:rPr>
          <w:rFonts w:asciiTheme="minorHAnsi" w:hAnsiTheme="minorHAnsi" w:cstheme="minorHAnsi"/>
          <w:b/>
          <w:sz w:val="24"/>
          <w:szCs w:val="24"/>
        </w:rPr>
        <w:t xml:space="preserve">Genesis 1:27-28 </w:t>
      </w:r>
    </w:p>
    <w:p w14:paraId="068FB3A9" w14:textId="77777777" w:rsidR="00A73FDB" w:rsidRDefault="00A73FDB" w:rsidP="00285A8A">
      <w:pPr>
        <w:pStyle w:val="poetry"/>
        <w:shd w:val="clear" w:color="auto" w:fill="FFFFFF"/>
        <w:spacing w:before="0" w:beforeAutospacing="0" w:after="0" w:afterAutospacing="0" w:line="384" w:lineRule="atLeast"/>
        <w:jc w:val="both"/>
        <w:textAlignment w:val="baseline"/>
        <w:rPr>
          <w:rFonts w:asciiTheme="minorHAnsi" w:hAnsiTheme="minorHAnsi" w:cstheme="minorHAnsi"/>
          <w:b/>
          <w:i/>
          <w:color w:val="222222"/>
        </w:rPr>
      </w:pPr>
      <w:r>
        <w:rPr>
          <w:rStyle w:val="netverse"/>
          <w:rFonts w:asciiTheme="minorHAnsi" w:hAnsiTheme="minorHAnsi" w:cstheme="minorHAnsi"/>
          <w:b/>
          <w:i/>
          <w:color w:val="222222"/>
          <w:bdr w:val="none" w:sz="0" w:space="0" w:color="auto" w:frame="1"/>
        </w:rPr>
        <w:t>God created humankind in his own image, in the image of God he created them,</w:t>
      </w:r>
    </w:p>
    <w:p w14:paraId="51EC1E21" w14:textId="77777777" w:rsidR="00A73FDB" w:rsidRDefault="00A73FDB" w:rsidP="00285A8A">
      <w:pPr>
        <w:pStyle w:val="poetry"/>
        <w:shd w:val="clear" w:color="auto" w:fill="FFFFFF"/>
        <w:spacing w:before="0" w:beforeAutospacing="0" w:after="0" w:afterAutospacing="0" w:line="384" w:lineRule="atLeast"/>
        <w:jc w:val="both"/>
        <w:textAlignment w:val="baseline"/>
        <w:rPr>
          <w:rFonts w:asciiTheme="minorHAnsi" w:hAnsiTheme="minorHAnsi" w:cstheme="minorHAnsi"/>
          <w:b/>
          <w:i/>
          <w:color w:val="222222"/>
        </w:rPr>
      </w:pPr>
      <w:r>
        <w:rPr>
          <w:rStyle w:val="netverse"/>
          <w:rFonts w:asciiTheme="minorHAnsi" w:hAnsiTheme="minorHAnsi" w:cstheme="minorHAnsi"/>
          <w:b/>
          <w:i/>
          <w:color w:val="222222"/>
          <w:bdr w:val="none" w:sz="0" w:space="0" w:color="auto" w:frame="1"/>
        </w:rPr>
        <w:t>male and female he created them.  God blessed them and said to them, “Be fruitful and multiply! Fill the earth and subdue it! Rule over the fish of the sea and the birds of the air and every creature that moves on the ground.”</w:t>
      </w:r>
    </w:p>
    <w:p w14:paraId="6A4CB99E" w14:textId="77777777" w:rsidR="00A73FDB" w:rsidRDefault="00A73FDB" w:rsidP="00285A8A">
      <w:pPr>
        <w:jc w:val="both"/>
        <w:rPr>
          <w:rFonts w:cs="Calibri"/>
          <w:b/>
          <w:color w:val="000000"/>
          <w:szCs w:val="28"/>
        </w:rPr>
      </w:pPr>
    </w:p>
    <w:p w14:paraId="1C79D63D" w14:textId="77777777" w:rsidR="00A73FDB" w:rsidRDefault="00A73FDB" w:rsidP="00285A8A">
      <w:pPr>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Hardly a week goes by that we don’t hear another story from a broken-hearted mother whose children or grandchildren have abandoned their Christian upbringing in favor of a sexual lifestyle totally opposed to God’s design. The devil, through media and government legislations, is overtly pushing a demonic agenda that our children are buying into, hook, line and sinker. Like the early church in Corinth, we are embracing and slowly molding ourselves into the image of this corrupt world. We are living in a time of wholesale sexual identity crisis that rivals Sodom and Gomorrah. How are we to respond to this? It depends on if you are dealing with a person in or out of the church. Read </w:t>
      </w:r>
      <w:r>
        <w:rPr>
          <w:rStyle w:val="apple-converted-space"/>
          <w:rFonts w:asciiTheme="minorHAnsi" w:hAnsiTheme="minorHAnsi" w:cstheme="minorHAnsi"/>
          <w:b/>
          <w:sz w:val="24"/>
          <w:szCs w:val="24"/>
        </w:rPr>
        <w:t>1 Corinthians 5:9-13</w:t>
      </w:r>
      <w:r>
        <w:rPr>
          <w:rStyle w:val="apple-converted-space"/>
          <w:rFonts w:asciiTheme="minorHAnsi" w:hAnsiTheme="minorHAnsi" w:cstheme="minorHAnsi"/>
          <w:sz w:val="24"/>
          <w:szCs w:val="24"/>
        </w:rPr>
        <w:t xml:space="preserve">. </w:t>
      </w:r>
    </w:p>
    <w:p w14:paraId="3AA59838" w14:textId="77777777" w:rsidR="00E81763" w:rsidRDefault="00E81763" w:rsidP="00285A8A">
      <w:pPr>
        <w:ind w:firstLine="351"/>
        <w:jc w:val="both"/>
        <w:rPr>
          <w:rStyle w:val="apple-converted-space"/>
          <w:rFonts w:asciiTheme="minorHAnsi" w:hAnsiTheme="minorHAnsi" w:cstheme="minorHAnsi"/>
          <w:sz w:val="24"/>
          <w:szCs w:val="24"/>
        </w:rPr>
      </w:pPr>
    </w:p>
    <w:p w14:paraId="2D56E9D4" w14:textId="17D3FD35" w:rsidR="00A73FDB" w:rsidRDefault="00A73FDB" w:rsidP="00285A8A">
      <w:pPr>
        <w:ind w:firstLine="351"/>
        <w:jc w:val="both"/>
        <w:rPr>
          <w:rStyle w:val="apple-converted-space"/>
          <w:rFonts w:asciiTheme="minorHAnsi" w:hAnsiTheme="minorHAnsi" w:cstheme="minorHAnsi"/>
          <w:b/>
          <w:sz w:val="24"/>
          <w:szCs w:val="24"/>
        </w:rPr>
      </w:pPr>
      <w:r>
        <w:rPr>
          <w:rStyle w:val="apple-converted-space"/>
          <w:rFonts w:asciiTheme="minorHAnsi" w:hAnsiTheme="minorHAnsi" w:cstheme="minorHAnsi"/>
          <w:sz w:val="24"/>
          <w:szCs w:val="24"/>
        </w:rPr>
        <w:t xml:space="preserve">     </w:t>
      </w:r>
      <w:bookmarkStart w:id="713" w:name="_Hlk102118"/>
      <w:r>
        <w:rPr>
          <w:rStyle w:val="apple-converted-space"/>
          <w:rFonts w:asciiTheme="minorHAnsi" w:hAnsiTheme="minorHAnsi" w:cstheme="minorHAnsi"/>
          <w:sz w:val="24"/>
          <w:szCs w:val="24"/>
        </w:rPr>
        <w:t xml:space="preserve">It all stems from a lack of knowledge about who God our creator is, who we are without Him, where we are and how we got there, and lastly, God’s remedy in Christ (Genesis chapters 1-4; John 1:1-18; 1 Corinthians 1:18-24; 1 John 4:1-19). In short, we have either missed the gospel all together, or, diluted it to a man made, man centered gospel that is good for nothing. To put it in Biblical terms, without knowledge of God and His truth, there is no vision. Without vision, people throw off all restraints. (Proverbs 5:19-23, 29:18; Hosea 4:6). Case in point, let’s see what happens when people are unrestrained and in the dark about God. Even righteous people can become defiled by the world influence. Read </w:t>
      </w:r>
      <w:r>
        <w:rPr>
          <w:rStyle w:val="apple-converted-space"/>
          <w:rFonts w:asciiTheme="minorHAnsi" w:hAnsiTheme="minorHAnsi" w:cstheme="minorHAnsi"/>
          <w:b/>
          <w:sz w:val="24"/>
          <w:szCs w:val="24"/>
        </w:rPr>
        <w:t>Genesis 13:10-13, 19:1, 20-38; Romans 1:18-32; 2 Peter 2:1-9.</w:t>
      </w:r>
    </w:p>
    <w:p w14:paraId="7A554726" w14:textId="77777777" w:rsidR="00A73FDB" w:rsidRDefault="00A73FDB" w:rsidP="00285A8A">
      <w:pPr>
        <w:jc w:val="both"/>
        <w:rPr>
          <w:rStyle w:val="apple-converted-space"/>
          <w:rFonts w:asciiTheme="minorHAnsi" w:hAnsiTheme="minorHAnsi" w:cstheme="minorHAnsi"/>
          <w:b/>
          <w:sz w:val="24"/>
          <w:szCs w:val="24"/>
        </w:rPr>
      </w:pPr>
    </w:p>
    <w:p w14:paraId="3497748B" w14:textId="77777777" w:rsidR="00A73FDB" w:rsidRDefault="00A73FDB" w:rsidP="00285A8A">
      <w:pPr>
        <w:jc w:val="both"/>
        <w:rPr>
          <w:rFonts w:cs="Calibri"/>
        </w:rPr>
      </w:pPr>
      <w:r>
        <w:rPr>
          <w:b/>
          <w:sz w:val="24"/>
          <w:szCs w:val="24"/>
        </w:rPr>
        <w:t>Digging Deeper:</w:t>
      </w:r>
      <w:r>
        <w:rPr>
          <w:sz w:val="24"/>
          <w:szCs w:val="24"/>
        </w:rPr>
        <w:t xml:space="preserve"> Lev. 18:22; Judges 19:22-24; Luke 17:29; Jude 7; Titus 1:10-16, 2:11-14; Revelation 2:18-23, 9:2, 18:9</w:t>
      </w:r>
    </w:p>
    <w:p w14:paraId="315EB62A" w14:textId="77777777" w:rsidR="00A73FDB" w:rsidRDefault="00A73FDB" w:rsidP="00285A8A">
      <w:pPr>
        <w:jc w:val="both"/>
        <w:rPr>
          <w:sz w:val="24"/>
          <w:szCs w:val="24"/>
        </w:rPr>
      </w:pPr>
    </w:p>
    <w:p w14:paraId="197F2F8B" w14:textId="77777777" w:rsidR="00A73FDB" w:rsidRDefault="00A73FDB" w:rsidP="00285A8A">
      <w:pPr>
        <w:ind w:firstLine="720"/>
        <w:jc w:val="both"/>
        <w:rPr>
          <w:rStyle w:val="apple-converted-space"/>
          <w:rFonts w:asciiTheme="minorHAnsi" w:hAnsiTheme="minorHAnsi" w:cstheme="minorHAnsi"/>
        </w:rPr>
      </w:pPr>
      <w:r>
        <w:rPr>
          <w:rStyle w:val="apple-converted-space"/>
          <w:rFonts w:asciiTheme="minorHAnsi" w:hAnsiTheme="minorHAnsi" w:cstheme="minorHAnsi"/>
          <w:sz w:val="24"/>
          <w:szCs w:val="24"/>
        </w:rPr>
        <w:t xml:space="preserve">Using broad strokes, we have merely broached a deep, yet pertinent subject. One that could demand an enormous amount of pen and ink. Therefore, I will defer to those who are more qualified to speak with expertise on these matters. Rosaria Butterfield is one of these people. A pastor’s wife and mother, a writer, speaker, former professor of English at Syracuse University, she is also a </w:t>
      </w:r>
      <w:r>
        <w:rPr>
          <w:rStyle w:val="apple-converted-space"/>
          <w:rFonts w:asciiTheme="minorHAnsi" w:hAnsiTheme="minorHAnsi" w:cstheme="minorHAnsi"/>
          <w:i/>
          <w:sz w:val="24"/>
          <w:szCs w:val="24"/>
        </w:rPr>
        <w:t>former</w:t>
      </w:r>
      <w:r>
        <w:rPr>
          <w:rStyle w:val="apple-converted-space"/>
          <w:rFonts w:asciiTheme="minorHAnsi" w:hAnsiTheme="minorHAnsi" w:cstheme="minorHAnsi"/>
          <w:sz w:val="24"/>
          <w:szCs w:val="24"/>
        </w:rPr>
        <w:t xml:space="preserve"> atheist and lesbian. In her first book, The Secret Thoughts of an Unlikely Convert, she details her radical conversion to Christ. Her second book, Openness Unhindered: Further Thoughts of an Unlikely Convert on Sexual Identity and Union with Christ, is a must read for anyone dealing with this subject. Additionally, you can find numerous YouTube videos where you can hear her beautiful redemptive story. The Lord has given this sister to equip the church for such a time as this.</w:t>
      </w:r>
    </w:p>
    <w:bookmarkEnd w:id="713"/>
    <w:p w14:paraId="3F4FA982" w14:textId="77777777" w:rsidR="00A73FDB" w:rsidRDefault="00A73FDB" w:rsidP="00285A8A">
      <w:pPr>
        <w:ind w:firstLine="720"/>
        <w:jc w:val="both"/>
        <w:rPr>
          <w:rStyle w:val="apple-converted-space"/>
          <w:rFonts w:asciiTheme="minorHAnsi" w:hAnsiTheme="minorHAnsi" w:cstheme="minorHAnsi"/>
          <w:sz w:val="24"/>
          <w:szCs w:val="24"/>
        </w:rPr>
      </w:pPr>
    </w:p>
    <w:p w14:paraId="6E26BB0A" w14:textId="77777777" w:rsidR="00A73FDB" w:rsidRDefault="00A73FDB" w:rsidP="00285A8A">
      <w:pPr>
        <w:ind w:firstLine="720"/>
        <w:jc w:val="both"/>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 If we are to find the heart of God in this matter and desire to reach those struggling with sexual identity, we would do well to do some research and listen to those who know experientially, from which they speak.  </w:t>
      </w:r>
    </w:p>
    <w:p w14:paraId="5EE24E2A" w14:textId="77777777" w:rsidR="00A73FDB" w:rsidRDefault="00A73FDB" w:rsidP="00A73FDB">
      <w:pPr>
        <w:jc w:val="center"/>
        <w:rPr>
          <w:rStyle w:val="apple-converted-space"/>
          <w:rFonts w:asciiTheme="minorHAnsi" w:hAnsiTheme="minorHAnsi" w:cstheme="minorHAnsi"/>
          <w:b/>
          <w:sz w:val="24"/>
          <w:szCs w:val="24"/>
        </w:rPr>
      </w:pPr>
      <w:r>
        <w:rPr>
          <w:rStyle w:val="apple-converted-space"/>
          <w:rFonts w:asciiTheme="minorHAnsi" w:hAnsiTheme="minorHAnsi" w:cstheme="minorHAnsi"/>
          <w:b/>
          <w:sz w:val="24"/>
          <w:szCs w:val="24"/>
        </w:rPr>
        <w:t>Titus 3:3-6</w:t>
      </w:r>
    </w:p>
    <w:p w14:paraId="2ADD91E0" w14:textId="77777777" w:rsidR="00A73FDB" w:rsidRDefault="00A73FDB" w:rsidP="00A73FDB">
      <w:pPr>
        <w:ind w:left="9"/>
        <w:jc w:val="center"/>
        <w:rPr>
          <w:rStyle w:val="netverse"/>
          <w:i/>
          <w:color w:val="222222"/>
          <w:bdr w:val="none" w:sz="0" w:space="0" w:color="auto" w:frame="1"/>
          <w:shd w:val="clear" w:color="auto" w:fill="FFFFFF"/>
        </w:rPr>
      </w:pPr>
      <w:r>
        <w:rPr>
          <w:rStyle w:val="netverse"/>
          <w:rFonts w:asciiTheme="minorHAnsi" w:hAnsiTheme="minorHAnsi" w:cstheme="minorHAnsi"/>
          <w:b/>
          <w:i/>
          <w:color w:val="222222"/>
          <w:sz w:val="24"/>
          <w:szCs w:val="24"/>
          <w:bdr w:val="none" w:sz="0" w:space="0" w:color="auto" w:frame="1"/>
          <w:shd w:val="clear" w:color="auto" w:fill="FFFFFF"/>
        </w:rPr>
        <w:t>For we too were once foolish, disobedient, misled, enslaved to various passions</w:t>
      </w:r>
    </w:p>
    <w:p w14:paraId="11321871" w14:textId="77777777" w:rsidR="00A73FDB" w:rsidRDefault="00A73FDB" w:rsidP="00A73FDB">
      <w:pPr>
        <w:jc w:val="center"/>
        <w:rPr>
          <w:rStyle w:val="netverse"/>
          <w:rFonts w:asciiTheme="minorHAnsi" w:hAnsiTheme="minorHAnsi" w:cstheme="minorHAnsi"/>
          <w:b/>
          <w:i/>
          <w:color w:val="222222"/>
          <w:sz w:val="24"/>
          <w:szCs w:val="24"/>
          <w:bdr w:val="none" w:sz="0" w:space="0" w:color="auto" w:frame="1"/>
          <w:shd w:val="clear" w:color="auto" w:fill="FFFFFF"/>
        </w:rPr>
      </w:pPr>
      <w:r>
        <w:rPr>
          <w:rStyle w:val="netverse"/>
          <w:rFonts w:asciiTheme="minorHAnsi" w:hAnsiTheme="minorHAnsi" w:cstheme="minorHAnsi"/>
          <w:b/>
          <w:i/>
          <w:color w:val="222222"/>
          <w:sz w:val="24"/>
          <w:szCs w:val="24"/>
          <w:bdr w:val="none" w:sz="0" w:space="0" w:color="auto" w:frame="1"/>
          <w:shd w:val="clear" w:color="auto" w:fill="FFFFFF"/>
        </w:rPr>
        <w:t>and desires, spending our lives in evil and envy, hateful and hating one another. </w:t>
      </w:r>
      <w:r>
        <w:rPr>
          <w:rStyle w:val="versenumber"/>
          <w:rFonts w:asciiTheme="minorHAnsi" w:hAnsiTheme="minorHAnsi" w:cstheme="minorHAnsi"/>
          <w:b/>
          <w:bCs/>
          <w:i/>
          <w:color w:val="222222"/>
          <w:sz w:val="24"/>
          <w:szCs w:val="24"/>
          <w:bdr w:val="none" w:sz="0" w:space="0" w:color="auto" w:frame="1"/>
          <w:shd w:val="clear" w:color="auto" w:fill="FFFFFF"/>
        </w:rPr>
        <w:t>4</w:t>
      </w:r>
      <w:r>
        <w:rPr>
          <w:rFonts w:asciiTheme="minorHAnsi" w:hAnsiTheme="minorHAnsi" w:cstheme="minorHAnsi"/>
          <w:b/>
          <w:i/>
          <w:color w:val="222222"/>
          <w:sz w:val="24"/>
          <w:szCs w:val="24"/>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But “when the kindness of God our Savior and his love for mankind appeared, </w:t>
      </w:r>
      <w:r>
        <w:rPr>
          <w:rStyle w:val="versenumber"/>
          <w:rFonts w:asciiTheme="minorHAnsi" w:hAnsiTheme="minorHAnsi" w:cstheme="minorHAnsi"/>
          <w:b/>
          <w:bCs/>
          <w:i/>
          <w:color w:val="222222"/>
          <w:sz w:val="24"/>
          <w:szCs w:val="24"/>
          <w:bdr w:val="none" w:sz="0" w:space="0" w:color="auto" w:frame="1"/>
          <w:shd w:val="clear" w:color="auto" w:fill="FFFFFF"/>
        </w:rPr>
        <w:t>5</w:t>
      </w:r>
      <w:r>
        <w:rPr>
          <w:rFonts w:asciiTheme="minorHAnsi" w:hAnsiTheme="minorHAnsi" w:cstheme="minorHAnsi"/>
          <w:b/>
          <w:i/>
          <w:color w:val="222222"/>
          <w:sz w:val="24"/>
          <w:szCs w:val="24"/>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he saved us not by works of righteousness that we have done but on the basis of his mercy, through the washing of the new birth and the renewing of the Holy Spirit, </w:t>
      </w:r>
      <w:r>
        <w:rPr>
          <w:rStyle w:val="versenumber"/>
          <w:rFonts w:asciiTheme="minorHAnsi" w:hAnsiTheme="minorHAnsi" w:cstheme="minorHAnsi"/>
          <w:b/>
          <w:bCs/>
          <w:i/>
          <w:color w:val="222222"/>
          <w:sz w:val="24"/>
          <w:szCs w:val="24"/>
          <w:bdr w:val="none" w:sz="0" w:space="0" w:color="auto" w:frame="1"/>
          <w:shd w:val="clear" w:color="auto" w:fill="FFFFFF"/>
        </w:rPr>
        <w:t>6</w:t>
      </w:r>
      <w:r>
        <w:rPr>
          <w:rFonts w:asciiTheme="minorHAnsi" w:hAnsiTheme="minorHAnsi" w:cstheme="minorHAnsi"/>
          <w:b/>
          <w:i/>
          <w:color w:val="222222"/>
          <w:sz w:val="24"/>
          <w:szCs w:val="24"/>
          <w:shd w:val="clear" w:color="auto" w:fill="FFFFFF"/>
        </w:rPr>
        <w:t> </w:t>
      </w:r>
      <w:r>
        <w:rPr>
          <w:rStyle w:val="netverse"/>
          <w:rFonts w:asciiTheme="minorHAnsi" w:hAnsiTheme="minorHAnsi" w:cstheme="minorHAnsi"/>
          <w:b/>
          <w:i/>
          <w:color w:val="222222"/>
          <w:sz w:val="24"/>
          <w:szCs w:val="24"/>
          <w:bdr w:val="none" w:sz="0" w:space="0" w:color="auto" w:frame="1"/>
          <w:shd w:val="clear" w:color="auto" w:fill="FFFFFF"/>
        </w:rPr>
        <w:t>whom he poured out on us in full measure through Jesus Christ our Savior.</w:t>
      </w:r>
    </w:p>
    <w:p w14:paraId="49E06744" w14:textId="77777777" w:rsidR="00A73FDB" w:rsidRDefault="00A73FDB" w:rsidP="00A73FDB">
      <w:pPr>
        <w:jc w:val="center"/>
        <w:rPr>
          <w:rStyle w:val="apple-converted-space"/>
          <w:color w:val="000000"/>
          <w:sz w:val="28"/>
        </w:rPr>
      </w:pPr>
    </w:p>
    <w:p w14:paraId="40E668BB" w14:textId="77777777" w:rsidR="00A73FDB" w:rsidRDefault="00A73FDB" w:rsidP="00A73FDB">
      <w:pPr>
        <w:ind w:firstLine="720"/>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 xml:space="preserve">In light of all the Lord has done to forgive us and free us from our sins, how are we to apply this truth?  We will conclude with some admonitions from God’s Word. Let’s read </w:t>
      </w:r>
      <w:r>
        <w:rPr>
          <w:rStyle w:val="apple-converted-space"/>
          <w:rFonts w:asciiTheme="minorHAnsi" w:hAnsiTheme="minorHAnsi" w:cstheme="minorHAnsi"/>
          <w:b/>
          <w:sz w:val="24"/>
          <w:szCs w:val="24"/>
        </w:rPr>
        <w:t>Romans 6:12-22, 12:1-2; 1 Peter 1:13-19 and 1 Peter 2:9-11.</w:t>
      </w:r>
      <w:r>
        <w:rPr>
          <w:rStyle w:val="apple-converted-space"/>
          <w:rFonts w:asciiTheme="minorHAnsi" w:hAnsiTheme="minorHAnsi" w:cstheme="minorHAnsi"/>
          <w:sz w:val="24"/>
          <w:szCs w:val="24"/>
        </w:rPr>
        <w:t xml:space="preserve"> </w:t>
      </w:r>
    </w:p>
    <w:p w14:paraId="624C9D48" w14:textId="77777777" w:rsidR="00A73FDB" w:rsidRDefault="00A73FDB" w:rsidP="00A73FDB">
      <w:pPr>
        <w:ind w:firstLine="720"/>
        <w:rPr>
          <w:rStyle w:val="apple-converted-space"/>
          <w:rFonts w:asciiTheme="minorHAnsi" w:hAnsiTheme="minorHAnsi" w:cstheme="minorHAnsi"/>
          <w:sz w:val="24"/>
          <w:szCs w:val="24"/>
        </w:rPr>
      </w:pPr>
    </w:p>
    <w:p w14:paraId="303ABAB5" w14:textId="77777777" w:rsidR="00A73FDB" w:rsidRPr="00285A8A" w:rsidRDefault="00A73FDB" w:rsidP="00A73FDB">
      <w:pPr>
        <w:jc w:val="center"/>
        <w:rPr>
          <w:rStyle w:val="apple-converted-space"/>
          <w:rFonts w:asciiTheme="minorHAnsi" w:hAnsiTheme="minorHAnsi" w:cstheme="minorHAnsi"/>
          <w:b/>
          <w:sz w:val="28"/>
          <w:szCs w:val="28"/>
        </w:rPr>
      </w:pPr>
      <w:r w:rsidRPr="00285A8A">
        <w:rPr>
          <w:rStyle w:val="apple-converted-space"/>
          <w:rFonts w:asciiTheme="minorHAnsi" w:hAnsiTheme="minorHAnsi" w:cstheme="minorHAnsi"/>
          <w:b/>
          <w:sz w:val="28"/>
          <w:szCs w:val="28"/>
        </w:rPr>
        <w:t>Memory Verse</w:t>
      </w:r>
    </w:p>
    <w:p w14:paraId="503E6452" w14:textId="77777777" w:rsidR="0065337D" w:rsidRDefault="0065337D" w:rsidP="0065337D">
      <w:pPr>
        <w:spacing w:after="5" w:line="252" w:lineRule="auto"/>
        <w:ind w:left="25" w:right="33" w:hanging="6"/>
        <w:jc w:val="center"/>
        <w:rPr>
          <w:b/>
          <w:sz w:val="24"/>
          <w:szCs w:val="24"/>
        </w:rPr>
      </w:pPr>
      <w:r w:rsidRPr="00DA5BB7">
        <w:rPr>
          <w:b/>
          <w:sz w:val="24"/>
          <w:szCs w:val="24"/>
        </w:rPr>
        <w:t xml:space="preserve">1 Corinthians 6:9-11  </w:t>
      </w:r>
    </w:p>
    <w:p w14:paraId="049B70BD" w14:textId="77777777" w:rsidR="0065337D" w:rsidRPr="00DA5BB7" w:rsidRDefault="0065337D" w:rsidP="0065337D">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43DD39C6" w14:textId="524330B1" w:rsidR="00A73FDB" w:rsidRDefault="00A73FDB" w:rsidP="00A73FDB">
      <w:pPr>
        <w:ind w:firstLine="720"/>
        <w:jc w:val="both"/>
        <w:rPr>
          <w:rFonts w:asciiTheme="minorHAnsi" w:hAnsiTheme="minorHAnsi" w:cstheme="minorHAnsi"/>
          <w:b/>
          <w:sz w:val="28"/>
          <w:szCs w:val="28"/>
        </w:rPr>
      </w:pPr>
    </w:p>
    <w:p w14:paraId="1AA6D97D" w14:textId="47D641AF" w:rsidR="00A73FDB" w:rsidRDefault="00A73FDB" w:rsidP="00A73FDB">
      <w:pPr>
        <w:ind w:left="-15" w:right="6" w:firstLine="721"/>
        <w:jc w:val="both"/>
        <w:rPr>
          <w:rFonts w:asciiTheme="minorHAnsi" w:hAnsiTheme="minorHAnsi" w:cstheme="minorHAnsi"/>
          <w:sz w:val="24"/>
          <w:szCs w:val="24"/>
        </w:rPr>
      </w:pPr>
      <w:r>
        <w:rPr>
          <w:rFonts w:asciiTheme="minorHAnsi" w:hAnsiTheme="minorHAnsi" w:cstheme="minorHAnsi"/>
          <w:sz w:val="24"/>
          <w:szCs w:val="24"/>
        </w:rPr>
        <w:t>However, in Christ, and with the help of the body of Christ, you can begin to rebuild, what the pro</w:t>
      </w:r>
      <w:r w:rsidR="00E81763">
        <w:rPr>
          <w:rFonts w:asciiTheme="minorHAnsi" w:hAnsiTheme="minorHAnsi" w:cstheme="minorHAnsi"/>
          <w:sz w:val="24"/>
          <w:szCs w:val="24"/>
        </w:rPr>
        <w:t>phet</w:t>
      </w:r>
      <w:r>
        <w:rPr>
          <w:rFonts w:asciiTheme="minorHAnsi" w:hAnsiTheme="minorHAnsi" w:cstheme="minorHAnsi"/>
          <w:sz w:val="24"/>
          <w:szCs w:val="24"/>
        </w:rPr>
        <w:t xml:space="preserve"> Isaiah called ancient ruins. </w:t>
      </w:r>
    </w:p>
    <w:p w14:paraId="3A68AFF7" w14:textId="775BF022" w:rsidR="00A73FDB" w:rsidRDefault="00156BA7" w:rsidP="00B04183">
      <w:pPr>
        <w:pStyle w:val="otpoetry"/>
        <w:spacing w:before="0" w:beforeAutospacing="0" w:after="0" w:afterAutospacing="0"/>
        <w:jc w:val="center"/>
        <w:rPr>
          <w:rFonts w:asciiTheme="minorHAnsi" w:hAnsiTheme="minorHAnsi" w:cstheme="minorHAnsi"/>
        </w:rPr>
      </w:pPr>
      <w:hyperlink r:id="rId14" w:history="1"/>
      <w:r w:rsidR="00A73FDB">
        <w:rPr>
          <w:rFonts w:asciiTheme="minorHAnsi" w:hAnsiTheme="minorHAnsi" w:cstheme="minorHAnsi"/>
        </w:rPr>
        <w:t xml:space="preserve">?    After reading Isaiah 61:1-7 and Luke 4:16-21, make a list of the things Jesus came to do. </w:t>
      </w:r>
    </w:p>
    <w:p w14:paraId="5D336ACC" w14:textId="77777777" w:rsidR="00A73FDB" w:rsidRDefault="00A73FDB" w:rsidP="00A73FDB">
      <w:pPr>
        <w:ind w:left="720" w:right="6"/>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w:t>
      </w:r>
    </w:p>
    <w:p w14:paraId="18950CAC" w14:textId="77777777" w:rsidR="00A73FDB" w:rsidRPr="009700FE" w:rsidRDefault="00A73FDB" w:rsidP="00A73FDB">
      <w:pPr>
        <w:pStyle w:val="ListParagraph"/>
        <w:numPr>
          <w:ilvl w:val="0"/>
          <w:numId w:val="53"/>
        </w:numPr>
        <w:ind w:right="6"/>
        <w:rPr>
          <w:rFonts w:asciiTheme="minorHAnsi" w:hAnsiTheme="minorHAnsi" w:cstheme="minorHAnsi"/>
          <w:sz w:val="24"/>
          <w:szCs w:val="24"/>
        </w:rPr>
      </w:pPr>
      <w:r w:rsidRPr="009700FE">
        <w:rPr>
          <w:rFonts w:asciiTheme="minorHAnsi" w:hAnsiTheme="minorHAnsi" w:cstheme="minorHAnsi"/>
          <w:sz w:val="24"/>
          <w:szCs w:val="24"/>
        </w:rPr>
        <w:t>What are walls for? _______________________________________________________________________</w:t>
      </w:r>
      <w:r w:rsidRPr="009700FE">
        <w:rPr>
          <w:rFonts w:asciiTheme="minorHAnsi" w:hAnsiTheme="minorHAnsi" w:cstheme="minorHAnsi"/>
          <w:sz w:val="24"/>
          <w:szCs w:val="24"/>
        </w:rPr>
        <w:br/>
        <w:t>From these passages, list the names assigned to the recipients of the good news. _____________________________________________________________________________________________________________________________________________________________________________________________________________________</w:t>
      </w:r>
    </w:p>
    <w:p w14:paraId="2913DFED" w14:textId="77777777" w:rsidR="00A73FDB" w:rsidRDefault="00A73FDB" w:rsidP="00A73FDB">
      <w:pPr>
        <w:pStyle w:val="ListParagraph"/>
        <w:numPr>
          <w:ilvl w:val="0"/>
          <w:numId w:val="48"/>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Pr>
          <w:rFonts w:asciiTheme="minorHAnsi" w:hAnsiTheme="minorHAnsi" w:cstheme="minorHAnsi"/>
          <w:sz w:val="24"/>
          <w:szCs w:val="24"/>
        </w:rPr>
        <w:t>_______________________________________________________________________</w:t>
      </w:r>
    </w:p>
    <w:p w14:paraId="3B204486" w14:textId="77777777" w:rsidR="00A73FDB" w:rsidRPr="00724C9B" w:rsidRDefault="00A73FDB" w:rsidP="00A73FDB">
      <w:pPr>
        <w:pStyle w:val="ListParagraph"/>
        <w:numPr>
          <w:ilvl w:val="0"/>
          <w:numId w:val="48"/>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opening your heart and sharing </w:t>
      </w:r>
      <w:r w:rsidRPr="00724C9B">
        <w:rPr>
          <w:rFonts w:asciiTheme="minorHAnsi" w:hAnsiTheme="minorHAnsi" w:cstheme="minorHAnsi"/>
          <w:sz w:val="24"/>
          <w:szCs w:val="24"/>
        </w:rPr>
        <w:t xml:space="preserve">your story </w:t>
      </w:r>
      <w:r>
        <w:rPr>
          <w:rFonts w:asciiTheme="minorHAnsi" w:hAnsiTheme="minorHAnsi" w:cstheme="minorHAnsi"/>
          <w:sz w:val="24"/>
          <w:szCs w:val="24"/>
        </w:rPr>
        <w:t xml:space="preserve">with others might bring cathartic relief and </w:t>
      </w:r>
      <w:r w:rsidRPr="00724C9B">
        <w:rPr>
          <w:rFonts w:asciiTheme="minorHAnsi" w:hAnsiTheme="minorHAnsi" w:cstheme="minorHAnsi"/>
          <w:sz w:val="24"/>
          <w:szCs w:val="24"/>
        </w:rPr>
        <w:t xml:space="preserve">help others find healing in Christ? </w:t>
      </w:r>
      <w:r>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5FF19A6D" w14:textId="77777777" w:rsidR="00A73FDB" w:rsidRPr="00643682" w:rsidRDefault="00A73FDB" w:rsidP="00A73FDB">
      <w:pPr>
        <w:spacing w:after="0"/>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52BE27F4" w14:textId="4733B8B2" w:rsidR="00A73FDB" w:rsidRDefault="00A73FDB" w:rsidP="00A73FDB">
      <w:pPr>
        <w:ind w:left="-15" w:right="6" w:firstLine="721"/>
        <w:jc w:val="both"/>
        <w:rPr>
          <w:rFonts w:asciiTheme="minorHAnsi" w:hAnsiTheme="minorHAnsi" w:cstheme="minorHAnsi"/>
          <w:sz w:val="24"/>
          <w:szCs w:val="24"/>
        </w:rPr>
      </w:pPr>
      <w:r>
        <w:rPr>
          <w:rFonts w:asciiTheme="minorHAnsi" w:hAnsiTheme="minorHAnsi" w:cstheme="minorHAnsi"/>
          <w:sz w:val="24"/>
          <w:szCs w:val="24"/>
        </w:rPr>
        <w:t xml:space="preserve">In their insightful book </w:t>
      </w:r>
      <w:r w:rsidRPr="007E48B0">
        <w:rPr>
          <w:rFonts w:asciiTheme="minorHAnsi" w:hAnsiTheme="minorHAnsi" w:cstheme="minorHAnsi"/>
          <w:i/>
          <w:sz w:val="24"/>
          <w:szCs w:val="24"/>
        </w:rPr>
        <w:t>Boundaries</w:t>
      </w:r>
      <w:r>
        <w:rPr>
          <w:rFonts w:asciiTheme="minorHAnsi" w:hAnsiTheme="minorHAnsi" w:cstheme="minorHAnsi"/>
          <w:sz w:val="24"/>
          <w:szCs w:val="24"/>
        </w:rPr>
        <w:t>, Dr. Henry Cloud and Dr. John Townsend, speak directly to the cause, and effects, and rebuilding of lives that have been torn asunder by sin. I found it extremely practical and eye-opening</w:t>
      </w:r>
      <w:r w:rsidR="00B04183">
        <w:rPr>
          <w:rFonts w:asciiTheme="minorHAnsi" w:hAnsiTheme="minorHAnsi" w:cstheme="minorHAnsi"/>
          <w:sz w:val="24"/>
          <w:szCs w:val="24"/>
        </w:rPr>
        <w:t>,</w:t>
      </w:r>
      <w:r>
        <w:rPr>
          <w:rFonts w:asciiTheme="minorHAnsi" w:hAnsiTheme="minorHAnsi" w:cstheme="minorHAnsi"/>
          <w:sz w:val="24"/>
          <w:szCs w:val="24"/>
        </w:rPr>
        <w:t xml:space="preserve"> and I highly recommend it.</w:t>
      </w:r>
      <w:r w:rsidR="00B04183">
        <w:rPr>
          <w:rFonts w:asciiTheme="minorHAnsi" w:hAnsiTheme="minorHAnsi" w:cstheme="minorHAnsi"/>
          <w:sz w:val="24"/>
          <w:szCs w:val="24"/>
        </w:rPr>
        <w:t xml:space="preserve"> </w:t>
      </w:r>
      <w:r w:rsidRPr="00643682">
        <w:rPr>
          <w:rFonts w:asciiTheme="minorHAnsi" w:hAnsiTheme="minorHAnsi" w:cstheme="minorHAnsi"/>
          <w:sz w:val="24"/>
          <w:szCs w:val="24"/>
        </w:rPr>
        <w:t>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w:t>
      </w:r>
      <w:r>
        <w:rPr>
          <w:rFonts w:asciiTheme="minorHAnsi" w:hAnsiTheme="minorHAnsi" w:cstheme="minorHAnsi"/>
          <w:sz w:val="24"/>
          <w:szCs w:val="24"/>
        </w:rPr>
        <w:t>,</w:t>
      </w:r>
      <w:r w:rsidRPr="00643682">
        <w:rPr>
          <w:rFonts w:asciiTheme="minorHAnsi" w:hAnsiTheme="minorHAnsi" w:cstheme="minorHAnsi"/>
          <w:sz w:val="24"/>
          <w:szCs w:val="24"/>
        </w:rPr>
        <w:t xml:space="preserve"> and the Great Physician still makes house calls</w:t>
      </w:r>
      <w:r>
        <w:rPr>
          <w:rFonts w:asciiTheme="minorHAnsi" w:hAnsiTheme="minorHAnsi" w:cstheme="minorHAnsi"/>
          <w:sz w:val="24"/>
          <w:szCs w:val="24"/>
        </w:rPr>
        <w:t>.</w:t>
      </w:r>
      <w:r w:rsidRPr="00643682">
        <w:rPr>
          <w:rFonts w:asciiTheme="minorHAnsi" w:hAnsiTheme="minorHAnsi" w:cstheme="minorHAnsi"/>
          <w:sz w:val="24"/>
          <w:szCs w:val="24"/>
        </w:rPr>
        <w:t xml:space="preserve"> </w:t>
      </w:r>
    </w:p>
    <w:p w14:paraId="3582A4A6" w14:textId="569C2E14" w:rsidR="00B04183" w:rsidRDefault="00B04183" w:rsidP="00B04183">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6ACFAE48" w14:textId="77777777" w:rsidR="00E81763" w:rsidRDefault="00E81763" w:rsidP="00E81763">
      <w:pPr>
        <w:spacing w:after="0" w:line="265" w:lineRule="auto"/>
        <w:ind w:left="24" w:hanging="10"/>
        <w:jc w:val="center"/>
        <w:rPr>
          <w:b/>
          <w:sz w:val="24"/>
          <w:szCs w:val="24"/>
        </w:rPr>
      </w:pPr>
      <w:r w:rsidRPr="00DA5BB7">
        <w:rPr>
          <w:b/>
          <w:sz w:val="24"/>
          <w:szCs w:val="24"/>
        </w:rPr>
        <w:t xml:space="preserve">Song of Songs 4:7 </w:t>
      </w:r>
    </w:p>
    <w:p w14:paraId="3C5DE037" w14:textId="77777777" w:rsidR="00E81763" w:rsidRDefault="00E81763" w:rsidP="00E81763">
      <w:pPr>
        <w:spacing w:after="0" w:line="265" w:lineRule="auto"/>
        <w:ind w:left="24" w:hanging="10"/>
        <w:jc w:val="center"/>
        <w:rPr>
          <w:b/>
          <w:i/>
          <w:sz w:val="24"/>
          <w:szCs w:val="24"/>
        </w:rPr>
      </w:pPr>
      <w:r w:rsidRPr="00DA5BB7">
        <w:rPr>
          <w:b/>
          <w:i/>
          <w:sz w:val="24"/>
          <w:szCs w:val="24"/>
        </w:rPr>
        <w:t>You are altogether beautiful, my darling! There is no blemish in you!</w:t>
      </w:r>
    </w:p>
    <w:p w14:paraId="40A09061" w14:textId="77777777" w:rsidR="00E81763" w:rsidRDefault="00E81763" w:rsidP="00B04183">
      <w:pPr>
        <w:ind w:left="-15" w:right="6" w:firstLine="721"/>
        <w:jc w:val="both"/>
        <w:rPr>
          <w:sz w:val="24"/>
          <w:szCs w:val="24"/>
        </w:rPr>
      </w:pPr>
    </w:p>
    <w:p w14:paraId="640FAC1B" w14:textId="77777777" w:rsidR="00A73FDB" w:rsidRDefault="00A73FDB" w:rsidP="00A73FDB">
      <w:pPr>
        <w:ind w:left="-15" w:right="6" w:firstLine="721"/>
        <w:jc w:val="both"/>
        <w:rPr>
          <w:rFonts w:asciiTheme="minorHAnsi" w:hAnsiTheme="minorHAnsi" w:cstheme="minorHAnsi"/>
          <w:sz w:val="24"/>
          <w:szCs w:val="24"/>
        </w:rPr>
      </w:pPr>
      <w:r>
        <w:rPr>
          <w:rFonts w:asciiTheme="minorHAnsi" w:hAnsiTheme="minorHAnsi" w:cstheme="minorHAnsi"/>
          <w:sz w:val="24"/>
          <w:szCs w:val="24"/>
        </w:rPr>
        <w:t xml:space="preserve">To sum up this lesson, from </w:t>
      </w:r>
      <w:r w:rsidRPr="00224865">
        <w:rPr>
          <w:rFonts w:asciiTheme="minorHAnsi" w:hAnsiTheme="minorHAnsi" w:cstheme="minorHAnsi"/>
          <w:sz w:val="24"/>
          <w:szCs w:val="24"/>
        </w:rPr>
        <w:t xml:space="preserve">kinds of people God chooses: </w:t>
      </w:r>
      <w:r w:rsidRPr="00224865">
        <w:rPr>
          <w:rFonts w:asciiTheme="minorHAnsi" w:eastAsia="Times New Roman" w:hAnsiTheme="minorHAnsi" w:cstheme="minorHAnsi"/>
          <w:bCs/>
          <w:sz w:val="24"/>
          <w:szCs w:val="24"/>
        </w:rPr>
        <w:t>Short pithy gems</w:t>
      </w:r>
      <w:r>
        <w:rPr>
          <w:rFonts w:asciiTheme="minorHAnsi" w:eastAsia="Times New Roman" w:hAnsiTheme="minorHAnsi" w:cstheme="minorHAnsi"/>
          <w:bCs/>
          <w:sz w:val="24"/>
          <w:szCs w:val="24"/>
        </w:rPr>
        <w:t>,</w:t>
      </w:r>
      <w:r w:rsidRPr="0093336B">
        <w:rPr>
          <w:rFonts w:ascii="Verdana" w:eastAsia="Times New Roman" w:hAnsi="Verdana" w:cs="Arial"/>
          <w:b/>
          <w:bCs/>
          <w:sz w:val="20"/>
          <w:szCs w:val="20"/>
        </w:rPr>
        <w:t xml:space="preserve"> </w:t>
      </w:r>
      <w:r>
        <w:rPr>
          <w:rFonts w:asciiTheme="minorHAnsi" w:hAnsiTheme="minorHAnsi" w:cstheme="minorHAnsi"/>
          <w:sz w:val="24"/>
          <w:szCs w:val="24"/>
        </w:rPr>
        <w:t xml:space="preserve">here is a fitting quote by J. R. Miller: </w:t>
      </w:r>
    </w:p>
    <w:p w14:paraId="484A7A4D" w14:textId="77777777" w:rsidR="00A73FDB" w:rsidRDefault="00A73FDB" w:rsidP="00A73FDB">
      <w:pPr>
        <w:ind w:left="720" w:right="720" w:firstLine="721"/>
        <w:jc w:val="both"/>
        <w:rPr>
          <w:rFonts w:asciiTheme="minorHAnsi" w:hAnsiTheme="minorHAnsi" w:cstheme="minorHAnsi"/>
          <w:sz w:val="24"/>
          <w:szCs w:val="24"/>
        </w:rPr>
      </w:pPr>
      <w:r>
        <w:rPr>
          <w:rFonts w:asciiTheme="minorHAnsi" w:hAnsiTheme="minorHAnsi" w:cstheme="minorHAnsi"/>
          <w:sz w:val="24"/>
          <w:szCs w:val="24"/>
        </w:rPr>
        <w:t xml:space="preserve">Christ is building His kingdom with earth’s broken things. Men want only the strong, the successful, the victorious, the unbroken – in building their kingdoms. But God is the God of the unsuccessful, of those who have failed. Heaven is filling with earth’s broken live, and there is no bruised reed that Christ cannot take and restore to glorious blessedness and beauty. He can take the life crushed by pain or sorrow—and make it into a harp whose music shall be all praise. He can lift earth’s saddest failure –up to Heaven’s glory! </w:t>
      </w:r>
    </w:p>
    <w:p w14:paraId="6C42A46D" w14:textId="77777777" w:rsidR="00A73FDB" w:rsidRPr="0065337D" w:rsidRDefault="00A73FDB" w:rsidP="00A73FDB">
      <w:pPr>
        <w:spacing w:after="0"/>
        <w:ind w:left="-15" w:right="6"/>
        <w:rPr>
          <w:sz w:val="24"/>
          <w:szCs w:val="24"/>
        </w:rPr>
      </w:pPr>
      <w:r w:rsidRPr="0065337D">
        <w:rPr>
          <w:b/>
          <w:sz w:val="24"/>
          <w:szCs w:val="24"/>
        </w:rPr>
        <w:t xml:space="preserve">DIGGING DEEPER: </w:t>
      </w:r>
      <w:r w:rsidRPr="0065337D">
        <w:rPr>
          <w:sz w:val="24"/>
          <w:szCs w:val="24"/>
        </w:rPr>
        <w:t xml:space="preserve">Psalms 72:1-12, 107:8-21; Jeremiah 8:20-22; Proverbs 4:20-23; Hebrews </w:t>
      </w:r>
    </w:p>
    <w:p w14:paraId="53AADC3D" w14:textId="77777777" w:rsidR="00A73FDB" w:rsidRPr="0065337D" w:rsidRDefault="00A73FDB" w:rsidP="00A73FDB">
      <w:pPr>
        <w:spacing w:after="0"/>
        <w:ind w:left="-15" w:right="6"/>
        <w:rPr>
          <w:sz w:val="24"/>
          <w:szCs w:val="24"/>
        </w:rPr>
      </w:pPr>
      <w:r w:rsidRPr="0065337D">
        <w:rPr>
          <w:sz w:val="24"/>
          <w:szCs w:val="24"/>
        </w:rPr>
        <w:t xml:space="preserve">4:12-13 </w:t>
      </w:r>
    </w:p>
    <w:p w14:paraId="5CCFE6B3" w14:textId="77777777" w:rsidR="00A73FDB" w:rsidRPr="006251A4" w:rsidRDefault="00A73FDB" w:rsidP="00A73FDB">
      <w:pPr>
        <w:spacing w:after="0"/>
        <w:ind w:left="-15" w:right="6"/>
        <w:rPr>
          <w:sz w:val="24"/>
          <w:szCs w:val="24"/>
        </w:rPr>
      </w:pPr>
    </w:p>
    <w:p w14:paraId="64456F51" w14:textId="77777777" w:rsidR="00A73FDB" w:rsidRPr="000E506F" w:rsidRDefault="00A73FDB" w:rsidP="00A73FD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6CC71C2" w14:textId="77777777" w:rsidR="00A73FDB" w:rsidRPr="006251A4" w:rsidRDefault="00A73FDB" w:rsidP="00A73FDB">
      <w:pPr>
        <w:numPr>
          <w:ilvl w:val="0"/>
          <w:numId w:val="42"/>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7C34F890" w14:textId="77777777" w:rsidR="00A73FDB" w:rsidRPr="006251A4" w:rsidRDefault="00A73FDB" w:rsidP="00A73FDB">
      <w:pPr>
        <w:numPr>
          <w:ilvl w:val="0"/>
          <w:numId w:val="42"/>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Pr>
          <w:sz w:val="24"/>
          <w:szCs w:val="24"/>
        </w:rPr>
        <w:t>s</w:t>
      </w:r>
      <w:r w:rsidRPr="006251A4">
        <w:rPr>
          <w:sz w:val="24"/>
          <w:szCs w:val="24"/>
        </w:rPr>
        <w:t xml:space="preserve"> 5:2; 1 Cor</w:t>
      </w:r>
      <w:r>
        <w:rPr>
          <w:sz w:val="24"/>
          <w:szCs w:val="24"/>
        </w:rPr>
        <w:t>inthians</w:t>
      </w:r>
      <w:r w:rsidRPr="006251A4">
        <w:rPr>
          <w:sz w:val="24"/>
          <w:szCs w:val="24"/>
        </w:rPr>
        <w:t xml:space="preserve"> 1:2, 6:11; 1 Timothy 4:5; 1 Thessalonian 5:3 </w:t>
      </w:r>
    </w:p>
    <w:p w14:paraId="1730AB65" w14:textId="77777777" w:rsidR="00A73FDB" w:rsidRPr="006251A4" w:rsidRDefault="00A73FDB" w:rsidP="00A73FDB">
      <w:pPr>
        <w:numPr>
          <w:ilvl w:val="0"/>
          <w:numId w:val="42"/>
        </w:numPr>
        <w:spacing w:after="51" w:line="271" w:lineRule="auto"/>
        <w:ind w:left="714" w:right="5" w:hanging="361"/>
        <w:jc w:val="both"/>
        <w:rPr>
          <w:sz w:val="24"/>
          <w:szCs w:val="24"/>
        </w:rPr>
      </w:pPr>
      <w:r w:rsidRPr="006251A4">
        <w:rPr>
          <w:b/>
          <w:sz w:val="24"/>
          <w:szCs w:val="24"/>
        </w:rPr>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161BED49" w14:textId="17B4AA06" w:rsidR="00A73FDB" w:rsidRPr="006251A4" w:rsidRDefault="00A73FDB" w:rsidP="00B04183">
      <w:pPr>
        <w:spacing w:after="4" w:line="271" w:lineRule="auto"/>
        <w:ind w:left="714" w:right="5"/>
        <w:jc w:val="both"/>
        <w:rPr>
          <w:sz w:val="24"/>
          <w:szCs w:val="24"/>
        </w:rPr>
      </w:pPr>
      <w:r w:rsidRPr="006251A4">
        <w:rPr>
          <w:sz w:val="24"/>
          <w:szCs w:val="24"/>
        </w:rPr>
        <w:t xml:space="preserve"> </w:t>
      </w:r>
    </w:p>
    <w:p w14:paraId="3A47FCA8" w14:textId="40D3E784" w:rsidR="00A73FDB" w:rsidRPr="002169B6" w:rsidRDefault="00A73FDB" w:rsidP="00A73FDB">
      <w:pPr>
        <w:ind w:left="-15" w:right="6"/>
        <w:rPr>
          <w:sz w:val="24"/>
          <w:szCs w:val="24"/>
        </w:rPr>
      </w:pPr>
      <w:r w:rsidRPr="00C330FA">
        <w:rPr>
          <w:b/>
          <w:sz w:val="24"/>
          <w:szCs w:val="24"/>
        </w:rPr>
        <w:t xml:space="preserve">DIGGING DEEPER: </w:t>
      </w:r>
      <w:r w:rsidRPr="00C330FA">
        <w:rPr>
          <w:sz w:val="24"/>
          <w:szCs w:val="24"/>
        </w:rPr>
        <w:t>1 Peter 1:14</w:t>
      </w:r>
      <w:r w:rsidRPr="002169B6">
        <w:rPr>
          <w:sz w:val="24"/>
          <w:szCs w:val="24"/>
        </w:rPr>
        <w:t xml:space="preserve">-17; 1 John 1:7; 2 Peter 3:14; 1 Corinthians </w:t>
      </w:r>
      <w:r w:rsidR="00B04183">
        <w:rPr>
          <w:sz w:val="24"/>
          <w:szCs w:val="24"/>
        </w:rPr>
        <w:t xml:space="preserve">1:8, </w:t>
      </w:r>
      <w:r w:rsidRPr="002169B6">
        <w:rPr>
          <w:sz w:val="24"/>
          <w:szCs w:val="24"/>
        </w:rPr>
        <w:t>3:17</w:t>
      </w:r>
      <w:r w:rsidR="00B04183">
        <w:rPr>
          <w:sz w:val="24"/>
          <w:szCs w:val="24"/>
        </w:rPr>
        <w:t>,</w:t>
      </w:r>
      <w:r w:rsidRPr="002169B6">
        <w:rPr>
          <w:sz w:val="24"/>
          <w:szCs w:val="24"/>
        </w:rPr>
        <w:t xml:space="preserve"> 6:9-20</w:t>
      </w:r>
      <w:r w:rsidR="00B04183">
        <w:rPr>
          <w:sz w:val="24"/>
          <w:szCs w:val="24"/>
        </w:rPr>
        <w:t>,</w:t>
      </w:r>
      <w:r w:rsidRPr="002169B6">
        <w:rPr>
          <w:sz w:val="24"/>
          <w:szCs w:val="24"/>
        </w:rPr>
        <w:t xml:space="preserve"> 7:12</w:t>
      </w:r>
      <w:r w:rsidR="00B04183">
        <w:rPr>
          <w:sz w:val="24"/>
          <w:szCs w:val="24"/>
        </w:rPr>
        <w:t>-</w:t>
      </w:r>
      <w:r w:rsidRPr="002169B6">
        <w:rPr>
          <w:sz w:val="24"/>
          <w:szCs w:val="24"/>
        </w:rPr>
        <w:t>15; Ephesians 5:25-27; Co</w:t>
      </w:r>
      <w:r w:rsidR="00B04183">
        <w:rPr>
          <w:sz w:val="24"/>
          <w:szCs w:val="24"/>
        </w:rPr>
        <w:t xml:space="preserve">lossians </w:t>
      </w:r>
      <w:r w:rsidRPr="002169B6">
        <w:rPr>
          <w:sz w:val="24"/>
          <w:szCs w:val="24"/>
        </w:rPr>
        <w:t>1:19-22; Titus 2:11-15</w:t>
      </w:r>
      <w:r w:rsidR="00B04183">
        <w:rPr>
          <w:sz w:val="24"/>
          <w:szCs w:val="24"/>
        </w:rPr>
        <w:t>,</w:t>
      </w:r>
      <w:r w:rsidRPr="002169B6">
        <w:rPr>
          <w:sz w:val="24"/>
          <w:szCs w:val="24"/>
        </w:rPr>
        <w:t xml:space="preserve"> 3:3-7</w:t>
      </w:r>
      <w:r w:rsidR="00B04183">
        <w:rPr>
          <w:sz w:val="24"/>
          <w:szCs w:val="24"/>
        </w:rPr>
        <w:t>; 1 Thessalonians 5:23</w:t>
      </w:r>
      <w:r w:rsidRPr="002169B6">
        <w:rPr>
          <w:sz w:val="24"/>
          <w:szCs w:val="24"/>
        </w:rPr>
        <w:t xml:space="preserve"> </w:t>
      </w:r>
    </w:p>
    <w:p w14:paraId="73DF8FC2" w14:textId="77777777" w:rsidR="00A73FDB" w:rsidRDefault="00A73FDB" w:rsidP="00A73FDB">
      <w:pPr>
        <w:spacing w:after="0" w:line="265" w:lineRule="auto"/>
        <w:ind w:left="24" w:hanging="10"/>
        <w:jc w:val="center"/>
        <w:rPr>
          <w:b/>
          <w:i/>
          <w:sz w:val="24"/>
          <w:szCs w:val="24"/>
        </w:rPr>
      </w:pPr>
    </w:p>
    <w:p w14:paraId="3CBB5ACE" w14:textId="77777777" w:rsidR="00A73FDB" w:rsidRDefault="00A73FDB" w:rsidP="00A73FDB">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t xml:space="preserve">DISCUSSION QUESTIONS: </w:t>
      </w:r>
      <w:r>
        <w:rPr>
          <w:b/>
          <w:bCs/>
          <w:sz w:val="28"/>
          <w:szCs w:val="28"/>
        </w:rPr>
        <w:t>Let’s talk about it.</w:t>
      </w:r>
    </w:p>
    <w:p w14:paraId="7A977576" w14:textId="77777777" w:rsidR="00A73FDB" w:rsidRPr="00201289" w:rsidRDefault="00A73FDB" w:rsidP="00A73FDB">
      <w:pPr>
        <w:pStyle w:val="ListParagraph"/>
        <w:numPr>
          <w:ilvl w:val="0"/>
          <w:numId w:val="45"/>
        </w:numPr>
        <w:spacing w:after="208"/>
        <w:ind w:right="6"/>
        <w:rPr>
          <w:sz w:val="24"/>
          <w:szCs w:val="24"/>
        </w:rPr>
      </w:pPr>
      <w:r w:rsidRPr="00201289">
        <w:rPr>
          <w:sz w:val="24"/>
          <w:szCs w:val="24"/>
        </w:rPr>
        <w:t>Would you describe yourself as a sinner or a saint? Explain your answer.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1F822DE6" w14:textId="77777777" w:rsidR="00A73FDB" w:rsidRDefault="00A73FDB" w:rsidP="00A73FDB">
      <w:pPr>
        <w:pStyle w:val="ListParagraph"/>
        <w:numPr>
          <w:ilvl w:val="0"/>
          <w:numId w:val="45"/>
        </w:numPr>
        <w:spacing w:after="208"/>
        <w:ind w:right="6"/>
        <w:rPr>
          <w:sz w:val="24"/>
          <w:szCs w:val="24"/>
        </w:rPr>
      </w:pPr>
      <w:r w:rsidRPr="00201289">
        <w:rPr>
          <w:sz w:val="24"/>
          <w:szCs w:val="24"/>
        </w:rPr>
        <w:t>Have you experienced the trauma of abuse? ______________________________________________________________________________</w:t>
      </w:r>
      <w:r>
        <w:rPr>
          <w:sz w:val="24"/>
          <w:szCs w:val="24"/>
        </w:rPr>
        <w:t>__________________________________________________________________</w:t>
      </w:r>
    </w:p>
    <w:p w14:paraId="6027981C" w14:textId="77777777" w:rsidR="00A73FDB" w:rsidRPr="00201289" w:rsidRDefault="00A73FDB" w:rsidP="00A73FDB">
      <w:pPr>
        <w:pStyle w:val="ListParagraph"/>
        <w:numPr>
          <w:ilvl w:val="0"/>
          <w:numId w:val="45"/>
        </w:numPr>
        <w:spacing w:after="208"/>
        <w:ind w:right="6"/>
        <w:jc w:val="both"/>
        <w:rPr>
          <w:sz w:val="24"/>
          <w:szCs w:val="24"/>
        </w:rPr>
      </w:pPr>
      <w:r w:rsidRPr="00201289">
        <w:rPr>
          <w:sz w:val="24"/>
          <w:szCs w:val="24"/>
        </w:rPr>
        <w:t>If so, have you struggled with any addictions that could have resulted from past wounds? ________________________________________________________________________________________________________________________________________________</w:t>
      </w:r>
    </w:p>
    <w:p w14:paraId="6A0355EB" w14:textId="77777777" w:rsidR="00A73FDB" w:rsidRPr="00201289" w:rsidRDefault="00A73FDB" w:rsidP="00A73FDB">
      <w:pPr>
        <w:pStyle w:val="ListParagraph"/>
        <w:numPr>
          <w:ilvl w:val="0"/>
          <w:numId w:val="45"/>
        </w:numPr>
        <w:spacing w:after="208"/>
        <w:ind w:right="6"/>
        <w:rPr>
          <w:sz w:val="24"/>
          <w:szCs w:val="24"/>
        </w:rPr>
      </w:pPr>
      <w:r w:rsidRPr="00201289">
        <w:rPr>
          <w:sz w:val="24"/>
          <w:szCs w:val="24"/>
        </w:rPr>
        <w:t>If so, have you sought help through counseling? _______________________________________</w:t>
      </w:r>
      <w:r>
        <w:rPr>
          <w:sz w:val="24"/>
          <w:szCs w:val="24"/>
        </w:rPr>
        <w:t>_________________________________</w:t>
      </w:r>
    </w:p>
    <w:p w14:paraId="1D03F9DB" w14:textId="77777777" w:rsidR="00A73FDB" w:rsidRPr="00201289" w:rsidRDefault="00A73FDB" w:rsidP="00A73FDB">
      <w:pPr>
        <w:pStyle w:val="ListParagraph"/>
        <w:numPr>
          <w:ilvl w:val="0"/>
          <w:numId w:val="45"/>
        </w:numPr>
        <w:spacing w:after="208"/>
        <w:ind w:right="6"/>
        <w:jc w:val="both"/>
        <w:rPr>
          <w:sz w:val="24"/>
          <w:szCs w:val="24"/>
        </w:rPr>
      </w:pPr>
      <w:r w:rsidRPr="00201289">
        <w:rPr>
          <w:sz w:val="24"/>
          <w:szCs w:val="24"/>
        </w:rPr>
        <w:t>Has God revealed to you any areas in your life that need further healing or deliverance? ________________________________________________________________________________________________________________________________</w:t>
      </w:r>
      <w:r>
        <w:rPr>
          <w:sz w:val="24"/>
          <w:szCs w:val="24"/>
        </w:rPr>
        <w:t>________________</w:t>
      </w:r>
    </w:p>
    <w:p w14:paraId="3C950619" w14:textId="77777777" w:rsidR="00A73FDB" w:rsidRPr="00201289" w:rsidRDefault="00A73FDB" w:rsidP="00A73FDB">
      <w:pPr>
        <w:pStyle w:val="ListParagraph"/>
        <w:numPr>
          <w:ilvl w:val="0"/>
          <w:numId w:val="45"/>
        </w:numPr>
        <w:spacing w:after="208"/>
        <w:ind w:right="6"/>
        <w:jc w:val="both"/>
        <w:rPr>
          <w:sz w:val="24"/>
          <w:szCs w:val="24"/>
        </w:rPr>
      </w:pPr>
      <w:r w:rsidRPr="00201289">
        <w:rPr>
          <w:sz w:val="24"/>
          <w:szCs w:val="24"/>
        </w:rPr>
        <w:t>Do you think some of our insecurities come from an unhealthy fear that God will treat us as our sins deserve, or perhaps that God cannot truly love us because of what we have done?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3C17C81F" w14:textId="77777777" w:rsidR="00A73FDB" w:rsidRPr="00201289" w:rsidRDefault="00A73FDB" w:rsidP="00A73FDB">
      <w:pPr>
        <w:pStyle w:val="ListParagraph"/>
        <w:numPr>
          <w:ilvl w:val="0"/>
          <w:numId w:val="45"/>
        </w:numPr>
        <w:spacing w:after="208"/>
        <w:ind w:right="6"/>
        <w:jc w:val="both"/>
        <w:rPr>
          <w:sz w:val="24"/>
          <w:szCs w:val="24"/>
        </w:rPr>
      </w:pPr>
      <w:r w:rsidRPr="00201289">
        <w:rPr>
          <w:sz w:val="24"/>
          <w:szCs w:val="24"/>
        </w:rPr>
        <w:t>Do you feel like you must pay penitence for your past sin to earn God’s love? __________________________________________________________________________________________________________________________________________</w:t>
      </w:r>
      <w:r>
        <w:rPr>
          <w:sz w:val="24"/>
          <w:szCs w:val="24"/>
        </w:rPr>
        <w:t>______</w:t>
      </w:r>
    </w:p>
    <w:p w14:paraId="4EF84958" w14:textId="77651B55" w:rsidR="00A73FDB" w:rsidRDefault="00A73FDB" w:rsidP="00A73FDB">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201289">
        <w:rPr>
          <w:sz w:val="24"/>
          <w:szCs w:val="24"/>
        </w:rPr>
        <w:t xml:space="preserve">Read: Psalms 103:1-14. In verse 4, the Psalmist describes deliverance from the pit. Can you describe a “pit” that he Lord has delivered from?  </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3DCF92" w14:textId="3B50B72E" w:rsidR="00A73FDB" w:rsidRDefault="00A73FDB"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229040D2" w14:textId="4F0664A3" w:rsidR="00A73FDB" w:rsidRDefault="00A73FDB"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46950531" w14:textId="2B8AE0C7" w:rsidR="007C090F" w:rsidDel="006A24FD" w:rsidRDefault="007C090F" w:rsidP="007C090F">
      <w:pPr>
        <w:pStyle w:val="ListParagraph"/>
        <w:ind w:left="0"/>
        <w:jc w:val="center"/>
        <w:rPr>
          <w:del w:id="714" w:author="virginia porter" w:date="2018-05-07T21:00:00Z"/>
          <w:b/>
          <w:bCs/>
          <w:sz w:val="28"/>
          <w:szCs w:val="28"/>
        </w:rPr>
      </w:pPr>
    </w:p>
    <w:p w14:paraId="5DF4F41A" w14:textId="77777777" w:rsidR="003B62AF" w:rsidRPr="008057C5" w:rsidRDefault="003B62AF" w:rsidP="00646277">
      <w:pPr>
        <w:jc w:val="center"/>
        <w:rPr>
          <w:rFonts w:ascii="Edwardian Script ITC" w:hAnsi="Edwardian Script ITC"/>
          <w:b/>
          <w:bCs/>
          <w:sz w:val="72"/>
          <w:szCs w:val="72"/>
        </w:rPr>
      </w:pPr>
      <w:bookmarkStart w:id="715" w:name="_Hlk481762855"/>
      <w:bookmarkEnd w:id="715"/>
      <w:r w:rsidRPr="008057C5">
        <w:rPr>
          <w:rFonts w:ascii="Edwardian Script ITC" w:hAnsi="Edwardian Script ITC"/>
          <w:b/>
          <w:bCs/>
          <w:sz w:val="72"/>
          <w:szCs w:val="72"/>
        </w:rPr>
        <w:t xml:space="preserve">What’s </w:t>
      </w:r>
      <w:r w:rsidR="00646277" w:rsidRPr="008057C5">
        <w:rPr>
          <w:rFonts w:ascii="Edwardian Script ITC" w:hAnsi="Edwardian Script ITC"/>
          <w:b/>
          <w:bCs/>
          <w:sz w:val="72"/>
          <w:szCs w:val="72"/>
        </w:rPr>
        <w:t>a</w:t>
      </w:r>
      <w:r w:rsidRPr="008057C5">
        <w:rPr>
          <w:rFonts w:ascii="Edwardian Script ITC" w:hAnsi="Edwardian Script ITC"/>
          <w:b/>
          <w:bCs/>
          <w:sz w:val="72"/>
          <w:szCs w:val="72"/>
        </w:rPr>
        <w:t xml:space="preserve"> Love Language?</w:t>
      </w:r>
    </w:p>
    <w:p w14:paraId="19457858" w14:textId="09DE0697" w:rsidR="007C090F" w:rsidDel="006A24FD" w:rsidRDefault="007C090F" w:rsidP="007C090F">
      <w:pPr>
        <w:pStyle w:val="ListParagraph"/>
        <w:ind w:left="0"/>
        <w:jc w:val="center"/>
        <w:rPr>
          <w:del w:id="716" w:author="virginia porter" w:date="2018-05-07T21:01:00Z"/>
          <w:b/>
          <w:bCs/>
          <w:sz w:val="28"/>
          <w:szCs w:val="28"/>
        </w:rPr>
      </w:pPr>
    </w:p>
    <w:p w14:paraId="192674DA" w14:textId="33CA5CEF" w:rsidR="007C090F" w:rsidRDefault="007C090F" w:rsidP="007C090F">
      <w:pPr>
        <w:pStyle w:val="Heading3"/>
        <w:spacing w:before="0" w:beforeAutospacing="0" w:after="0" w:afterAutospacing="0"/>
        <w:jc w:val="center"/>
        <w:rPr>
          <w:ins w:id="717" w:author="owner" w:date="2018-06-04T13:31:00Z"/>
          <w:rFonts w:asciiTheme="minorHAnsi" w:hAnsiTheme="minorHAnsi"/>
          <w:sz w:val="28"/>
          <w:szCs w:val="28"/>
        </w:rPr>
      </w:pPr>
      <w:r w:rsidRPr="00D20529">
        <w:rPr>
          <w:rFonts w:asciiTheme="minorHAnsi" w:hAnsiTheme="minorHAnsi"/>
          <w:sz w:val="28"/>
          <w:szCs w:val="28"/>
        </w:rPr>
        <w:t>Key Passage</w:t>
      </w:r>
    </w:p>
    <w:p w14:paraId="29201C39" w14:textId="77777777" w:rsidR="00337480" w:rsidRPr="00337480" w:rsidRDefault="00337480" w:rsidP="00337480">
      <w:pPr>
        <w:spacing w:after="0"/>
        <w:jc w:val="center"/>
        <w:rPr>
          <w:moveTo w:id="718" w:author="owner" w:date="2018-06-04T13:31:00Z"/>
          <w:rFonts w:asciiTheme="minorHAnsi" w:hAnsiTheme="minorHAnsi" w:cstheme="minorHAnsi"/>
          <w:b/>
          <w:bCs/>
          <w:sz w:val="24"/>
          <w:szCs w:val="24"/>
        </w:rPr>
      </w:pPr>
      <w:moveToRangeStart w:id="719" w:author="owner" w:date="2018-06-04T13:31:00Z" w:name="move515882407"/>
      <w:moveTo w:id="720" w:author="owner" w:date="2018-06-04T13:31:00Z">
        <w:r w:rsidRPr="00337480">
          <w:rPr>
            <w:rFonts w:asciiTheme="minorHAnsi" w:hAnsiTheme="minorHAnsi" w:cstheme="minorHAnsi"/>
            <w:b/>
            <w:bCs/>
            <w:sz w:val="24"/>
            <w:szCs w:val="24"/>
          </w:rPr>
          <w:t>Ephesians 3:14-19</w:t>
        </w:r>
      </w:moveTo>
    </w:p>
    <w:p w14:paraId="4FE76E3A" w14:textId="0B5A696E" w:rsidR="00337480" w:rsidRPr="00337480" w:rsidRDefault="00337480" w:rsidP="00337480">
      <w:pPr>
        <w:spacing w:after="0"/>
        <w:jc w:val="both"/>
        <w:rPr>
          <w:moveTo w:id="721" w:author="owner" w:date="2018-06-04T13:31:00Z"/>
          <w:rFonts w:asciiTheme="minorHAnsi" w:hAnsiTheme="minorHAnsi" w:cstheme="minorHAnsi"/>
          <w:b/>
          <w:i/>
          <w:color w:val="000000"/>
          <w:sz w:val="24"/>
          <w:szCs w:val="24"/>
          <w:rPrChange w:id="722" w:author="owner" w:date="2018-06-04T13:31:00Z">
            <w:rPr>
              <w:moveTo w:id="723" w:author="owner" w:date="2018-06-04T13:31:00Z"/>
              <w:rFonts w:asciiTheme="minorHAnsi" w:hAnsiTheme="minorHAnsi" w:cstheme="minorHAnsi"/>
              <w:b/>
              <w:i/>
              <w:color w:val="000000"/>
            </w:rPr>
          </w:rPrChange>
        </w:rPr>
      </w:pPr>
      <w:moveTo w:id="724" w:author="owner" w:date="2018-06-04T13:31:00Z">
        <w:r w:rsidRPr="00337480">
          <w:rPr>
            <w:rStyle w:val="s"/>
            <w:rFonts w:asciiTheme="minorHAnsi" w:eastAsiaTheme="majorEastAsia" w:hAnsiTheme="minorHAnsi" w:cstheme="minorHAnsi"/>
            <w:b/>
            <w:i/>
            <w:color w:val="000000"/>
            <w:sz w:val="24"/>
            <w:szCs w:val="24"/>
            <w:rPrChange w:id="725" w:author="owner" w:date="2018-06-04T13:31:00Z">
              <w:rPr>
                <w:rStyle w:val="s"/>
                <w:rFonts w:asciiTheme="minorHAnsi" w:eastAsiaTheme="majorEastAsia" w:hAnsiTheme="minorHAnsi" w:cstheme="minorHAnsi"/>
                <w:b/>
                <w:i/>
                <w:color w:val="000000"/>
              </w:rPr>
            </w:rPrChange>
          </w:rPr>
          <w:t>For this</w:t>
        </w:r>
        <w:r w:rsidRPr="00337480">
          <w:rPr>
            <w:rStyle w:val="netverse"/>
            <w:rFonts w:asciiTheme="minorHAnsi" w:hAnsiTheme="minorHAnsi" w:cstheme="minorHAnsi"/>
            <w:b/>
            <w:i/>
            <w:color w:val="000000"/>
            <w:sz w:val="24"/>
            <w:szCs w:val="24"/>
            <w:rPrChange w:id="72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27" w:author="owner" w:date="2018-06-04T13:31:00Z">
              <w:rPr>
                <w:rStyle w:val="s"/>
                <w:rFonts w:asciiTheme="minorHAnsi" w:eastAsiaTheme="majorEastAsia" w:hAnsiTheme="minorHAnsi" w:cstheme="minorHAnsi"/>
                <w:b/>
                <w:i/>
                <w:color w:val="000000"/>
              </w:rPr>
            </w:rPrChange>
          </w:rPr>
          <w:t>reason</w:t>
        </w:r>
        <w:r w:rsidRPr="00337480">
          <w:rPr>
            <w:rStyle w:val="netverse"/>
            <w:rFonts w:asciiTheme="minorHAnsi" w:hAnsiTheme="minorHAnsi" w:cstheme="minorHAnsi"/>
            <w:b/>
            <w:i/>
            <w:color w:val="000000"/>
            <w:sz w:val="24"/>
            <w:szCs w:val="24"/>
            <w:vertAlign w:val="superscript"/>
            <w:rPrChange w:id="728" w:author="owner" w:date="2018-06-04T13:31:00Z">
              <w:rPr>
                <w:rStyle w:val="netverse"/>
                <w:rFonts w:asciiTheme="minorHAnsi"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729" w:author="owner" w:date="2018-06-04T13:31:00Z">
              <w:rPr>
                <w:rStyle w:val="s"/>
                <w:rFonts w:asciiTheme="minorHAnsi" w:eastAsiaTheme="majorEastAsia" w:hAnsiTheme="minorHAnsi" w:cstheme="minorHAnsi"/>
                <w:b/>
                <w:i/>
                <w:color w:val="000000"/>
              </w:rPr>
            </w:rPrChange>
          </w:rPr>
          <w:t>I kneel</w:t>
        </w:r>
        <w:r w:rsidRPr="00337480">
          <w:rPr>
            <w:rStyle w:val="netverse"/>
            <w:rFonts w:asciiTheme="minorHAnsi" w:hAnsiTheme="minorHAnsi" w:cstheme="minorHAnsi"/>
            <w:b/>
            <w:i/>
            <w:color w:val="000000"/>
            <w:sz w:val="24"/>
            <w:szCs w:val="24"/>
            <w:rPrChange w:id="73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31" w:author="owner" w:date="2018-06-04T13:31:00Z">
              <w:rPr>
                <w:rStyle w:val="s"/>
                <w:rFonts w:asciiTheme="minorHAnsi" w:eastAsiaTheme="majorEastAsia" w:hAnsiTheme="minorHAnsi" w:cstheme="minorHAnsi"/>
                <w:b/>
                <w:i/>
                <w:color w:val="000000"/>
              </w:rPr>
            </w:rPrChange>
          </w:rPr>
          <w:t>before</w:t>
        </w:r>
        <w:r w:rsidRPr="00337480">
          <w:rPr>
            <w:rStyle w:val="netverse"/>
            <w:rFonts w:asciiTheme="minorHAnsi" w:hAnsiTheme="minorHAnsi" w:cstheme="minorHAnsi"/>
            <w:b/>
            <w:i/>
            <w:color w:val="000000"/>
            <w:sz w:val="24"/>
            <w:szCs w:val="24"/>
            <w:rPrChange w:id="73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33" w:author="owner" w:date="2018-06-04T13:31:00Z">
              <w:rPr>
                <w:rStyle w:val="s"/>
                <w:rFonts w:asciiTheme="minorHAnsi" w:eastAsiaTheme="majorEastAsia" w:hAnsiTheme="minorHAnsi" w:cstheme="minorHAnsi"/>
                <w:b/>
                <w:i/>
                <w:color w:val="000000"/>
              </w:rPr>
            </w:rPrChange>
          </w:rPr>
          <w:t>the Father</w:t>
        </w:r>
        <w:r w:rsidRPr="00337480">
          <w:rPr>
            <w:rStyle w:val="netverse"/>
            <w:rFonts w:asciiTheme="minorHAnsi" w:hAnsiTheme="minorHAnsi" w:cstheme="minorHAnsi"/>
            <w:b/>
            <w:i/>
            <w:color w:val="000000"/>
            <w:sz w:val="24"/>
            <w:szCs w:val="24"/>
            <w:rPrChange w:id="734"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735"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36" w:author="owner" w:date="2018-06-04T13:31:00Z">
              <w:rPr>
                <w:rStyle w:val="s"/>
                <w:rFonts w:asciiTheme="minorHAnsi" w:eastAsiaTheme="majorEastAsia" w:hAnsiTheme="minorHAnsi" w:cstheme="minorHAnsi"/>
                <w:b/>
                <w:i/>
                <w:color w:val="000000"/>
              </w:rPr>
            </w:rPrChange>
          </w:rPr>
          <w:t>from</w:t>
        </w:r>
        <w:r w:rsidRPr="00337480">
          <w:rPr>
            <w:rStyle w:val="netverse"/>
            <w:rFonts w:asciiTheme="minorHAnsi" w:hAnsiTheme="minorHAnsi" w:cstheme="minorHAnsi"/>
            <w:b/>
            <w:i/>
            <w:color w:val="000000"/>
            <w:sz w:val="24"/>
            <w:szCs w:val="24"/>
            <w:vertAlign w:val="superscript"/>
            <w:rPrChange w:id="737" w:author="owner" w:date="2018-06-04T13:31:00Z">
              <w:rPr>
                <w:rStyle w:val="netverse"/>
                <w:rFonts w:asciiTheme="minorHAnsi"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738" w:author="owner" w:date="2018-06-04T13:31:00Z">
              <w:rPr>
                <w:rStyle w:val="s"/>
                <w:rFonts w:asciiTheme="minorHAnsi" w:eastAsiaTheme="majorEastAsia" w:hAnsiTheme="minorHAnsi" w:cstheme="minorHAnsi"/>
                <w:b/>
                <w:i/>
                <w:color w:val="000000"/>
              </w:rPr>
            </w:rPrChange>
          </w:rPr>
          <w:t>whom</w:t>
        </w:r>
        <w:r w:rsidRPr="00337480">
          <w:rPr>
            <w:rStyle w:val="netverse"/>
            <w:rFonts w:asciiTheme="minorHAnsi" w:hAnsiTheme="minorHAnsi" w:cstheme="minorHAnsi"/>
            <w:b/>
            <w:i/>
            <w:color w:val="000000"/>
            <w:sz w:val="24"/>
            <w:szCs w:val="24"/>
            <w:rPrChange w:id="73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40" w:author="owner" w:date="2018-06-04T13:31:00Z">
              <w:rPr>
                <w:rStyle w:val="s"/>
                <w:rFonts w:asciiTheme="minorHAnsi" w:eastAsiaTheme="majorEastAsia" w:hAnsiTheme="minorHAnsi" w:cstheme="minorHAnsi"/>
                <w:b/>
                <w:i/>
                <w:color w:val="000000"/>
              </w:rPr>
            </w:rPrChange>
          </w:rPr>
          <w:t>every</w:t>
        </w:r>
        <w:r w:rsidRPr="00337480">
          <w:rPr>
            <w:rStyle w:val="netverse"/>
            <w:rFonts w:asciiTheme="minorHAnsi" w:hAnsiTheme="minorHAnsi" w:cstheme="minorHAnsi"/>
            <w:b/>
            <w:i/>
            <w:color w:val="000000"/>
            <w:sz w:val="24"/>
            <w:szCs w:val="24"/>
            <w:rPrChange w:id="74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42" w:author="owner" w:date="2018-06-04T13:31:00Z">
              <w:rPr>
                <w:rStyle w:val="s"/>
                <w:rFonts w:asciiTheme="minorHAnsi" w:eastAsiaTheme="majorEastAsia" w:hAnsiTheme="minorHAnsi" w:cstheme="minorHAnsi"/>
                <w:b/>
                <w:i/>
                <w:color w:val="000000"/>
              </w:rPr>
            </w:rPrChange>
          </w:rPr>
          <w:t>family</w:t>
        </w:r>
        <w:del w:id="743" w:author="owner" w:date="2018-06-04T13:31:00Z">
          <w:r w:rsidRPr="00337480" w:rsidDel="00337480">
            <w:rPr>
              <w:rStyle w:val="netverse"/>
              <w:rFonts w:asciiTheme="minorHAnsi" w:hAnsiTheme="minorHAnsi" w:cstheme="minorHAnsi"/>
              <w:b/>
              <w:i/>
              <w:color w:val="000000"/>
              <w:sz w:val="24"/>
              <w:szCs w:val="24"/>
              <w:vertAlign w:val="superscript"/>
              <w:rPrChange w:id="744" w:author="owner" w:date="2018-06-04T13:31:00Z">
                <w:rPr>
                  <w:rStyle w:val="netverse"/>
                  <w:rFonts w:asciiTheme="minorHAnsi" w:hAnsiTheme="minorHAnsi" w:cstheme="minorHAnsi"/>
                  <w:b/>
                  <w:i/>
                  <w:color w:val="000000"/>
                  <w:vertAlign w:val="superscript"/>
                </w:rPr>
              </w:rPrChange>
            </w:rPr>
            <w:delText> </w:delText>
          </w:r>
        </w:del>
        <w:r w:rsidRPr="00337480">
          <w:rPr>
            <w:rStyle w:val="netverse"/>
            <w:rFonts w:asciiTheme="minorHAnsi" w:hAnsiTheme="minorHAnsi" w:cstheme="minorHAnsi"/>
            <w:b/>
            <w:i/>
            <w:color w:val="000000"/>
            <w:sz w:val="24"/>
            <w:szCs w:val="24"/>
            <w:rPrChange w:id="74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46"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74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48" w:author="owner" w:date="2018-06-04T13:31:00Z">
              <w:rPr>
                <w:rStyle w:val="s"/>
                <w:rFonts w:asciiTheme="minorHAnsi" w:eastAsiaTheme="majorEastAsia" w:hAnsiTheme="minorHAnsi" w:cstheme="minorHAnsi"/>
                <w:b/>
                <w:i/>
                <w:color w:val="000000"/>
              </w:rPr>
            </w:rPrChange>
          </w:rPr>
          <w:t>heaven</w:t>
        </w:r>
        <w:r w:rsidRPr="00337480">
          <w:rPr>
            <w:rStyle w:val="netverse"/>
            <w:rFonts w:asciiTheme="minorHAnsi" w:hAnsiTheme="minorHAnsi" w:cstheme="minorHAnsi"/>
            <w:b/>
            <w:i/>
            <w:color w:val="000000"/>
            <w:sz w:val="24"/>
            <w:szCs w:val="24"/>
            <w:rPrChange w:id="74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0"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75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2" w:author="owner" w:date="2018-06-04T13:31:00Z">
              <w:rPr>
                <w:rStyle w:val="s"/>
                <w:rFonts w:asciiTheme="minorHAnsi" w:eastAsiaTheme="majorEastAsia" w:hAnsiTheme="minorHAnsi" w:cstheme="minorHAnsi"/>
                <w:b/>
                <w:i/>
                <w:color w:val="000000"/>
              </w:rPr>
            </w:rPrChange>
          </w:rPr>
          <w:t>on</w:t>
        </w:r>
        <w:r w:rsidRPr="00337480">
          <w:rPr>
            <w:rStyle w:val="netverse"/>
            <w:rFonts w:asciiTheme="minorHAnsi" w:hAnsiTheme="minorHAnsi" w:cstheme="minorHAnsi"/>
            <w:b/>
            <w:i/>
            <w:color w:val="000000"/>
            <w:sz w:val="24"/>
            <w:szCs w:val="24"/>
            <w:rPrChange w:id="75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4" w:author="owner" w:date="2018-06-04T13:31:00Z">
              <w:rPr>
                <w:rStyle w:val="s"/>
                <w:rFonts w:asciiTheme="minorHAnsi" w:eastAsiaTheme="majorEastAsia" w:hAnsiTheme="minorHAnsi" w:cstheme="minorHAnsi"/>
                <w:b/>
                <w:i/>
                <w:color w:val="000000"/>
              </w:rPr>
            </w:rPrChange>
          </w:rPr>
          <w:t>the earth</w:t>
        </w:r>
        <w:r w:rsidRPr="00337480">
          <w:rPr>
            <w:rStyle w:val="netverse"/>
            <w:rFonts w:asciiTheme="minorHAnsi" w:hAnsiTheme="minorHAnsi" w:cstheme="minorHAnsi"/>
            <w:b/>
            <w:i/>
            <w:color w:val="000000"/>
            <w:sz w:val="24"/>
            <w:szCs w:val="24"/>
            <w:rPrChange w:id="75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6" w:author="owner" w:date="2018-06-04T13:31:00Z">
              <w:rPr>
                <w:rStyle w:val="s"/>
                <w:rFonts w:asciiTheme="minorHAnsi" w:eastAsiaTheme="majorEastAsia" w:hAnsiTheme="minorHAnsi" w:cstheme="minorHAnsi"/>
                <w:b/>
                <w:i/>
                <w:color w:val="000000"/>
              </w:rPr>
            </w:rPrChange>
          </w:rPr>
          <w:t>is named</w:t>
        </w:r>
        <w:r w:rsidRPr="00337480">
          <w:rPr>
            <w:rStyle w:val="netverse"/>
            <w:rFonts w:asciiTheme="minorHAnsi" w:hAnsiTheme="minorHAnsi" w:cstheme="minorHAnsi"/>
            <w:b/>
            <w:i/>
            <w:color w:val="000000"/>
            <w:sz w:val="24"/>
            <w:szCs w:val="24"/>
            <w:rPrChange w:id="757"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758"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9" w:author="owner" w:date="2018-06-04T13:31:00Z">
              <w:rPr>
                <w:rStyle w:val="s"/>
                <w:rFonts w:asciiTheme="minorHAnsi" w:eastAsiaTheme="majorEastAsia" w:hAnsiTheme="minorHAnsi" w:cstheme="minorHAnsi"/>
                <w:b/>
                <w:i/>
                <w:color w:val="000000"/>
              </w:rPr>
            </w:rPrChange>
          </w:rPr>
          <w:t>I pray that</w:t>
        </w:r>
        <w:r w:rsidRPr="00337480">
          <w:rPr>
            <w:rStyle w:val="s"/>
            <w:rFonts w:asciiTheme="minorHAnsi" w:eastAsiaTheme="majorEastAsia" w:hAnsiTheme="minorHAnsi" w:cstheme="minorHAnsi"/>
            <w:b/>
            <w:i/>
            <w:color w:val="000000"/>
            <w:sz w:val="24"/>
            <w:szCs w:val="24"/>
            <w:vertAlign w:val="superscript"/>
            <w:rPrChange w:id="760" w:author="owner" w:date="2018-06-04T13:31:00Z">
              <w:rPr>
                <w:rStyle w:val="s"/>
                <w:rFonts w:asciiTheme="minorHAnsi" w:eastAsiaTheme="majorEastAsia"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761" w:author="owner" w:date="2018-06-04T13:31:00Z">
              <w:rPr>
                <w:rStyle w:val="s"/>
                <w:rFonts w:asciiTheme="minorHAnsi" w:eastAsiaTheme="majorEastAsia" w:hAnsiTheme="minorHAnsi" w:cstheme="minorHAnsi"/>
                <w:b/>
                <w:i/>
                <w:color w:val="000000"/>
              </w:rPr>
            </w:rPrChange>
          </w:rPr>
          <w:t xml:space="preserve"> according to</w:t>
        </w:r>
        <w:r w:rsidRPr="00337480">
          <w:rPr>
            <w:rStyle w:val="netverse"/>
            <w:rFonts w:asciiTheme="minorHAnsi" w:hAnsiTheme="minorHAnsi" w:cstheme="minorHAnsi"/>
            <w:b/>
            <w:i/>
            <w:color w:val="000000"/>
            <w:sz w:val="24"/>
            <w:szCs w:val="24"/>
            <w:rPrChange w:id="76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3" w:author="owner" w:date="2018-06-04T13:31:00Z">
              <w:rPr>
                <w:rStyle w:val="s"/>
                <w:rFonts w:asciiTheme="minorHAnsi" w:eastAsiaTheme="majorEastAsia" w:hAnsiTheme="minorHAnsi" w:cstheme="minorHAnsi"/>
                <w:b/>
                <w:i/>
                <w:color w:val="000000"/>
              </w:rPr>
            </w:rPrChange>
          </w:rPr>
          <w:t>the wealth</w:t>
        </w:r>
        <w:r w:rsidRPr="00337480">
          <w:rPr>
            <w:rStyle w:val="netverse"/>
            <w:rFonts w:asciiTheme="minorHAnsi" w:hAnsiTheme="minorHAnsi" w:cstheme="minorHAnsi"/>
            <w:b/>
            <w:i/>
            <w:color w:val="000000"/>
            <w:sz w:val="24"/>
            <w:szCs w:val="24"/>
            <w:rPrChange w:id="76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5" w:author="owner" w:date="2018-06-04T13:31:00Z">
              <w:rPr>
                <w:rStyle w:val="s"/>
                <w:rFonts w:asciiTheme="minorHAnsi" w:eastAsiaTheme="majorEastAsia" w:hAnsiTheme="minorHAnsi" w:cstheme="minorHAnsi"/>
                <w:b/>
                <w:i/>
                <w:color w:val="000000"/>
              </w:rPr>
            </w:rPrChange>
          </w:rPr>
          <w:t>of his</w:t>
        </w:r>
        <w:r w:rsidRPr="00337480">
          <w:rPr>
            <w:rStyle w:val="netverse"/>
            <w:rFonts w:asciiTheme="minorHAnsi" w:hAnsiTheme="minorHAnsi" w:cstheme="minorHAnsi"/>
            <w:b/>
            <w:i/>
            <w:color w:val="000000"/>
            <w:sz w:val="24"/>
            <w:szCs w:val="24"/>
            <w:rPrChange w:id="76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7" w:author="owner" w:date="2018-06-04T13:31:00Z">
              <w:rPr>
                <w:rStyle w:val="s"/>
                <w:rFonts w:asciiTheme="minorHAnsi" w:eastAsiaTheme="majorEastAsia" w:hAnsiTheme="minorHAnsi" w:cstheme="minorHAnsi"/>
                <w:b/>
                <w:i/>
                <w:color w:val="000000"/>
              </w:rPr>
            </w:rPrChange>
          </w:rPr>
          <w:t>glory</w:t>
        </w:r>
        <w:r w:rsidRPr="00337480">
          <w:rPr>
            <w:rStyle w:val="netverse"/>
            <w:rFonts w:asciiTheme="minorHAnsi" w:hAnsiTheme="minorHAnsi" w:cstheme="minorHAnsi"/>
            <w:b/>
            <w:i/>
            <w:color w:val="000000"/>
            <w:sz w:val="24"/>
            <w:szCs w:val="24"/>
            <w:rPrChange w:id="76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9" w:author="owner" w:date="2018-06-04T13:31:00Z">
              <w:rPr>
                <w:rStyle w:val="s"/>
                <w:rFonts w:asciiTheme="minorHAnsi" w:eastAsiaTheme="majorEastAsia" w:hAnsiTheme="minorHAnsi" w:cstheme="minorHAnsi"/>
                <w:b/>
                <w:i/>
                <w:color w:val="000000"/>
              </w:rPr>
            </w:rPrChange>
          </w:rPr>
          <w:t>he may grant</w:t>
        </w:r>
        <w:r w:rsidRPr="00337480">
          <w:rPr>
            <w:rStyle w:val="netverse"/>
            <w:rFonts w:asciiTheme="minorHAnsi" w:hAnsiTheme="minorHAnsi" w:cstheme="minorHAnsi"/>
            <w:b/>
            <w:i/>
            <w:color w:val="000000"/>
            <w:sz w:val="24"/>
            <w:szCs w:val="24"/>
            <w:rPrChange w:id="77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1" w:author="owner" w:date="2018-06-04T13:31:00Z">
              <w:rPr>
                <w:rStyle w:val="s"/>
                <w:rFonts w:asciiTheme="minorHAnsi" w:eastAsiaTheme="majorEastAsia" w:hAnsiTheme="minorHAnsi" w:cstheme="minorHAnsi"/>
                <w:b/>
                <w:i/>
                <w:color w:val="000000"/>
              </w:rPr>
            </w:rPrChange>
          </w:rPr>
          <w:t>you</w:t>
        </w:r>
        <w:r w:rsidRPr="00337480">
          <w:rPr>
            <w:rStyle w:val="netverse"/>
            <w:rFonts w:asciiTheme="minorHAnsi" w:hAnsiTheme="minorHAnsi" w:cstheme="minorHAnsi"/>
            <w:b/>
            <w:i/>
            <w:color w:val="000000"/>
            <w:sz w:val="24"/>
            <w:szCs w:val="24"/>
            <w:rPrChange w:id="77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3" w:author="owner" w:date="2018-06-04T13:31:00Z">
              <w:rPr>
                <w:rStyle w:val="s"/>
                <w:rFonts w:asciiTheme="minorHAnsi" w:eastAsiaTheme="majorEastAsia" w:hAnsiTheme="minorHAnsi" w:cstheme="minorHAnsi"/>
                <w:b/>
                <w:i/>
                <w:color w:val="000000"/>
              </w:rPr>
            </w:rPrChange>
          </w:rPr>
          <w:t>to be strengthened</w:t>
        </w:r>
        <w:r w:rsidRPr="00337480">
          <w:rPr>
            <w:rStyle w:val="netverse"/>
            <w:rFonts w:asciiTheme="minorHAnsi" w:hAnsiTheme="minorHAnsi" w:cstheme="minorHAnsi"/>
            <w:b/>
            <w:i/>
            <w:color w:val="000000"/>
            <w:sz w:val="24"/>
            <w:szCs w:val="24"/>
            <w:rPrChange w:id="77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5" w:author="owner" w:date="2018-06-04T13:31:00Z">
              <w:rPr>
                <w:rStyle w:val="s"/>
                <w:rFonts w:asciiTheme="minorHAnsi" w:eastAsiaTheme="majorEastAsia" w:hAnsiTheme="minorHAnsi" w:cstheme="minorHAnsi"/>
                <w:b/>
                <w:i/>
                <w:color w:val="000000"/>
              </w:rPr>
            </w:rPrChange>
          </w:rPr>
          <w:t>with power</w:t>
        </w:r>
        <w:r w:rsidRPr="00337480">
          <w:rPr>
            <w:rStyle w:val="netverse"/>
            <w:rFonts w:asciiTheme="minorHAnsi" w:hAnsiTheme="minorHAnsi" w:cstheme="minorHAnsi"/>
            <w:b/>
            <w:i/>
            <w:color w:val="000000"/>
            <w:sz w:val="24"/>
            <w:szCs w:val="24"/>
            <w:rPrChange w:id="77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7" w:author="owner" w:date="2018-06-04T13:31:00Z">
              <w:rPr>
                <w:rStyle w:val="s"/>
                <w:rFonts w:asciiTheme="minorHAnsi" w:eastAsiaTheme="majorEastAsia" w:hAnsiTheme="minorHAnsi" w:cstheme="minorHAnsi"/>
                <w:b/>
                <w:i/>
                <w:color w:val="000000"/>
              </w:rPr>
            </w:rPrChange>
          </w:rPr>
          <w:t>through</w:t>
        </w:r>
        <w:r w:rsidRPr="00337480">
          <w:rPr>
            <w:rStyle w:val="netverse"/>
            <w:rFonts w:asciiTheme="minorHAnsi" w:hAnsiTheme="minorHAnsi" w:cstheme="minorHAnsi"/>
            <w:b/>
            <w:i/>
            <w:color w:val="000000"/>
            <w:sz w:val="24"/>
            <w:szCs w:val="24"/>
            <w:rPrChange w:id="77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9" w:author="owner" w:date="2018-06-04T13:31:00Z">
              <w:rPr>
                <w:rStyle w:val="s"/>
                <w:rFonts w:asciiTheme="minorHAnsi" w:eastAsiaTheme="majorEastAsia" w:hAnsiTheme="minorHAnsi" w:cstheme="minorHAnsi"/>
                <w:b/>
                <w:i/>
                <w:color w:val="000000"/>
              </w:rPr>
            </w:rPrChange>
          </w:rPr>
          <w:t>his</w:t>
        </w:r>
        <w:r w:rsidRPr="00337480">
          <w:rPr>
            <w:rStyle w:val="netverse"/>
            <w:rFonts w:asciiTheme="minorHAnsi" w:hAnsiTheme="minorHAnsi" w:cstheme="minorHAnsi"/>
            <w:b/>
            <w:i/>
            <w:color w:val="000000"/>
            <w:sz w:val="24"/>
            <w:szCs w:val="24"/>
            <w:rPrChange w:id="78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1" w:author="owner" w:date="2018-06-04T13:31:00Z">
              <w:rPr>
                <w:rStyle w:val="s"/>
                <w:rFonts w:asciiTheme="minorHAnsi" w:eastAsiaTheme="majorEastAsia" w:hAnsiTheme="minorHAnsi" w:cstheme="minorHAnsi"/>
                <w:b/>
                <w:i/>
                <w:color w:val="000000"/>
              </w:rPr>
            </w:rPrChange>
          </w:rPr>
          <w:t>Spirit</w:t>
        </w:r>
        <w:r w:rsidRPr="00337480">
          <w:rPr>
            <w:rStyle w:val="netverse"/>
            <w:rFonts w:asciiTheme="minorHAnsi" w:hAnsiTheme="minorHAnsi" w:cstheme="minorHAnsi"/>
            <w:b/>
            <w:i/>
            <w:color w:val="000000"/>
            <w:sz w:val="24"/>
            <w:szCs w:val="24"/>
            <w:rPrChange w:id="78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3"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78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5" w:author="owner" w:date="2018-06-04T13:31:00Z">
              <w:rPr>
                <w:rStyle w:val="s"/>
                <w:rFonts w:asciiTheme="minorHAnsi" w:eastAsiaTheme="majorEastAsia" w:hAnsiTheme="minorHAnsi" w:cstheme="minorHAnsi"/>
                <w:b/>
                <w:i/>
                <w:color w:val="000000"/>
              </w:rPr>
            </w:rPrChange>
          </w:rPr>
          <w:t>the inner</w:t>
        </w:r>
        <w:r w:rsidRPr="00337480">
          <w:rPr>
            <w:rStyle w:val="netverse"/>
            <w:rFonts w:asciiTheme="minorHAnsi" w:hAnsiTheme="minorHAnsi" w:cstheme="minorHAnsi"/>
            <w:b/>
            <w:i/>
            <w:color w:val="000000"/>
            <w:sz w:val="24"/>
            <w:szCs w:val="24"/>
            <w:rPrChange w:id="78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7" w:author="owner" w:date="2018-06-04T13:31:00Z">
              <w:rPr>
                <w:rStyle w:val="s"/>
                <w:rFonts w:asciiTheme="minorHAnsi" w:eastAsiaTheme="majorEastAsia" w:hAnsiTheme="minorHAnsi" w:cstheme="minorHAnsi"/>
                <w:b/>
                <w:i/>
                <w:color w:val="000000"/>
              </w:rPr>
            </w:rPrChange>
          </w:rPr>
          <w:t>person</w:t>
        </w:r>
        <w:r w:rsidRPr="00337480">
          <w:rPr>
            <w:rStyle w:val="netverse"/>
            <w:rFonts w:asciiTheme="minorHAnsi" w:hAnsiTheme="minorHAnsi" w:cstheme="minorHAnsi"/>
            <w:b/>
            <w:i/>
            <w:color w:val="000000"/>
            <w:sz w:val="24"/>
            <w:szCs w:val="24"/>
            <w:rPrChange w:id="788"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789"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0" w:author="owner" w:date="2018-06-04T13:31:00Z">
              <w:rPr>
                <w:rStyle w:val="s"/>
                <w:rFonts w:asciiTheme="minorHAnsi" w:eastAsiaTheme="majorEastAsia" w:hAnsiTheme="minorHAnsi" w:cstheme="minorHAnsi"/>
                <w:b/>
                <w:i/>
                <w:color w:val="000000"/>
              </w:rPr>
            </w:rPrChange>
          </w:rPr>
          <w:t>that Christ</w:t>
        </w:r>
        <w:r w:rsidRPr="00337480">
          <w:rPr>
            <w:rStyle w:val="netverse"/>
            <w:rFonts w:asciiTheme="minorHAnsi" w:hAnsiTheme="minorHAnsi" w:cstheme="minorHAnsi"/>
            <w:b/>
            <w:i/>
            <w:color w:val="000000"/>
            <w:sz w:val="24"/>
            <w:szCs w:val="24"/>
            <w:rPrChange w:id="79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2" w:author="owner" w:date="2018-06-04T13:31:00Z">
              <w:rPr>
                <w:rStyle w:val="s"/>
                <w:rFonts w:asciiTheme="minorHAnsi" w:eastAsiaTheme="majorEastAsia" w:hAnsiTheme="minorHAnsi" w:cstheme="minorHAnsi"/>
                <w:b/>
                <w:i/>
                <w:color w:val="000000"/>
              </w:rPr>
            </w:rPrChange>
          </w:rPr>
          <w:t>may dwell</w:t>
        </w:r>
        <w:r w:rsidRPr="00337480">
          <w:rPr>
            <w:rStyle w:val="netverse"/>
            <w:rFonts w:asciiTheme="minorHAnsi" w:hAnsiTheme="minorHAnsi" w:cstheme="minorHAnsi"/>
            <w:b/>
            <w:i/>
            <w:color w:val="000000"/>
            <w:sz w:val="24"/>
            <w:szCs w:val="24"/>
            <w:rPrChange w:id="79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4"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79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6" w:author="owner" w:date="2018-06-04T13:31:00Z">
              <w:rPr>
                <w:rStyle w:val="s"/>
                <w:rFonts w:asciiTheme="minorHAnsi" w:eastAsiaTheme="majorEastAsia" w:hAnsiTheme="minorHAnsi" w:cstheme="minorHAnsi"/>
                <w:b/>
                <w:i/>
                <w:color w:val="000000"/>
              </w:rPr>
            </w:rPrChange>
          </w:rPr>
          <w:t>your</w:t>
        </w:r>
        <w:r w:rsidRPr="00337480">
          <w:rPr>
            <w:rStyle w:val="netverse"/>
            <w:rFonts w:asciiTheme="minorHAnsi" w:hAnsiTheme="minorHAnsi" w:cstheme="minorHAnsi"/>
            <w:b/>
            <w:i/>
            <w:color w:val="000000"/>
            <w:sz w:val="24"/>
            <w:szCs w:val="24"/>
            <w:rPrChange w:id="79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8" w:author="owner" w:date="2018-06-04T13:31:00Z">
              <w:rPr>
                <w:rStyle w:val="s"/>
                <w:rFonts w:asciiTheme="minorHAnsi" w:eastAsiaTheme="majorEastAsia" w:hAnsiTheme="minorHAnsi" w:cstheme="minorHAnsi"/>
                <w:b/>
                <w:i/>
                <w:color w:val="000000"/>
              </w:rPr>
            </w:rPrChange>
          </w:rPr>
          <w:t>hearts</w:t>
        </w:r>
        <w:r w:rsidRPr="00337480">
          <w:rPr>
            <w:rStyle w:val="netverse"/>
            <w:rFonts w:asciiTheme="minorHAnsi" w:hAnsiTheme="minorHAnsi" w:cstheme="minorHAnsi"/>
            <w:b/>
            <w:i/>
            <w:color w:val="000000"/>
            <w:sz w:val="24"/>
            <w:szCs w:val="24"/>
            <w:rPrChange w:id="79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0" w:author="owner" w:date="2018-06-04T13:31:00Z">
              <w:rPr>
                <w:rStyle w:val="s"/>
                <w:rFonts w:asciiTheme="minorHAnsi" w:eastAsiaTheme="majorEastAsia" w:hAnsiTheme="minorHAnsi" w:cstheme="minorHAnsi"/>
                <w:b/>
                <w:i/>
                <w:color w:val="000000"/>
              </w:rPr>
            </w:rPrChange>
          </w:rPr>
          <w:t>through</w:t>
        </w:r>
        <w:r w:rsidRPr="00337480">
          <w:rPr>
            <w:rStyle w:val="netverse"/>
            <w:rFonts w:asciiTheme="minorHAnsi" w:hAnsiTheme="minorHAnsi" w:cstheme="minorHAnsi"/>
            <w:b/>
            <w:i/>
            <w:color w:val="000000"/>
            <w:sz w:val="24"/>
            <w:szCs w:val="24"/>
            <w:rPrChange w:id="80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2" w:author="owner" w:date="2018-06-04T13:31:00Z">
              <w:rPr>
                <w:rStyle w:val="s"/>
                <w:rFonts w:asciiTheme="minorHAnsi" w:eastAsiaTheme="majorEastAsia" w:hAnsiTheme="minorHAnsi" w:cstheme="minorHAnsi"/>
                <w:b/>
                <w:i/>
                <w:color w:val="000000"/>
              </w:rPr>
            </w:rPrChange>
          </w:rPr>
          <w:t>faith</w:t>
        </w:r>
        <w:r w:rsidRPr="00337480">
          <w:rPr>
            <w:rStyle w:val="netverse"/>
            <w:rFonts w:asciiTheme="minorHAnsi" w:hAnsiTheme="minorHAnsi" w:cstheme="minorHAnsi"/>
            <w:b/>
            <w:i/>
            <w:color w:val="000000"/>
            <w:sz w:val="24"/>
            <w:szCs w:val="24"/>
            <w:rPrChange w:id="80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4" w:author="owner" w:date="2018-06-04T13:31:00Z">
              <w:rPr>
                <w:rStyle w:val="s"/>
                <w:rFonts w:asciiTheme="minorHAnsi" w:eastAsiaTheme="majorEastAsia" w:hAnsiTheme="minorHAnsi" w:cstheme="minorHAnsi"/>
                <w:b/>
                <w:i/>
                <w:color w:val="000000"/>
              </w:rPr>
            </w:rPrChange>
          </w:rPr>
          <w:t>so that, because you have been rooted and grounded in love</w:t>
        </w:r>
        <w:r w:rsidRPr="00337480">
          <w:rPr>
            <w:rStyle w:val="netverse"/>
            <w:rFonts w:asciiTheme="minorHAnsi" w:hAnsiTheme="minorHAnsi" w:cstheme="minorHAnsi"/>
            <w:b/>
            <w:i/>
            <w:color w:val="000000"/>
            <w:sz w:val="24"/>
            <w:szCs w:val="24"/>
            <w:rPrChange w:id="805"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06"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7" w:author="owner" w:date="2018-06-04T13:31:00Z">
              <w:rPr>
                <w:rStyle w:val="s"/>
                <w:rFonts w:asciiTheme="minorHAnsi" w:eastAsiaTheme="majorEastAsia" w:hAnsiTheme="minorHAnsi" w:cstheme="minorHAnsi"/>
                <w:b/>
                <w:i/>
                <w:color w:val="000000"/>
              </w:rPr>
            </w:rPrChange>
          </w:rPr>
          <w:t>you may be able</w:t>
        </w:r>
        <w:r w:rsidRPr="00337480">
          <w:rPr>
            <w:rStyle w:val="netverse"/>
            <w:rFonts w:asciiTheme="minorHAnsi" w:hAnsiTheme="minorHAnsi" w:cstheme="minorHAnsi"/>
            <w:b/>
            <w:i/>
            <w:color w:val="000000"/>
            <w:sz w:val="24"/>
            <w:szCs w:val="24"/>
            <w:rPrChange w:id="80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9" w:author="owner" w:date="2018-06-04T13:31:00Z">
              <w:rPr>
                <w:rStyle w:val="s"/>
                <w:rFonts w:asciiTheme="minorHAnsi" w:eastAsiaTheme="majorEastAsia" w:hAnsiTheme="minorHAnsi" w:cstheme="minorHAnsi"/>
                <w:b/>
                <w:i/>
                <w:color w:val="000000"/>
              </w:rPr>
            </w:rPrChange>
          </w:rPr>
          <w:t>to comprehend</w:t>
        </w:r>
        <w:r w:rsidRPr="00337480">
          <w:rPr>
            <w:rStyle w:val="netverse"/>
            <w:rFonts w:asciiTheme="minorHAnsi" w:hAnsiTheme="minorHAnsi" w:cstheme="minorHAnsi"/>
            <w:b/>
            <w:i/>
            <w:color w:val="000000"/>
            <w:sz w:val="24"/>
            <w:szCs w:val="24"/>
            <w:rPrChange w:id="81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1" w:author="owner" w:date="2018-06-04T13:31:00Z">
              <w:rPr>
                <w:rStyle w:val="s"/>
                <w:rFonts w:asciiTheme="minorHAnsi" w:eastAsiaTheme="majorEastAsia" w:hAnsiTheme="minorHAnsi" w:cstheme="minorHAnsi"/>
                <w:b/>
                <w:i/>
                <w:color w:val="000000"/>
              </w:rPr>
            </w:rPrChange>
          </w:rPr>
          <w:t>with</w:t>
        </w:r>
        <w:r w:rsidRPr="00337480">
          <w:rPr>
            <w:rStyle w:val="netverse"/>
            <w:rFonts w:asciiTheme="minorHAnsi" w:hAnsiTheme="minorHAnsi" w:cstheme="minorHAnsi"/>
            <w:b/>
            <w:i/>
            <w:color w:val="000000"/>
            <w:sz w:val="24"/>
            <w:szCs w:val="24"/>
            <w:rPrChange w:id="81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3" w:author="owner" w:date="2018-06-04T13:31:00Z">
              <w:rPr>
                <w:rStyle w:val="s"/>
                <w:rFonts w:asciiTheme="minorHAnsi" w:eastAsiaTheme="majorEastAsia" w:hAnsiTheme="minorHAnsi" w:cstheme="minorHAnsi"/>
                <w:b/>
                <w:i/>
                <w:color w:val="000000"/>
              </w:rPr>
            </w:rPrChange>
          </w:rPr>
          <w:t>all</w:t>
        </w:r>
        <w:r w:rsidRPr="00337480">
          <w:rPr>
            <w:rStyle w:val="netverse"/>
            <w:rFonts w:asciiTheme="minorHAnsi" w:hAnsiTheme="minorHAnsi" w:cstheme="minorHAnsi"/>
            <w:b/>
            <w:i/>
            <w:color w:val="000000"/>
            <w:sz w:val="24"/>
            <w:szCs w:val="24"/>
            <w:rPrChange w:id="81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5" w:author="owner" w:date="2018-06-04T13:31:00Z">
              <w:rPr>
                <w:rStyle w:val="s"/>
                <w:rFonts w:asciiTheme="minorHAnsi" w:eastAsiaTheme="majorEastAsia" w:hAnsiTheme="minorHAnsi" w:cstheme="minorHAnsi"/>
                <w:b/>
                <w:i/>
                <w:color w:val="000000"/>
              </w:rPr>
            </w:rPrChange>
          </w:rPr>
          <w:t>the saints</w:t>
        </w:r>
        <w:r w:rsidRPr="00337480">
          <w:rPr>
            <w:rStyle w:val="netverse"/>
            <w:rFonts w:asciiTheme="minorHAnsi" w:hAnsiTheme="minorHAnsi" w:cstheme="minorHAnsi"/>
            <w:b/>
            <w:i/>
            <w:color w:val="000000"/>
            <w:sz w:val="24"/>
            <w:szCs w:val="24"/>
            <w:rPrChange w:id="81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7" w:author="owner" w:date="2018-06-04T13:31:00Z">
              <w:rPr>
                <w:rStyle w:val="s"/>
                <w:rFonts w:asciiTheme="minorHAnsi" w:eastAsiaTheme="majorEastAsia" w:hAnsiTheme="minorHAnsi" w:cstheme="minorHAnsi"/>
                <w:b/>
                <w:i/>
                <w:color w:val="000000"/>
              </w:rPr>
            </w:rPrChange>
          </w:rPr>
          <w:t>what</w:t>
        </w:r>
        <w:r w:rsidRPr="00337480">
          <w:rPr>
            <w:rStyle w:val="netverse"/>
            <w:rFonts w:asciiTheme="minorHAnsi" w:hAnsiTheme="minorHAnsi" w:cstheme="minorHAnsi"/>
            <w:b/>
            <w:i/>
            <w:color w:val="000000"/>
            <w:sz w:val="24"/>
            <w:szCs w:val="24"/>
            <w:rPrChange w:id="81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9" w:author="owner" w:date="2018-06-04T13:31:00Z">
              <w:rPr>
                <w:rStyle w:val="s"/>
                <w:rFonts w:asciiTheme="minorHAnsi" w:eastAsiaTheme="majorEastAsia" w:hAnsiTheme="minorHAnsi" w:cstheme="minorHAnsi"/>
                <w:b/>
                <w:i/>
                <w:color w:val="000000"/>
              </w:rPr>
            </w:rPrChange>
          </w:rPr>
          <w:t>is the breadth</w:t>
        </w:r>
        <w:r w:rsidRPr="00337480">
          <w:rPr>
            <w:rStyle w:val="netverse"/>
            <w:rFonts w:asciiTheme="minorHAnsi" w:hAnsiTheme="minorHAnsi" w:cstheme="minorHAnsi"/>
            <w:b/>
            <w:i/>
            <w:color w:val="000000"/>
            <w:sz w:val="24"/>
            <w:szCs w:val="24"/>
            <w:rPrChange w:id="82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1"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2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3" w:author="owner" w:date="2018-06-04T13:31:00Z">
              <w:rPr>
                <w:rStyle w:val="s"/>
                <w:rFonts w:asciiTheme="minorHAnsi" w:eastAsiaTheme="majorEastAsia" w:hAnsiTheme="minorHAnsi" w:cstheme="minorHAnsi"/>
                <w:b/>
                <w:i/>
                <w:color w:val="000000"/>
              </w:rPr>
            </w:rPrChange>
          </w:rPr>
          <w:t>length</w:t>
        </w:r>
        <w:r w:rsidRPr="00337480">
          <w:rPr>
            <w:rStyle w:val="netverse"/>
            <w:rFonts w:asciiTheme="minorHAnsi" w:hAnsiTheme="minorHAnsi" w:cstheme="minorHAnsi"/>
            <w:b/>
            <w:i/>
            <w:color w:val="000000"/>
            <w:sz w:val="24"/>
            <w:szCs w:val="24"/>
            <w:rPrChange w:id="82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5"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2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7" w:author="owner" w:date="2018-06-04T13:31:00Z">
              <w:rPr>
                <w:rStyle w:val="s"/>
                <w:rFonts w:asciiTheme="minorHAnsi" w:eastAsiaTheme="majorEastAsia" w:hAnsiTheme="minorHAnsi" w:cstheme="minorHAnsi"/>
                <w:b/>
                <w:i/>
                <w:color w:val="000000"/>
              </w:rPr>
            </w:rPrChange>
          </w:rPr>
          <w:t>height</w:t>
        </w:r>
        <w:r w:rsidRPr="00337480">
          <w:rPr>
            <w:rStyle w:val="netverse"/>
            <w:rFonts w:asciiTheme="minorHAnsi" w:hAnsiTheme="minorHAnsi" w:cstheme="minorHAnsi"/>
            <w:b/>
            <w:i/>
            <w:color w:val="000000"/>
            <w:sz w:val="24"/>
            <w:szCs w:val="24"/>
            <w:rPrChange w:id="82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9"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3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1" w:author="owner" w:date="2018-06-04T13:31:00Z">
              <w:rPr>
                <w:rStyle w:val="s"/>
                <w:rFonts w:asciiTheme="minorHAnsi" w:eastAsiaTheme="majorEastAsia" w:hAnsiTheme="minorHAnsi" w:cstheme="minorHAnsi"/>
                <w:b/>
                <w:i/>
                <w:color w:val="000000"/>
              </w:rPr>
            </w:rPrChange>
          </w:rPr>
          <w:t>depth</w:t>
        </w:r>
        <w:r w:rsidRPr="00337480">
          <w:rPr>
            <w:rStyle w:val="netverse"/>
            <w:rFonts w:asciiTheme="minorHAnsi" w:hAnsiTheme="minorHAnsi" w:cstheme="minorHAnsi"/>
            <w:b/>
            <w:i/>
            <w:color w:val="000000"/>
            <w:sz w:val="24"/>
            <w:szCs w:val="24"/>
            <w:rPrChange w:id="832"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33"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4" w:author="owner" w:date="2018-06-04T13:31:00Z">
              <w:rPr>
                <w:rStyle w:val="s"/>
                <w:rFonts w:asciiTheme="minorHAnsi" w:eastAsiaTheme="majorEastAsia" w:hAnsiTheme="minorHAnsi" w:cstheme="minorHAnsi"/>
                <w:b/>
                <w:i/>
                <w:color w:val="000000"/>
              </w:rPr>
            </w:rPrChange>
          </w:rPr>
          <w:t>and thus</w:t>
        </w:r>
        <w:r w:rsidRPr="00337480">
          <w:rPr>
            <w:rStyle w:val="netverse"/>
            <w:rFonts w:asciiTheme="minorHAnsi" w:hAnsiTheme="minorHAnsi" w:cstheme="minorHAnsi"/>
            <w:b/>
            <w:i/>
            <w:color w:val="000000"/>
            <w:sz w:val="24"/>
            <w:szCs w:val="24"/>
            <w:rPrChange w:id="83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6" w:author="owner" w:date="2018-06-04T13:31:00Z">
              <w:rPr>
                <w:rStyle w:val="s"/>
                <w:rFonts w:asciiTheme="minorHAnsi" w:eastAsiaTheme="majorEastAsia" w:hAnsiTheme="minorHAnsi" w:cstheme="minorHAnsi"/>
                <w:b/>
                <w:i/>
                <w:color w:val="000000"/>
              </w:rPr>
            </w:rPrChange>
          </w:rPr>
          <w:t>to know</w:t>
        </w:r>
        <w:r w:rsidRPr="00337480">
          <w:rPr>
            <w:rStyle w:val="netverse"/>
            <w:rFonts w:asciiTheme="minorHAnsi" w:hAnsiTheme="minorHAnsi" w:cstheme="minorHAnsi"/>
            <w:b/>
            <w:i/>
            <w:color w:val="000000"/>
            <w:sz w:val="24"/>
            <w:szCs w:val="24"/>
            <w:rPrChange w:id="83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8" w:author="owner" w:date="2018-06-04T13:31:00Z">
              <w:rPr>
                <w:rStyle w:val="s"/>
                <w:rFonts w:asciiTheme="minorHAnsi" w:eastAsiaTheme="majorEastAsia" w:hAnsiTheme="minorHAnsi" w:cstheme="minorHAnsi"/>
                <w:b/>
                <w:i/>
                <w:color w:val="000000"/>
              </w:rPr>
            </w:rPrChange>
          </w:rPr>
          <w:t>the love</w:t>
        </w:r>
        <w:r w:rsidRPr="00337480">
          <w:rPr>
            <w:rStyle w:val="netverse"/>
            <w:rFonts w:asciiTheme="minorHAnsi" w:hAnsiTheme="minorHAnsi" w:cstheme="minorHAnsi"/>
            <w:b/>
            <w:i/>
            <w:color w:val="000000"/>
            <w:sz w:val="24"/>
            <w:szCs w:val="24"/>
            <w:rPrChange w:id="83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0" w:author="owner" w:date="2018-06-04T13:31:00Z">
              <w:rPr>
                <w:rStyle w:val="s"/>
                <w:rFonts w:asciiTheme="minorHAnsi" w:eastAsiaTheme="majorEastAsia" w:hAnsiTheme="minorHAnsi" w:cstheme="minorHAnsi"/>
                <w:b/>
                <w:i/>
                <w:color w:val="000000"/>
              </w:rPr>
            </w:rPrChange>
          </w:rPr>
          <w:t>of Christ</w:t>
        </w:r>
        <w:r w:rsidRPr="00337480">
          <w:rPr>
            <w:rStyle w:val="netverse"/>
            <w:rFonts w:asciiTheme="minorHAnsi" w:hAnsiTheme="minorHAnsi" w:cstheme="minorHAnsi"/>
            <w:b/>
            <w:i/>
            <w:color w:val="000000"/>
            <w:sz w:val="24"/>
            <w:szCs w:val="24"/>
            <w:rPrChange w:id="84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2" w:author="owner" w:date="2018-06-04T13:31:00Z">
              <w:rPr>
                <w:rStyle w:val="s"/>
                <w:rFonts w:asciiTheme="minorHAnsi" w:eastAsiaTheme="majorEastAsia" w:hAnsiTheme="minorHAnsi" w:cstheme="minorHAnsi"/>
                <w:b/>
                <w:i/>
                <w:color w:val="000000"/>
              </w:rPr>
            </w:rPrChange>
          </w:rPr>
          <w:t>that surpasses</w:t>
        </w:r>
        <w:r w:rsidRPr="00337480">
          <w:rPr>
            <w:rStyle w:val="netverse"/>
            <w:rFonts w:asciiTheme="minorHAnsi" w:hAnsiTheme="minorHAnsi" w:cstheme="minorHAnsi"/>
            <w:b/>
            <w:i/>
            <w:color w:val="000000"/>
            <w:sz w:val="24"/>
            <w:szCs w:val="24"/>
            <w:rPrChange w:id="84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4" w:author="owner" w:date="2018-06-04T13:31:00Z">
              <w:rPr>
                <w:rStyle w:val="s"/>
                <w:rFonts w:asciiTheme="minorHAnsi" w:eastAsiaTheme="majorEastAsia" w:hAnsiTheme="minorHAnsi" w:cstheme="minorHAnsi"/>
                <w:b/>
                <w:i/>
                <w:color w:val="000000"/>
              </w:rPr>
            </w:rPrChange>
          </w:rPr>
          <w:t>knowledge</w:t>
        </w:r>
        <w:r w:rsidRPr="00337480">
          <w:rPr>
            <w:rStyle w:val="netverse"/>
            <w:rFonts w:asciiTheme="minorHAnsi" w:hAnsiTheme="minorHAnsi" w:cstheme="minorHAnsi"/>
            <w:b/>
            <w:i/>
            <w:color w:val="000000"/>
            <w:sz w:val="24"/>
            <w:szCs w:val="24"/>
            <w:rPrChange w:id="84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6" w:author="owner" w:date="2018-06-04T13:31:00Z">
              <w:rPr>
                <w:rStyle w:val="s"/>
                <w:rFonts w:asciiTheme="minorHAnsi" w:eastAsiaTheme="majorEastAsia" w:hAnsiTheme="minorHAnsi" w:cstheme="minorHAnsi"/>
                <w:b/>
                <w:i/>
                <w:color w:val="000000"/>
              </w:rPr>
            </w:rPrChange>
          </w:rPr>
          <w:t>so that</w:t>
        </w:r>
        <w:r w:rsidRPr="00337480">
          <w:rPr>
            <w:rStyle w:val="netverse"/>
            <w:rFonts w:asciiTheme="minorHAnsi" w:hAnsiTheme="minorHAnsi" w:cstheme="minorHAnsi"/>
            <w:b/>
            <w:i/>
            <w:color w:val="000000"/>
            <w:sz w:val="24"/>
            <w:szCs w:val="24"/>
            <w:rPrChange w:id="84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8" w:author="owner" w:date="2018-06-04T13:31:00Z">
              <w:rPr>
                <w:rStyle w:val="s"/>
                <w:rFonts w:asciiTheme="minorHAnsi" w:eastAsiaTheme="majorEastAsia" w:hAnsiTheme="minorHAnsi" w:cstheme="minorHAnsi"/>
                <w:b/>
                <w:i/>
                <w:color w:val="000000"/>
              </w:rPr>
            </w:rPrChange>
          </w:rPr>
          <w:t>you may be filled up</w:t>
        </w:r>
        <w:r w:rsidRPr="00337480">
          <w:rPr>
            <w:rStyle w:val="netverse"/>
            <w:rFonts w:asciiTheme="minorHAnsi" w:hAnsiTheme="minorHAnsi" w:cstheme="minorHAnsi"/>
            <w:b/>
            <w:i/>
            <w:color w:val="000000"/>
            <w:sz w:val="24"/>
            <w:szCs w:val="24"/>
            <w:rPrChange w:id="84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0" w:author="owner" w:date="2018-06-04T13:31:00Z">
              <w:rPr>
                <w:rStyle w:val="s"/>
                <w:rFonts w:asciiTheme="minorHAnsi" w:eastAsiaTheme="majorEastAsia" w:hAnsiTheme="minorHAnsi" w:cstheme="minorHAnsi"/>
                <w:b/>
                <w:i/>
                <w:color w:val="000000"/>
              </w:rPr>
            </w:rPrChange>
          </w:rPr>
          <w:t>to</w:t>
        </w:r>
        <w:r w:rsidRPr="00337480">
          <w:rPr>
            <w:rStyle w:val="netverse"/>
            <w:rFonts w:asciiTheme="minorHAnsi" w:hAnsiTheme="minorHAnsi" w:cstheme="minorHAnsi"/>
            <w:b/>
            <w:i/>
            <w:color w:val="000000"/>
            <w:sz w:val="24"/>
            <w:szCs w:val="24"/>
            <w:rPrChange w:id="85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2" w:author="owner" w:date="2018-06-04T13:31:00Z">
              <w:rPr>
                <w:rStyle w:val="s"/>
                <w:rFonts w:asciiTheme="minorHAnsi" w:eastAsiaTheme="majorEastAsia" w:hAnsiTheme="minorHAnsi" w:cstheme="minorHAnsi"/>
                <w:b/>
                <w:i/>
                <w:color w:val="000000"/>
              </w:rPr>
            </w:rPrChange>
          </w:rPr>
          <w:t>all</w:t>
        </w:r>
        <w:r w:rsidRPr="00337480">
          <w:rPr>
            <w:rStyle w:val="netverse"/>
            <w:rFonts w:asciiTheme="minorHAnsi" w:hAnsiTheme="minorHAnsi" w:cstheme="minorHAnsi"/>
            <w:b/>
            <w:i/>
            <w:color w:val="000000"/>
            <w:sz w:val="24"/>
            <w:szCs w:val="24"/>
            <w:rPrChange w:id="85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4" w:author="owner" w:date="2018-06-04T13:31:00Z">
              <w:rPr>
                <w:rStyle w:val="s"/>
                <w:rFonts w:asciiTheme="minorHAnsi" w:eastAsiaTheme="majorEastAsia" w:hAnsiTheme="minorHAnsi" w:cstheme="minorHAnsi"/>
                <w:b/>
                <w:i/>
                <w:color w:val="000000"/>
              </w:rPr>
            </w:rPrChange>
          </w:rPr>
          <w:t>the fullness</w:t>
        </w:r>
        <w:r w:rsidRPr="00337480">
          <w:rPr>
            <w:rStyle w:val="netverse"/>
            <w:rFonts w:asciiTheme="minorHAnsi" w:hAnsiTheme="minorHAnsi" w:cstheme="minorHAnsi"/>
            <w:b/>
            <w:i/>
            <w:color w:val="000000"/>
            <w:sz w:val="24"/>
            <w:szCs w:val="24"/>
            <w:rPrChange w:id="85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6" w:author="owner" w:date="2018-06-04T13:31:00Z">
              <w:rPr>
                <w:rStyle w:val="s"/>
                <w:rFonts w:asciiTheme="minorHAnsi" w:eastAsiaTheme="majorEastAsia" w:hAnsiTheme="minorHAnsi" w:cstheme="minorHAnsi"/>
                <w:b/>
                <w:i/>
                <w:color w:val="000000"/>
              </w:rPr>
            </w:rPrChange>
          </w:rPr>
          <w:t>of God</w:t>
        </w:r>
        <w:r w:rsidRPr="00337480">
          <w:rPr>
            <w:rStyle w:val="netverse"/>
            <w:rFonts w:asciiTheme="minorHAnsi" w:hAnsiTheme="minorHAnsi" w:cstheme="minorHAnsi"/>
            <w:b/>
            <w:i/>
            <w:color w:val="000000"/>
            <w:sz w:val="24"/>
            <w:szCs w:val="24"/>
            <w:rPrChange w:id="857" w:author="owner" w:date="2018-06-04T13:31:00Z">
              <w:rPr>
                <w:rStyle w:val="netverse"/>
                <w:rFonts w:asciiTheme="minorHAnsi" w:hAnsiTheme="minorHAnsi" w:cstheme="minorHAnsi"/>
                <w:b/>
                <w:i/>
                <w:color w:val="000000"/>
              </w:rPr>
            </w:rPrChange>
          </w:rPr>
          <w:t>.</w:t>
        </w:r>
      </w:moveTo>
    </w:p>
    <w:moveToRangeEnd w:id="719"/>
    <w:p w14:paraId="46B1ABFE" w14:textId="385248B6" w:rsidR="00337480" w:rsidDel="000C179D" w:rsidRDefault="00337480" w:rsidP="007C090F">
      <w:pPr>
        <w:pStyle w:val="Heading3"/>
        <w:spacing w:before="0" w:beforeAutospacing="0" w:after="0" w:afterAutospacing="0"/>
        <w:jc w:val="center"/>
        <w:rPr>
          <w:del w:id="858" w:author="owner" w:date="2018-06-04T15:00:00Z"/>
          <w:rFonts w:asciiTheme="minorHAnsi" w:hAnsiTheme="minorHAnsi"/>
          <w:sz w:val="28"/>
          <w:szCs w:val="28"/>
        </w:rPr>
      </w:pPr>
    </w:p>
    <w:p w14:paraId="735DA177" w14:textId="234B35DE" w:rsidR="007C090F" w:rsidDel="00337480" w:rsidRDefault="007C090F" w:rsidP="007C090F">
      <w:pPr>
        <w:pStyle w:val="Heading3"/>
        <w:spacing w:before="0" w:beforeAutospacing="0" w:after="0" w:afterAutospacing="0"/>
        <w:jc w:val="center"/>
        <w:rPr>
          <w:del w:id="859" w:author="owner" w:date="2018-06-04T13:31:00Z"/>
          <w:rFonts w:asciiTheme="minorHAnsi" w:hAnsiTheme="minorHAnsi"/>
          <w:sz w:val="24"/>
          <w:szCs w:val="24"/>
        </w:rPr>
      </w:pPr>
      <w:del w:id="860" w:author="owner" w:date="2018-06-04T13:31:00Z">
        <w:r w:rsidRPr="00B07A65" w:rsidDel="00337480">
          <w:rPr>
            <w:rFonts w:asciiTheme="minorHAnsi" w:hAnsiTheme="minorHAnsi"/>
            <w:sz w:val="24"/>
            <w:szCs w:val="24"/>
          </w:rPr>
          <w:delText>Ephesians 1:15-18 (KJV)</w:delText>
        </w:r>
      </w:del>
    </w:p>
    <w:p w14:paraId="6A083D00" w14:textId="3D1CB612" w:rsidR="007C090F" w:rsidDel="00337480" w:rsidRDefault="007C090F" w:rsidP="007C090F">
      <w:pPr>
        <w:pStyle w:val="Heading3"/>
        <w:spacing w:before="0" w:beforeAutospacing="0" w:after="0" w:afterAutospacing="0"/>
        <w:jc w:val="center"/>
        <w:rPr>
          <w:del w:id="861" w:author="owner" w:date="2018-06-04T13:31:00Z"/>
          <w:rFonts w:asciiTheme="minorHAnsi" w:hAnsiTheme="minorHAnsi" w:cstheme="minorHAnsi"/>
          <w:i/>
          <w:color w:val="000000"/>
          <w:sz w:val="24"/>
          <w:szCs w:val="24"/>
        </w:rPr>
      </w:pPr>
      <w:del w:id="862" w:author="owner" w:date="2018-06-04T13:31:00Z">
        <w:r w:rsidRPr="00B07A65" w:rsidDel="00337480">
          <w:rPr>
            <w:rFonts w:asciiTheme="minorHAnsi" w:hAnsiTheme="minorHAnsi" w:cstheme="minorHAnsi"/>
            <w:i/>
            <w:color w:val="000000"/>
            <w:sz w:val="24"/>
            <w:szCs w:val="24"/>
          </w:rPr>
          <w:delText>For this reason,</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because I</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have heard</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of your faith in the Lord Jesus and your love</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for all the saints,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 do not cease to give thanks for you when I remember you</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in my prayers.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 pray that</w:delText>
        </w:r>
        <w:r w:rsidRPr="00B07A65" w:rsidDel="00337480">
          <w:rPr>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the God of our Lord Jesus Christ, the Father of glory,</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may give you spiritual wisdom and revelation</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vertAlign w:val="superscript"/>
          </w:rPr>
          <w:delText> </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in your growing knowledge of him,</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 since the eyes of your</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heart have been enlightened</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 so that you may know what is the hope of his calling,</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what is the wealth of his glorious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inheritance in the saints.</w:delText>
        </w:r>
      </w:del>
    </w:p>
    <w:p w14:paraId="5919230F" w14:textId="77777777" w:rsidR="003931E8" w:rsidRDefault="003931E8" w:rsidP="007C090F">
      <w:pPr>
        <w:pStyle w:val="Heading3"/>
        <w:spacing w:before="0" w:beforeAutospacing="0" w:after="0" w:afterAutospacing="0"/>
        <w:jc w:val="center"/>
        <w:rPr>
          <w:rFonts w:asciiTheme="minorHAnsi" w:hAnsiTheme="minorHAnsi" w:cstheme="minorHAnsi"/>
          <w:i/>
          <w:color w:val="000000"/>
          <w:sz w:val="24"/>
          <w:szCs w:val="24"/>
        </w:rPr>
      </w:pPr>
    </w:p>
    <w:p w14:paraId="3462CC2B" w14:textId="77777777" w:rsidR="003931E8" w:rsidRPr="003931E8" w:rsidRDefault="003931E8" w:rsidP="007C090F">
      <w:pPr>
        <w:pStyle w:val="Heading3"/>
        <w:spacing w:before="0" w:beforeAutospacing="0" w:after="0" w:afterAutospacing="0"/>
        <w:jc w:val="center"/>
        <w:rPr>
          <w:rFonts w:asciiTheme="minorHAnsi" w:hAnsiTheme="minorHAnsi" w:cstheme="minorHAnsi"/>
          <w:color w:val="000000"/>
          <w:sz w:val="28"/>
          <w:szCs w:val="28"/>
        </w:rPr>
      </w:pPr>
      <w:r w:rsidRPr="003931E8">
        <w:rPr>
          <w:rFonts w:asciiTheme="minorHAnsi" w:hAnsiTheme="minorHAnsi" w:cstheme="minorHAnsi"/>
          <w:color w:val="000000"/>
          <w:sz w:val="28"/>
          <w:szCs w:val="28"/>
        </w:rPr>
        <w:t>Introduction</w:t>
      </w:r>
    </w:p>
    <w:p w14:paraId="4D3F5FAB" w14:textId="77777777" w:rsidR="007C090F" w:rsidRPr="00B07A65" w:rsidRDefault="007C090F" w:rsidP="007C090F">
      <w:pPr>
        <w:pStyle w:val="Heading3"/>
        <w:spacing w:before="0" w:beforeAutospacing="0" w:after="0" w:afterAutospacing="0"/>
        <w:jc w:val="center"/>
        <w:rPr>
          <w:rFonts w:asciiTheme="minorHAnsi" w:hAnsiTheme="minorHAnsi" w:cstheme="minorHAnsi"/>
          <w:i/>
          <w:sz w:val="24"/>
          <w:szCs w:val="24"/>
        </w:rPr>
      </w:pPr>
    </w:p>
    <w:p w14:paraId="1345F8FE" w14:textId="22476A6F" w:rsidR="00D65EF6" w:rsidDel="00ED3FBC" w:rsidRDefault="00D65EF6" w:rsidP="00D65EF6">
      <w:pPr>
        <w:ind w:firstLine="720"/>
        <w:jc w:val="both"/>
        <w:rPr>
          <w:del w:id="863" w:author="virginia porter" w:date="2018-05-01T15:47:00Z"/>
          <w:sz w:val="24"/>
          <w:szCs w:val="24"/>
        </w:rPr>
      </w:pPr>
      <w:del w:id="864" w:author="virginia porter" w:date="2018-05-01T15:47:00Z">
        <w:r w:rsidDel="00ED3FBC">
          <w:rPr>
            <w:sz w:val="24"/>
            <w:szCs w:val="24"/>
          </w:rPr>
          <w:delText xml:space="preserve">Having been in the </w:delText>
        </w:r>
        <w:r w:rsidR="009B63F9" w:rsidDel="00ED3FBC">
          <w:rPr>
            <w:sz w:val="24"/>
            <w:szCs w:val="24"/>
          </w:rPr>
          <w:delText>b</w:delText>
        </w:r>
        <w:r w:rsidDel="00ED3FBC">
          <w:rPr>
            <w:sz w:val="24"/>
            <w:szCs w:val="24"/>
          </w:rPr>
          <w:delText>ridal business for several years, I observed that women will spend a great deal of money and effort in planning their wedding</w:delText>
        </w:r>
        <w:r w:rsidR="009B63F9" w:rsidDel="00ED3FBC">
          <w:rPr>
            <w:sz w:val="24"/>
            <w:szCs w:val="24"/>
          </w:rPr>
          <w:delText>s</w:delText>
        </w:r>
        <w:r w:rsidDel="00ED3FBC">
          <w:rPr>
            <w:sz w:val="24"/>
            <w:szCs w:val="24"/>
          </w:rPr>
          <w:delText>. They seek out people who have an expertise to help them achieve the most spectacular wedding imaginable. By contrast, little thought or effort goes into preparing for what comes after the honeymoon. Consequently, many of us find ourselves ill equipped for the married life and it can be quite the shock.</w:delText>
        </w:r>
        <w:r w:rsidR="00A07517" w:rsidDel="00ED3FBC">
          <w:rPr>
            <w:sz w:val="24"/>
            <w:szCs w:val="24"/>
          </w:rPr>
          <w:delText xml:space="preserve"> Can I get a witness?</w:delText>
        </w:r>
        <w:r w:rsidDel="00ED3FBC">
          <w:rPr>
            <w:sz w:val="24"/>
            <w:szCs w:val="24"/>
          </w:rPr>
          <w:delText xml:space="preserve">  </w:delText>
        </w:r>
      </w:del>
    </w:p>
    <w:p w14:paraId="7E6DE1E4" w14:textId="72EEA418" w:rsidR="00B17D0D" w:rsidDel="00ED3FBC" w:rsidRDefault="00B17D0D" w:rsidP="00B17D0D">
      <w:pPr>
        <w:ind w:firstLine="720"/>
        <w:jc w:val="both"/>
        <w:rPr>
          <w:del w:id="865" w:author="virginia porter" w:date="2018-05-01T15:47:00Z"/>
          <w:bCs/>
          <w:sz w:val="24"/>
          <w:szCs w:val="24"/>
        </w:rPr>
      </w:pPr>
      <w:del w:id="866" w:author="virginia porter" w:date="2018-05-01T15:47:00Z">
        <w:r w:rsidDel="00ED3FBC">
          <w:rPr>
            <w:sz w:val="24"/>
            <w:szCs w:val="24"/>
          </w:rPr>
          <w:delText xml:space="preserve">Becoming the bride of Christ is much like getting married; everything is new, exciting, mysterious and unfamiliar. Spiritually and physically speaking, though, we are treading on sacred, yet, uncharted ground. </w:delText>
        </w:r>
        <w:r w:rsidR="00885C41" w:rsidDel="00ED3FBC">
          <w:rPr>
            <w:sz w:val="24"/>
            <w:szCs w:val="24"/>
          </w:rPr>
          <w:delText>T</w:delText>
        </w:r>
        <w:r w:rsidDel="00ED3FBC">
          <w:rPr>
            <w:bCs/>
            <w:sz w:val="24"/>
            <w:szCs w:val="24"/>
          </w:rPr>
          <w:delText xml:space="preserve">he </w:delText>
        </w:r>
        <w:r w:rsidR="00885C41" w:rsidDel="00ED3FBC">
          <w:rPr>
            <w:bCs/>
            <w:sz w:val="24"/>
            <w:szCs w:val="24"/>
          </w:rPr>
          <w:delText>majority</w:delText>
        </w:r>
        <w:r w:rsidDel="00ED3FBC">
          <w:rPr>
            <w:bCs/>
            <w:sz w:val="24"/>
            <w:szCs w:val="24"/>
          </w:rPr>
          <w:delText xml:space="preserve"> of us </w:delText>
        </w:r>
        <w:r w:rsidR="00885C41" w:rsidDel="00ED3FBC">
          <w:rPr>
            <w:bCs/>
            <w:sz w:val="24"/>
            <w:szCs w:val="24"/>
          </w:rPr>
          <w:delText>e</w:delText>
        </w:r>
        <w:r w:rsidR="00885C41" w:rsidDel="00ED3FBC">
          <w:rPr>
            <w:sz w:val="24"/>
            <w:szCs w:val="24"/>
          </w:rPr>
          <w:delText xml:space="preserve">ntering </w:delText>
        </w:r>
        <w:r w:rsidR="00885C41" w:rsidDel="00ED3FBC">
          <w:rPr>
            <w:bCs/>
            <w:sz w:val="24"/>
            <w:szCs w:val="24"/>
          </w:rPr>
          <w:delText>these covenant relationships</w:delText>
        </w:r>
        <w:r w:rsidR="009B56EE" w:rsidDel="00ED3FBC">
          <w:rPr>
            <w:bCs/>
            <w:sz w:val="24"/>
            <w:szCs w:val="24"/>
          </w:rPr>
          <w:delText>,</w:delText>
        </w:r>
        <w:r w:rsidR="00885C41" w:rsidDel="00ED3FBC">
          <w:rPr>
            <w:bCs/>
            <w:sz w:val="24"/>
            <w:szCs w:val="24"/>
          </w:rPr>
          <w:delText xml:space="preserve"> </w:delText>
        </w:r>
        <w:r w:rsidDel="00ED3FBC">
          <w:rPr>
            <w:bCs/>
            <w:sz w:val="24"/>
            <w:szCs w:val="24"/>
          </w:rPr>
          <w:delText xml:space="preserve">find ourselves </w:delText>
        </w:r>
        <w:r w:rsidR="00885C41" w:rsidDel="00ED3FBC">
          <w:rPr>
            <w:bCs/>
            <w:sz w:val="24"/>
            <w:szCs w:val="24"/>
          </w:rPr>
          <w:delText>ill-equipped</w:delText>
        </w:r>
        <w:r w:rsidDel="00ED3FBC">
          <w:rPr>
            <w:bCs/>
            <w:sz w:val="24"/>
            <w:szCs w:val="24"/>
          </w:rPr>
          <w:delText xml:space="preserve"> to deal with </w:delText>
        </w:r>
        <w:r w:rsidR="00885C41" w:rsidDel="00ED3FBC">
          <w:rPr>
            <w:bCs/>
            <w:sz w:val="24"/>
            <w:szCs w:val="24"/>
          </w:rPr>
          <w:delText xml:space="preserve">the life altering changes that accompany </w:delText>
        </w:r>
        <w:r w:rsidR="00A4714A" w:rsidDel="00ED3FBC">
          <w:rPr>
            <w:bCs/>
            <w:sz w:val="24"/>
            <w:szCs w:val="24"/>
          </w:rPr>
          <w:delText>them</w:delText>
        </w:r>
        <w:r w:rsidDel="00ED3FBC">
          <w:rPr>
            <w:bCs/>
            <w:sz w:val="24"/>
            <w:szCs w:val="24"/>
          </w:rPr>
          <w:delText xml:space="preserve">. This is especially true for those who had a disparity of godly role models to pattern their life after. There are countless, real life issues that need to be addressed from a Biblical worldview. Discipleship is the God ordained vehicle to transport these truths into the lives of His children. Relationship is at the core of discipleship, and the key component of a healthy relationship is communication. </w:delText>
        </w:r>
      </w:del>
    </w:p>
    <w:p w14:paraId="587FDBD1" w14:textId="71FD9DD3" w:rsidR="009B63F9" w:rsidRDefault="00D65EF6" w:rsidP="009B63F9">
      <w:pPr>
        <w:ind w:firstLine="720"/>
        <w:jc w:val="both"/>
        <w:rPr>
          <w:sz w:val="24"/>
          <w:szCs w:val="24"/>
        </w:rPr>
      </w:pPr>
      <w:del w:id="867" w:author="virginia porter" w:date="2018-05-14T16:49:00Z">
        <w:r w:rsidDel="00D32CCF">
          <w:rPr>
            <w:sz w:val="24"/>
            <w:szCs w:val="24"/>
          </w:rPr>
          <w:delText xml:space="preserve">John C. Maxwell wrote a </w:delText>
        </w:r>
      </w:del>
      <w:del w:id="868" w:author="virginia porter" w:date="2018-05-14T16:47:00Z">
        <w:r w:rsidDel="005B4D9A">
          <w:rPr>
            <w:sz w:val="24"/>
            <w:szCs w:val="24"/>
          </w:rPr>
          <w:delText xml:space="preserve">book titled </w:delText>
        </w:r>
        <w:r w:rsidRPr="008B6DFF" w:rsidDel="005B4D9A">
          <w:rPr>
            <w:i/>
            <w:sz w:val="24"/>
            <w:szCs w:val="24"/>
          </w:rPr>
          <w:delText>Everyone Communicates Few Connect.</w:delText>
        </w:r>
        <w:r w:rsidR="003541F0" w:rsidDel="005B4D9A">
          <w:rPr>
            <w:i/>
            <w:sz w:val="24"/>
            <w:szCs w:val="24"/>
          </w:rPr>
          <w:delText xml:space="preserve"> </w:delText>
        </w:r>
      </w:del>
      <w:del w:id="869" w:author="virginia porter" w:date="2018-05-14T16:58:00Z">
        <w:r w:rsidDel="00D32CCF">
          <w:rPr>
            <w:sz w:val="24"/>
            <w:szCs w:val="24"/>
          </w:rPr>
          <w:delText xml:space="preserve">Being connected and staying connected in marriage is </w:delText>
        </w:r>
      </w:del>
      <w:del w:id="870" w:author="virginia porter" w:date="2018-05-14T16:52:00Z">
        <w:r w:rsidDel="00D32CCF">
          <w:rPr>
            <w:sz w:val="24"/>
            <w:szCs w:val="24"/>
          </w:rPr>
          <w:delText>determined</w:delText>
        </w:r>
      </w:del>
      <w:del w:id="871" w:author="virginia porter" w:date="2018-05-14T16:50:00Z">
        <w:r w:rsidDel="00D32CCF">
          <w:rPr>
            <w:sz w:val="24"/>
            <w:szCs w:val="24"/>
          </w:rPr>
          <w:delText xml:space="preserve"> </w:delText>
        </w:r>
      </w:del>
      <w:del w:id="872" w:author="virginia porter" w:date="2018-05-14T16:52:00Z">
        <w:r w:rsidR="00B17D0D" w:rsidDel="00D32CCF">
          <w:rPr>
            <w:sz w:val="24"/>
            <w:szCs w:val="24"/>
          </w:rPr>
          <w:delText xml:space="preserve">to </w:delText>
        </w:r>
      </w:del>
      <w:del w:id="873" w:author="virginia porter" w:date="2018-05-14T16:50:00Z">
        <w:r w:rsidDel="00D32CCF">
          <w:rPr>
            <w:sz w:val="24"/>
            <w:szCs w:val="24"/>
          </w:rPr>
          <w:delText>the</w:delText>
        </w:r>
      </w:del>
      <w:del w:id="874" w:author="virginia porter" w:date="2018-05-14T16:58:00Z">
        <w:r w:rsidDel="00D32CCF">
          <w:rPr>
            <w:sz w:val="24"/>
            <w:szCs w:val="24"/>
          </w:rPr>
          <w:delText xml:space="preserve"> degree </w:delText>
        </w:r>
      </w:del>
      <w:ins w:id="875" w:author="virginia porter" w:date="2018-05-14T16:51:00Z">
        <w:r w:rsidR="00D32CCF" w:rsidRPr="008B6DFF">
          <w:rPr>
            <w:i/>
            <w:sz w:val="24"/>
            <w:szCs w:val="24"/>
          </w:rPr>
          <w:t>Everyone Communicates Few Connect</w:t>
        </w:r>
        <w:r w:rsidR="00D32CCF">
          <w:rPr>
            <w:i/>
            <w:sz w:val="24"/>
            <w:szCs w:val="24"/>
          </w:rPr>
          <w:t xml:space="preserve">, </w:t>
        </w:r>
      </w:ins>
      <w:ins w:id="876" w:author="virginia porter" w:date="2018-05-14T16:55:00Z">
        <w:r w:rsidR="00D32CCF" w:rsidRPr="004547EE">
          <w:rPr>
            <w:sz w:val="24"/>
            <w:szCs w:val="24"/>
          </w:rPr>
          <w:t>said</w:t>
        </w:r>
        <w:r w:rsidR="00D32CCF">
          <w:rPr>
            <w:i/>
            <w:sz w:val="24"/>
            <w:szCs w:val="24"/>
          </w:rPr>
          <w:t xml:space="preserve"> </w:t>
        </w:r>
      </w:ins>
      <w:ins w:id="877" w:author="virginia porter" w:date="2018-05-14T16:51:00Z">
        <w:r w:rsidR="00D32CCF">
          <w:rPr>
            <w:sz w:val="24"/>
            <w:szCs w:val="24"/>
          </w:rPr>
          <w:t>John C. Maxwell</w:t>
        </w:r>
      </w:ins>
      <w:ins w:id="878" w:author="virginia porter" w:date="2018-05-14T16:55:00Z">
        <w:r w:rsidR="00D32CCF">
          <w:rPr>
            <w:sz w:val="24"/>
            <w:szCs w:val="24"/>
          </w:rPr>
          <w:t xml:space="preserve"> in his </w:t>
        </w:r>
      </w:ins>
      <w:ins w:id="879" w:author="virginia porter" w:date="2018-05-14T16:51:00Z">
        <w:r w:rsidR="00D32CCF">
          <w:rPr>
            <w:sz w:val="24"/>
            <w:szCs w:val="24"/>
          </w:rPr>
          <w:t xml:space="preserve">insightful </w:t>
        </w:r>
      </w:ins>
      <w:ins w:id="880" w:author="virginia porter" w:date="2018-05-14T16:56:00Z">
        <w:r w:rsidR="00D32CCF">
          <w:rPr>
            <w:sz w:val="24"/>
            <w:szCs w:val="24"/>
          </w:rPr>
          <w:t>book by that title.</w:t>
        </w:r>
      </w:ins>
      <w:del w:id="881" w:author="virginia porter" w:date="2018-05-14T16:56:00Z">
        <w:r w:rsidDel="00D32CCF">
          <w:rPr>
            <w:sz w:val="24"/>
            <w:szCs w:val="24"/>
          </w:rPr>
          <w:delText>that</w:delText>
        </w:r>
      </w:del>
      <w:ins w:id="882" w:author="virginia porter" w:date="2018-05-14T16:56:00Z">
        <w:r w:rsidR="00D32CCF">
          <w:rPr>
            <w:sz w:val="24"/>
            <w:szCs w:val="24"/>
          </w:rPr>
          <w:t xml:space="preserve"> </w:t>
        </w:r>
      </w:ins>
      <w:ins w:id="883" w:author="virginia porter" w:date="2018-05-14T16:58:00Z">
        <w:r w:rsidR="00D32CCF">
          <w:rPr>
            <w:sz w:val="24"/>
            <w:szCs w:val="24"/>
          </w:rPr>
          <w:t xml:space="preserve">Being connected and staying connected </w:t>
        </w:r>
      </w:ins>
      <w:ins w:id="884" w:author="virginia porter" w:date="2018-05-14T16:59:00Z">
        <w:r w:rsidR="00FA36BA">
          <w:rPr>
            <w:sz w:val="24"/>
            <w:szCs w:val="24"/>
          </w:rPr>
          <w:t xml:space="preserve">is quite a </w:t>
        </w:r>
      </w:ins>
      <w:ins w:id="885" w:author="virginia porter" w:date="2018-05-14T17:00:00Z">
        <w:r w:rsidR="00FA36BA">
          <w:rPr>
            <w:sz w:val="24"/>
            <w:szCs w:val="24"/>
          </w:rPr>
          <w:t>challenge</w:t>
        </w:r>
      </w:ins>
      <w:ins w:id="886" w:author="virginia porter" w:date="2018-05-14T16:59:00Z">
        <w:r w:rsidR="00FA36BA">
          <w:rPr>
            <w:sz w:val="24"/>
            <w:szCs w:val="24"/>
          </w:rPr>
          <w:t xml:space="preserve"> in this day and age. </w:t>
        </w:r>
      </w:ins>
      <w:ins w:id="887" w:author="virginia porter" w:date="2018-05-14T17:00:00Z">
        <w:r w:rsidR="00FA36BA">
          <w:rPr>
            <w:sz w:val="24"/>
            <w:szCs w:val="24"/>
          </w:rPr>
          <w:t xml:space="preserve">To a </w:t>
        </w:r>
      </w:ins>
      <w:ins w:id="888" w:author="virginia porter" w:date="2018-05-14T16:58:00Z">
        <w:r w:rsidR="00D32CCF">
          <w:rPr>
            <w:sz w:val="24"/>
            <w:szCs w:val="24"/>
          </w:rPr>
          <w:t>large degree</w:t>
        </w:r>
      </w:ins>
      <w:ins w:id="889" w:author="virginia porter" w:date="2018-05-14T17:00:00Z">
        <w:r w:rsidR="00FA36BA">
          <w:rPr>
            <w:sz w:val="24"/>
            <w:szCs w:val="24"/>
          </w:rPr>
          <w:t>,</w:t>
        </w:r>
      </w:ins>
      <w:ins w:id="890" w:author="virginia porter" w:date="2018-05-14T16:58:00Z">
        <w:r w:rsidR="00D32CCF">
          <w:rPr>
            <w:sz w:val="24"/>
            <w:szCs w:val="24"/>
          </w:rPr>
          <w:t xml:space="preserve"> communication is vital in every aspects of life. </w:t>
        </w:r>
      </w:ins>
      <w:ins w:id="891" w:author="virginia porter" w:date="2018-05-14T17:00:00Z">
        <w:r w:rsidR="00FA36BA">
          <w:rPr>
            <w:sz w:val="24"/>
            <w:szCs w:val="24"/>
          </w:rPr>
          <w:t>E</w:t>
        </w:r>
      </w:ins>
      <w:ins w:id="892" w:author="virginia porter" w:date="2018-05-14T17:01:00Z">
        <w:r w:rsidR="00FA36BA">
          <w:rPr>
            <w:sz w:val="24"/>
            <w:szCs w:val="24"/>
          </w:rPr>
          <w:t>specially in marriage. In our most important relationships</w:t>
        </w:r>
      </w:ins>
      <w:ins w:id="893" w:author="virginia porter" w:date="2018-05-14T17:02:00Z">
        <w:r w:rsidR="00FA36BA">
          <w:rPr>
            <w:sz w:val="24"/>
            <w:szCs w:val="24"/>
          </w:rPr>
          <w:t xml:space="preserve"> we would do well to learn early on </w:t>
        </w:r>
      </w:ins>
      <w:del w:id="894" w:author="virginia porter" w:date="2018-05-14T17:01:00Z">
        <w:r w:rsidDel="00FA36BA">
          <w:rPr>
            <w:sz w:val="24"/>
            <w:szCs w:val="24"/>
          </w:rPr>
          <w:delText xml:space="preserve"> you </w:delText>
        </w:r>
      </w:del>
      <w:del w:id="895" w:author="virginia porter" w:date="2018-05-14T17:03:00Z">
        <w:r w:rsidDel="00FA36BA">
          <w:rPr>
            <w:sz w:val="24"/>
            <w:szCs w:val="24"/>
          </w:rPr>
          <w:delText xml:space="preserve">learn </w:delText>
        </w:r>
      </w:del>
      <w:r w:rsidR="009B63F9">
        <w:rPr>
          <w:sz w:val="24"/>
          <w:szCs w:val="24"/>
        </w:rPr>
        <w:t>to speak</w:t>
      </w:r>
      <w:r>
        <w:rPr>
          <w:sz w:val="24"/>
          <w:szCs w:val="24"/>
        </w:rPr>
        <w:t xml:space="preserve"> one another’s love language. </w:t>
      </w:r>
      <w:r w:rsidR="00B17D0D">
        <w:rPr>
          <w:sz w:val="24"/>
          <w:szCs w:val="24"/>
        </w:rPr>
        <w:t>W</w:t>
      </w:r>
      <w:r>
        <w:rPr>
          <w:sz w:val="24"/>
          <w:szCs w:val="24"/>
        </w:rPr>
        <w:t xml:space="preserve">hen Art and I got married, I didn’t know that there was such a thing as a “love language”. But what I did know is that actions speak louder than words. As two lost people, our actions communicated, quite boisterously, how disconnected and unhealthy our relationship was. This is no excuse, but I came from a broken home, and frankly, I didn’t know the difference. When the Lord saved me and thirteen years later, saved Art, we had a lot of </w:t>
      </w:r>
      <w:r w:rsidR="003541F0">
        <w:rPr>
          <w:sz w:val="24"/>
          <w:szCs w:val="24"/>
        </w:rPr>
        <w:t>emotional and spiritual b</w:t>
      </w:r>
      <w:r>
        <w:rPr>
          <w:sz w:val="24"/>
          <w:szCs w:val="24"/>
        </w:rPr>
        <w:t xml:space="preserve">aggage to unpack. </w:t>
      </w:r>
      <w:ins w:id="896" w:author="virginia porter" w:date="2018-05-14T17:04:00Z">
        <w:r w:rsidR="00FA36BA">
          <w:rPr>
            <w:sz w:val="24"/>
            <w:szCs w:val="24"/>
          </w:rPr>
          <w:t>N</w:t>
        </w:r>
      </w:ins>
      <w:del w:id="897" w:author="virginia porter" w:date="2018-05-14T17:04:00Z">
        <w:r w:rsidR="009B63F9" w:rsidDel="00FA36BA">
          <w:rPr>
            <w:sz w:val="24"/>
            <w:szCs w:val="24"/>
          </w:rPr>
          <w:delText xml:space="preserve">As </w:delText>
        </w:r>
        <w:r w:rsidR="006A0985" w:rsidDel="00FA36BA">
          <w:rPr>
            <w:sz w:val="24"/>
            <w:szCs w:val="24"/>
          </w:rPr>
          <w:delText xml:space="preserve">previously mentioned, </w:delText>
        </w:r>
        <w:r w:rsidR="00E776B1" w:rsidDel="00FA36BA">
          <w:rPr>
            <w:sz w:val="24"/>
            <w:szCs w:val="24"/>
          </w:rPr>
          <w:delText>n</w:delText>
        </w:r>
      </w:del>
      <w:r w:rsidR="00E776B1">
        <w:rPr>
          <w:sz w:val="24"/>
          <w:szCs w:val="24"/>
        </w:rPr>
        <w:t>either</w:t>
      </w:r>
      <w:r w:rsidR="006A0985">
        <w:rPr>
          <w:sz w:val="24"/>
          <w:szCs w:val="24"/>
        </w:rPr>
        <w:t xml:space="preserve"> of us had been discipled, nor did we know what the</w:t>
      </w:r>
      <w:r w:rsidR="009B63F9">
        <w:rPr>
          <w:sz w:val="24"/>
          <w:szCs w:val="24"/>
        </w:rPr>
        <w:t xml:space="preserve"> term “disciple” </w:t>
      </w:r>
      <w:r w:rsidR="006A0985">
        <w:rPr>
          <w:sz w:val="24"/>
          <w:szCs w:val="24"/>
        </w:rPr>
        <w:t xml:space="preserve">even </w:t>
      </w:r>
      <w:r w:rsidR="009B63F9">
        <w:rPr>
          <w:sz w:val="24"/>
          <w:szCs w:val="24"/>
        </w:rPr>
        <w:t>meant</w:t>
      </w:r>
      <w:r w:rsidR="00E776B1">
        <w:rPr>
          <w:sz w:val="24"/>
          <w:szCs w:val="24"/>
        </w:rPr>
        <w:t>.</w:t>
      </w:r>
      <w:r w:rsidR="009B63F9">
        <w:rPr>
          <w:sz w:val="24"/>
          <w:szCs w:val="24"/>
        </w:rPr>
        <w:t xml:space="preserve"> </w:t>
      </w:r>
    </w:p>
    <w:p w14:paraId="3C20C1A9" w14:textId="4F9289AE" w:rsidR="00D65EF6" w:rsidRDefault="009B63F9" w:rsidP="00D65EF6">
      <w:pPr>
        <w:ind w:firstLine="720"/>
        <w:jc w:val="both"/>
        <w:rPr>
          <w:ins w:id="898" w:author="virginia porter" w:date="2018-05-14T17:06:00Z"/>
          <w:sz w:val="24"/>
          <w:szCs w:val="24"/>
        </w:rPr>
      </w:pPr>
      <w:r>
        <w:rPr>
          <w:sz w:val="24"/>
          <w:szCs w:val="24"/>
        </w:rPr>
        <w:t xml:space="preserve">We desperately needed help. </w:t>
      </w:r>
      <w:r w:rsidR="00D65EF6">
        <w:rPr>
          <w:sz w:val="24"/>
          <w:szCs w:val="24"/>
        </w:rPr>
        <w:t>So, we began attending Family Life Weekend To Remember marriage conferences. Slow learners that we are, by the time we attended our third conference, it finally dawned on us that if this marriage was going to survive, we had to learn to communicate. In session 7 of the conference manual (page 92) it states: “Genuine communication requires that a couple seeks to understand and be understood.” And, “Understanding increases with increased levels of communication.” This includes learning to be a good listener. Incidentally, as I write these words, Art and I are celebrating our thirty-first wedding anniversary. I might add also, we are still working on applying these important truths.</w:t>
      </w:r>
    </w:p>
    <w:p w14:paraId="25B9CB38" w14:textId="77777777" w:rsidR="00516DEA" w:rsidRDefault="00516DEA" w:rsidP="00516DEA">
      <w:pPr>
        <w:ind w:firstLine="720"/>
        <w:jc w:val="both"/>
        <w:rPr>
          <w:moveTo w:id="899" w:author="virginia porter" w:date="2018-05-14T17:06:00Z"/>
          <w:sz w:val="24"/>
          <w:szCs w:val="24"/>
        </w:rPr>
      </w:pPr>
      <w:moveToRangeStart w:id="900" w:author="virginia porter" w:date="2018-05-14T17:06:00Z" w:name="move514080908"/>
      <w:moveTo w:id="901" w:author="virginia porter" w:date="2018-05-14T17:06:00Z">
        <w:r w:rsidRPr="00257A14">
          <w:rPr>
            <w:sz w:val="24"/>
            <w:szCs w:val="24"/>
          </w:rPr>
          <w:t xml:space="preserve">In his book, </w:t>
        </w:r>
        <w:r w:rsidRPr="00257A14">
          <w:rPr>
            <w:i/>
            <w:sz w:val="24"/>
            <w:szCs w:val="24"/>
          </w:rPr>
          <w:t>Sacred</w:t>
        </w:r>
        <w:r w:rsidRPr="00257A14">
          <w:rPr>
            <w:sz w:val="24"/>
            <w:szCs w:val="24"/>
          </w:rPr>
          <w:t xml:space="preserve"> </w:t>
        </w:r>
        <w:r w:rsidRPr="00257A14">
          <w:rPr>
            <w:i/>
            <w:sz w:val="24"/>
            <w:szCs w:val="24"/>
          </w:rPr>
          <w:t>Marriage</w:t>
        </w:r>
        <w:r w:rsidRPr="00257A14">
          <w:rPr>
            <w:sz w:val="24"/>
            <w:szCs w:val="24"/>
          </w:rPr>
          <w:t xml:space="preserve">, Gary Thomas said, “A giant thread runs throughout Scripture comparing God’s relationship to his people with the human institution of marriage.” (Page 28) </w:t>
        </w:r>
        <w:r>
          <w:rPr>
            <w:sz w:val="24"/>
            <w:szCs w:val="24"/>
          </w:rPr>
          <w:t>W</w:t>
        </w:r>
        <w:r w:rsidRPr="00257A14">
          <w:rPr>
            <w:sz w:val="24"/>
            <w:szCs w:val="24"/>
          </w:rPr>
          <w:t xml:space="preserve">hat is true in the realm of any marriage relationship is also true of our relationship with Jesus. </w:t>
        </w:r>
        <w:r>
          <w:rPr>
            <w:sz w:val="24"/>
            <w:szCs w:val="24"/>
          </w:rPr>
          <w:t>Therefore, we are going to</w:t>
        </w:r>
        <w:r w:rsidRPr="00257A14">
          <w:rPr>
            <w:sz w:val="24"/>
            <w:szCs w:val="24"/>
          </w:rPr>
          <w:t xml:space="preserve"> spend the next few weeks learning how to communicate </w:t>
        </w:r>
        <w:r>
          <w:rPr>
            <w:sz w:val="24"/>
            <w:szCs w:val="24"/>
          </w:rPr>
          <w:t>with</w:t>
        </w:r>
        <w:r w:rsidRPr="00257A14">
          <w:rPr>
            <w:sz w:val="24"/>
            <w:szCs w:val="24"/>
          </w:rPr>
          <w:t xml:space="preserve"> our Lord</w:t>
        </w:r>
        <w:r>
          <w:rPr>
            <w:sz w:val="24"/>
            <w:szCs w:val="24"/>
          </w:rPr>
          <w:t xml:space="preserve"> and heavenly Bridegroom</w:t>
        </w:r>
        <w:r w:rsidRPr="00257A14">
          <w:rPr>
            <w:sz w:val="24"/>
            <w:szCs w:val="24"/>
          </w:rPr>
          <w:t>.</w:t>
        </w:r>
        <w:r w:rsidRPr="00A22CB7">
          <w:rPr>
            <w:rFonts w:asciiTheme="minorHAnsi" w:hAnsiTheme="minorHAnsi" w:cstheme="minorHAnsi"/>
            <w:sz w:val="24"/>
            <w:szCs w:val="24"/>
          </w:rPr>
          <w:t xml:space="preserve"> </w:t>
        </w:r>
        <w:r>
          <w:rPr>
            <w:rFonts w:asciiTheme="minorHAnsi" w:hAnsiTheme="minorHAnsi" w:cstheme="minorHAnsi"/>
            <w:sz w:val="24"/>
            <w:szCs w:val="24"/>
          </w:rPr>
          <w:t>By communication, though,</w:t>
        </w:r>
        <w:r w:rsidRPr="00AF51A7">
          <w:rPr>
            <w:rFonts w:asciiTheme="minorHAnsi" w:hAnsiTheme="minorHAnsi" w:cstheme="minorHAnsi"/>
            <w:sz w:val="24"/>
            <w:szCs w:val="24"/>
          </w:rPr>
          <w:t xml:space="preserve"> we are not talking about simply </w:t>
        </w:r>
        <w:r>
          <w:rPr>
            <w:rFonts w:asciiTheme="minorHAnsi" w:hAnsiTheme="minorHAnsi" w:cstheme="minorHAnsi"/>
            <w:sz w:val="24"/>
            <w:szCs w:val="24"/>
          </w:rPr>
          <w:t xml:space="preserve">transferring information. Rather, we mean the kind of </w:t>
        </w:r>
        <w:r w:rsidRPr="00AF51A7">
          <w:rPr>
            <w:rFonts w:asciiTheme="minorHAnsi" w:hAnsiTheme="minorHAnsi" w:cstheme="minorHAnsi"/>
            <w:sz w:val="24"/>
            <w:szCs w:val="24"/>
          </w:rPr>
          <w:t xml:space="preserve">interaction which fosters deeper understanding between two individuals. </w:t>
        </w:r>
        <w:r>
          <w:rPr>
            <w:rFonts w:asciiTheme="minorHAnsi" w:hAnsiTheme="minorHAnsi" w:cstheme="minorHAnsi"/>
            <w:sz w:val="24"/>
            <w:szCs w:val="24"/>
          </w:rPr>
          <w:t xml:space="preserve">In marriage, this kind of intimacy forges the bounds </w:t>
        </w:r>
        <w:r w:rsidRPr="00AF51A7">
          <w:rPr>
            <w:rFonts w:asciiTheme="minorHAnsi" w:hAnsiTheme="minorHAnsi" w:cstheme="minorHAnsi"/>
            <w:sz w:val="24"/>
            <w:szCs w:val="24"/>
          </w:rPr>
          <w:t xml:space="preserve">of endearment. </w:t>
        </w:r>
        <w:r w:rsidRPr="00257A14">
          <w:rPr>
            <w:sz w:val="24"/>
            <w:szCs w:val="24"/>
          </w:rPr>
          <w:t>Every</w:t>
        </w:r>
        <w:r>
          <w:rPr>
            <w:sz w:val="24"/>
            <w:szCs w:val="24"/>
          </w:rPr>
          <w:t xml:space="preserve"> relationship </w:t>
        </w:r>
        <w:r w:rsidRPr="00257A14">
          <w:rPr>
            <w:sz w:val="24"/>
            <w:szCs w:val="24"/>
          </w:rPr>
          <w:t>starts with that.</w:t>
        </w:r>
      </w:moveTo>
    </w:p>
    <w:moveToRangeEnd w:id="900"/>
    <w:p w14:paraId="43B8B113" w14:textId="63B5F683" w:rsidR="00516DEA" w:rsidDel="00516DEA" w:rsidRDefault="00516DEA" w:rsidP="00D65EF6">
      <w:pPr>
        <w:ind w:firstLine="720"/>
        <w:jc w:val="both"/>
        <w:rPr>
          <w:del w:id="902" w:author="virginia porter" w:date="2018-05-14T17:06:00Z"/>
          <w:sz w:val="24"/>
          <w:szCs w:val="24"/>
        </w:rPr>
      </w:pPr>
    </w:p>
    <w:p w14:paraId="4FB236FA" w14:textId="77777777" w:rsidR="00B46FF8" w:rsidRPr="00B46FF8" w:rsidRDefault="00B46FF8" w:rsidP="00B46FF8">
      <w:pPr>
        <w:ind w:firstLine="720"/>
        <w:jc w:val="center"/>
        <w:rPr>
          <w:b/>
          <w:sz w:val="28"/>
          <w:szCs w:val="28"/>
        </w:rPr>
      </w:pPr>
      <w:r w:rsidRPr="00B46FF8">
        <w:rPr>
          <w:b/>
          <w:sz w:val="28"/>
          <w:szCs w:val="28"/>
        </w:rPr>
        <w:t>Communicate o</w:t>
      </w:r>
      <w:r>
        <w:rPr>
          <w:b/>
          <w:sz w:val="28"/>
          <w:szCs w:val="28"/>
        </w:rPr>
        <w:t>r</w:t>
      </w:r>
      <w:r w:rsidRPr="00B46FF8">
        <w:rPr>
          <w:b/>
          <w:sz w:val="28"/>
          <w:szCs w:val="28"/>
        </w:rPr>
        <w:t xml:space="preserve"> Miscommunicate? That</w:t>
      </w:r>
      <w:r>
        <w:rPr>
          <w:b/>
          <w:sz w:val="28"/>
          <w:szCs w:val="28"/>
        </w:rPr>
        <w:t>’s</w:t>
      </w:r>
      <w:r w:rsidRPr="00B46FF8">
        <w:rPr>
          <w:b/>
          <w:sz w:val="28"/>
          <w:szCs w:val="28"/>
        </w:rPr>
        <w:t xml:space="preserve"> the Question!</w:t>
      </w:r>
    </w:p>
    <w:p w14:paraId="02F3F2B6" w14:textId="1D6F3D62" w:rsidR="00AB0D2F" w:rsidDel="00516DEA" w:rsidRDefault="00AB0D2F" w:rsidP="00AB0D2F">
      <w:pPr>
        <w:ind w:firstLine="720"/>
        <w:jc w:val="both"/>
        <w:rPr>
          <w:moveFrom w:id="903" w:author="virginia porter" w:date="2018-05-14T17:06:00Z"/>
          <w:sz w:val="24"/>
          <w:szCs w:val="24"/>
        </w:rPr>
      </w:pPr>
      <w:moveFromRangeStart w:id="904" w:author="virginia porter" w:date="2018-05-14T17:06:00Z" w:name="move514080908"/>
      <w:moveFrom w:id="905" w:author="virginia porter" w:date="2018-05-14T17:06:00Z">
        <w:r w:rsidRPr="00257A14" w:rsidDel="00516DEA">
          <w:rPr>
            <w:sz w:val="24"/>
            <w:szCs w:val="24"/>
          </w:rPr>
          <w:t xml:space="preserve">In his book, </w:t>
        </w:r>
        <w:r w:rsidRPr="00257A14" w:rsidDel="00516DEA">
          <w:rPr>
            <w:i/>
            <w:sz w:val="24"/>
            <w:szCs w:val="24"/>
          </w:rPr>
          <w:t>Sacred</w:t>
        </w:r>
        <w:r w:rsidRPr="00257A14" w:rsidDel="00516DEA">
          <w:rPr>
            <w:sz w:val="24"/>
            <w:szCs w:val="24"/>
          </w:rPr>
          <w:t xml:space="preserve"> </w:t>
        </w:r>
        <w:r w:rsidRPr="00257A14" w:rsidDel="00516DEA">
          <w:rPr>
            <w:i/>
            <w:sz w:val="24"/>
            <w:szCs w:val="24"/>
          </w:rPr>
          <w:t>Marriage</w:t>
        </w:r>
        <w:r w:rsidRPr="00257A14" w:rsidDel="00516DEA">
          <w:rPr>
            <w:sz w:val="24"/>
            <w:szCs w:val="24"/>
          </w:rPr>
          <w:t xml:space="preserve">, Gary Thomas said, “A giant thread runs throughout Scripture comparing God’s relationship to his people with the human institution of marriage.” (Page 28) </w:t>
        </w:r>
        <w:r w:rsidR="00F80B28" w:rsidDel="00516DEA">
          <w:rPr>
            <w:sz w:val="24"/>
            <w:szCs w:val="24"/>
          </w:rPr>
          <w:t>W</w:t>
        </w:r>
        <w:r w:rsidRPr="00257A14" w:rsidDel="00516DEA">
          <w:rPr>
            <w:sz w:val="24"/>
            <w:szCs w:val="24"/>
          </w:rPr>
          <w:t xml:space="preserve">hat is true in the realm of any marriage relationship is also true of our relationship with Jesus. </w:t>
        </w:r>
        <w:r w:rsidR="00F80B28" w:rsidDel="00516DEA">
          <w:rPr>
            <w:sz w:val="24"/>
            <w:szCs w:val="24"/>
          </w:rPr>
          <w:t>Therefore, w</w:t>
        </w:r>
        <w:r w:rsidR="00650218" w:rsidDel="00516DEA">
          <w:rPr>
            <w:sz w:val="24"/>
            <w:szCs w:val="24"/>
          </w:rPr>
          <w:t>e are going to</w:t>
        </w:r>
        <w:r w:rsidRPr="00257A14" w:rsidDel="00516DEA">
          <w:rPr>
            <w:sz w:val="24"/>
            <w:szCs w:val="24"/>
          </w:rPr>
          <w:t xml:space="preserve"> spend the next few weeks learning how to communicate </w:t>
        </w:r>
        <w:r w:rsidDel="00516DEA">
          <w:rPr>
            <w:sz w:val="24"/>
            <w:szCs w:val="24"/>
          </w:rPr>
          <w:t>with</w:t>
        </w:r>
        <w:r w:rsidRPr="00257A14" w:rsidDel="00516DEA">
          <w:rPr>
            <w:sz w:val="24"/>
            <w:szCs w:val="24"/>
          </w:rPr>
          <w:t xml:space="preserve"> our Lord</w:t>
        </w:r>
        <w:r w:rsidR="00650218" w:rsidDel="00516DEA">
          <w:rPr>
            <w:sz w:val="24"/>
            <w:szCs w:val="24"/>
          </w:rPr>
          <w:t xml:space="preserve"> and heavenly Bridegroom</w:t>
        </w:r>
        <w:r w:rsidRPr="00257A14" w:rsidDel="00516DEA">
          <w:rPr>
            <w:sz w:val="24"/>
            <w:szCs w:val="24"/>
          </w:rPr>
          <w:t>.</w:t>
        </w:r>
        <w:r w:rsidR="006474C9" w:rsidRPr="00A22CB7" w:rsidDel="00516DEA">
          <w:rPr>
            <w:rFonts w:asciiTheme="minorHAnsi" w:hAnsiTheme="minorHAnsi" w:cstheme="minorHAnsi"/>
            <w:sz w:val="24"/>
            <w:szCs w:val="24"/>
          </w:rPr>
          <w:t xml:space="preserve"> </w:t>
        </w:r>
        <w:r w:rsidR="006474C9" w:rsidDel="00516DEA">
          <w:rPr>
            <w:rFonts w:asciiTheme="minorHAnsi" w:hAnsiTheme="minorHAnsi" w:cstheme="minorHAnsi"/>
            <w:sz w:val="24"/>
            <w:szCs w:val="24"/>
          </w:rPr>
          <w:t>By communication, though,</w:t>
        </w:r>
        <w:r w:rsidR="006474C9" w:rsidRPr="00AF51A7" w:rsidDel="00516DEA">
          <w:rPr>
            <w:rFonts w:asciiTheme="minorHAnsi" w:hAnsiTheme="minorHAnsi" w:cstheme="minorHAnsi"/>
            <w:sz w:val="24"/>
            <w:szCs w:val="24"/>
          </w:rPr>
          <w:t xml:space="preserve"> we are not talking about simply </w:t>
        </w:r>
        <w:r w:rsidR="006474C9" w:rsidDel="00516DEA">
          <w:rPr>
            <w:rFonts w:asciiTheme="minorHAnsi" w:hAnsiTheme="minorHAnsi" w:cstheme="minorHAnsi"/>
            <w:sz w:val="24"/>
            <w:szCs w:val="24"/>
          </w:rPr>
          <w:t xml:space="preserve">transferring information. Rather, we mean the kind of </w:t>
        </w:r>
        <w:r w:rsidR="006474C9" w:rsidRPr="00AF51A7" w:rsidDel="00516DEA">
          <w:rPr>
            <w:rFonts w:asciiTheme="minorHAnsi" w:hAnsiTheme="minorHAnsi" w:cstheme="minorHAnsi"/>
            <w:sz w:val="24"/>
            <w:szCs w:val="24"/>
          </w:rPr>
          <w:t xml:space="preserve">interaction which fosters deeper understanding between two individuals. </w:t>
        </w:r>
        <w:r w:rsidR="006474C9" w:rsidDel="00516DEA">
          <w:rPr>
            <w:rFonts w:asciiTheme="minorHAnsi" w:hAnsiTheme="minorHAnsi" w:cstheme="minorHAnsi"/>
            <w:sz w:val="24"/>
            <w:szCs w:val="24"/>
          </w:rPr>
          <w:t xml:space="preserve">In marriage, this kind of intimacy forges the bounds </w:t>
        </w:r>
        <w:r w:rsidR="006474C9" w:rsidRPr="00AF51A7" w:rsidDel="00516DEA">
          <w:rPr>
            <w:rFonts w:asciiTheme="minorHAnsi" w:hAnsiTheme="minorHAnsi" w:cstheme="minorHAnsi"/>
            <w:sz w:val="24"/>
            <w:szCs w:val="24"/>
          </w:rPr>
          <w:t xml:space="preserve">of endearment. </w:t>
        </w:r>
        <w:r w:rsidRPr="00257A14" w:rsidDel="00516DEA">
          <w:rPr>
            <w:sz w:val="24"/>
            <w:szCs w:val="24"/>
          </w:rPr>
          <w:t>Every</w:t>
        </w:r>
        <w:r w:rsidR="006474C9" w:rsidDel="00516DEA">
          <w:rPr>
            <w:sz w:val="24"/>
            <w:szCs w:val="24"/>
          </w:rPr>
          <w:t xml:space="preserve"> relationship </w:t>
        </w:r>
        <w:r w:rsidRPr="00257A14" w:rsidDel="00516DEA">
          <w:rPr>
            <w:sz w:val="24"/>
            <w:szCs w:val="24"/>
          </w:rPr>
          <w:t>starts with that.</w:t>
        </w:r>
      </w:moveFrom>
    </w:p>
    <w:p w14:paraId="63B2D415" w14:textId="75CA9A58" w:rsidR="005B27B5" w:rsidRDefault="00A4714A" w:rsidP="004962A2">
      <w:pPr>
        <w:ind w:firstLine="720"/>
        <w:jc w:val="both"/>
        <w:rPr>
          <w:rFonts w:asciiTheme="minorHAnsi" w:hAnsiTheme="minorHAnsi" w:cstheme="minorHAnsi"/>
          <w:sz w:val="24"/>
          <w:szCs w:val="24"/>
        </w:rPr>
      </w:pPr>
      <w:bookmarkStart w:id="906" w:name="_Hlk484017828"/>
      <w:moveFromRangeEnd w:id="904"/>
      <w:r>
        <w:rPr>
          <w:rFonts w:asciiTheme="minorHAnsi" w:hAnsiTheme="minorHAnsi" w:cstheme="minorHAnsi"/>
          <w:sz w:val="24"/>
          <w:szCs w:val="24"/>
        </w:rPr>
        <w:t xml:space="preserve">With all the advances in </w:t>
      </w:r>
      <w:r w:rsidR="00A5332C">
        <w:rPr>
          <w:rFonts w:asciiTheme="minorHAnsi" w:hAnsiTheme="minorHAnsi" w:cstheme="minorHAnsi"/>
          <w:sz w:val="24"/>
          <w:szCs w:val="24"/>
        </w:rPr>
        <w:t>technology</w:t>
      </w:r>
      <w:r>
        <w:rPr>
          <w:rFonts w:asciiTheme="minorHAnsi" w:hAnsiTheme="minorHAnsi" w:cstheme="minorHAnsi"/>
          <w:sz w:val="24"/>
          <w:szCs w:val="24"/>
        </w:rPr>
        <w:t xml:space="preserve"> these days,</w:t>
      </w:r>
      <w:r w:rsidR="005B27B5">
        <w:rPr>
          <w:rFonts w:asciiTheme="minorHAnsi" w:hAnsiTheme="minorHAnsi" w:cstheme="minorHAnsi"/>
          <w:sz w:val="24"/>
          <w:szCs w:val="24"/>
        </w:rPr>
        <w:t xml:space="preserve"> we can</w:t>
      </w:r>
      <w:r>
        <w:rPr>
          <w:rFonts w:asciiTheme="minorHAnsi" w:hAnsiTheme="minorHAnsi" w:cstheme="minorHAnsi"/>
          <w:sz w:val="24"/>
          <w:szCs w:val="24"/>
        </w:rPr>
        <w:t xml:space="preserve"> </w:t>
      </w:r>
      <w:r w:rsidR="004573A7">
        <w:rPr>
          <w:rFonts w:asciiTheme="minorHAnsi" w:hAnsiTheme="minorHAnsi" w:cstheme="minorHAnsi"/>
          <w:sz w:val="24"/>
          <w:szCs w:val="24"/>
        </w:rPr>
        <w:t xml:space="preserve">instantly </w:t>
      </w:r>
      <w:r>
        <w:rPr>
          <w:rFonts w:asciiTheme="minorHAnsi" w:hAnsiTheme="minorHAnsi" w:cstheme="minorHAnsi"/>
          <w:sz w:val="24"/>
          <w:szCs w:val="24"/>
        </w:rPr>
        <w:t xml:space="preserve">connect with </w:t>
      </w:r>
      <w:r w:rsidR="00A5332C">
        <w:rPr>
          <w:rFonts w:asciiTheme="minorHAnsi" w:hAnsiTheme="minorHAnsi" w:cstheme="minorHAnsi"/>
          <w:sz w:val="24"/>
          <w:szCs w:val="24"/>
        </w:rPr>
        <w:t>anyone</w:t>
      </w:r>
      <w:r>
        <w:rPr>
          <w:rFonts w:asciiTheme="minorHAnsi" w:hAnsiTheme="minorHAnsi" w:cstheme="minorHAnsi"/>
          <w:sz w:val="24"/>
          <w:szCs w:val="24"/>
        </w:rPr>
        <w:t xml:space="preserve"> anywhere in the world</w:t>
      </w:r>
      <w:r w:rsidR="004573A7">
        <w:rPr>
          <w:rFonts w:asciiTheme="minorHAnsi" w:hAnsiTheme="minorHAnsi" w:cstheme="minorHAnsi"/>
          <w:sz w:val="24"/>
          <w:szCs w:val="24"/>
        </w:rPr>
        <w:t>.</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We have</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 xml:space="preserve">regular phones, </w:t>
      </w:r>
      <w:r w:rsidR="00A5332C">
        <w:rPr>
          <w:rFonts w:asciiTheme="minorHAnsi" w:hAnsiTheme="minorHAnsi" w:cstheme="minorHAnsi"/>
          <w:sz w:val="24"/>
          <w:szCs w:val="24"/>
        </w:rPr>
        <w:t>Smart phones,</w:t>
      </w:r>
      <w:r>
        <w:rPr>
          <w:rFonts w:asciiTheme="minorHAnsi" w:hAnsiTheme="minorHAnsi" w:cstheme="minorHAnsi"/>
          <w:sz w:val="24"/>
          <w:szCs w:val="24"/>
        </w:rPr>
        <w:t xml:space="preserve"> </w:t>
      </w:r>
      <w:r w:rsidR="00A5332C">
        <w:rPr>
          <w:rFonts w:asciiTheme="minorHAnsi" w:hAnsiTheme="minorHAnsi" w:cstheme="minorHAnsi"/>
          <w:sz w:val="24"/>
          <w:szCs w:val="24"/>
        </w:rPr>
        <w:t>Whatsapp, t</w:t>
      </w:r>
      <w:r w:rsidR="00E02CBC">
        <w:rPr>
          <w:rFonts w:asciiTheme="minorHAnsi" w:hAnsiTheme="minorHAnsi" w:cstheme="minorHAnsi"/>
          <w:sz w:val="24"/>
          <w:szCs w:val="24"/>
        </w:rPr>
        <w:t>ext</w:t>
      </w:r>
      <w:r w:rsidR="00632873">
        <w:rPr>
          <w:rFonts w:asciiTheme="minorHAnsi" w:hAnsiTheme="minorHAnsi" w:cstheme="minorHAnsi"/>
          <w:sz w:val="24"/>
          <w:szCs w:val="24"/>
        </w:rPr>
        <w:t xml:space="preserve"> messaging</w:t>
      </w:r>
      <w:r w:rsidR="00A22CB7">
        <w:rPr>
          <w:rFonts w:asciiTheme="minorHAnsi" w:hAnsiTheme="minorHAnsi" w:cstheme="minorHAnsi"/>
          <w:sz w:val="24"/>
          <w:szCs w:val="24"/>
        </w:rPr>
        <w:t>, email</w:t>
      </w:r>
      <w:r w:rsidR="00A5332C">
        <w:rPr>
          <w:rFonts w:asciiTheme="minorHAnsi" w:hAnsiTheme="minorHAnsi" w:cstheme="minorHAnsi"/>
          <w:sz w:val="24"/>
          <w:szCs w:val="24"/>
        </w:rPr>
        <w:t xml:space="preserve">, </w:t>
      </w:r>
      <w:r w:rsidR="00A22CB7">
        <w:rPr>
          <w:rFonts w:asciiTheme="minorHAnsi" w:hAnsiTheme="minorHAnsi" w:cstheme="minorHAnsi"/>
          <w:sz w:val="24"/>
          <w:szCs w:val="24"/>
        </w:rPr>
        <w:t>Facebook</w:t>
      </w:r>
      <w:r w:rsidR="002B7E76">
        <w:rPr>
          <w:rFonts w:asciiTheme="minorHAnsi" w:hAnsiTheme="minorHAnsi" w:cstheme="minorHAnsi"/>
          <w:sz w:val="24"/>
          <w:szCs w:val="24"/>
        </w:rPr>
        <w:t>, FaceTime</w:t>
      </w:r>
      <w:r w:rsidR="00A5332C">
        <w:rPr>
          <w:rFonts w:asciiTheme="minorHAnsi" w:hAnsiTheme="minorHAnsi" w:cstheme="minorHAnsi"/>
          <w:sz w:val="24"/>
          <w:szCs w:val="24"/>
        </w:rPr>
        <w:t xml:space="preserve"> and a plethora of other forms of communication right at our fingertips. </w:t>
      </w:r>
      <w:r w:rsidR="004573A7">
        <w:rPr>
          <w:rFonts w:asciiTheme="minorHAnsi" w:hAnsiTheme="minorHAnsi" w:cstheme="minorHAnsi"/>
          <w:sz w:val="24"/>
          <w:szCs w:val="24"/>
        </w:rPr>
        <w:t>This is how</w:t>
      </w:r>
      <w:r w:rsidR="005B27B5">
        <w:rPr>
          <w:rFonts w:asciiTheme="minorHAnsi" w:hAnsiTheme="minorHAnsi" w:cstheme="minorHAnsi"/>
          <w:sz w:val="24"/>
          <w:szCs w:val="24"/>
        </w:rPr>
        <w:t xml:space="preserve"> </w:t>
      </w:r>
      <w:r w:rsidR="00A5332C">
        <w:rPr>
          <w:rFonts w:asciiTheme="minorHAnsi" w:hAnsiTheme="minorHAnsi" w:cstheme="minorHAnsi"/>
          <w:sz w:val="24"/>
          <w:szCs w:val="24"/>
        </w:rPr>
        <w:t>we connect</w:t>
      </w:r>
      <w:ins w:id="907" w:author="virginia porter" w:date="2018-05-14T17:07:00Z">
        <w:r w:rsidR="00516DEA">
          <w:rPr>
            <w:rFonts w:asciiTheme="minorHAnsi" w:hAnsiTheme="minorHAnsi" w:cstheme="minorHAnsi"/>
            <w:sz w:val="24"/>
            <w:szCs w:val="24"/>
          </w:rPr>
          <w:t xml:space="preserve"> with</w:t>
        </w:r>
      </w:ins>
      <w:del w:id="908" w:author="virginia porter" w:date="2018-05-14T17:07:00Z">
        <w:r w:rsidR="00A5332C" w:rsidDel="00516DEA">
          <w:rPr>
            <w:rFonts w:asciiTheme="minorHAnsi" w:hAnsiTheme="minorHAnsi" w:cstheme="minorHAnsi"/>
            <w:sz w:val="24"/>
            <w:szCs w:val="24"/>
          </w:rPr>
          <w:delText xml:space="preserve"> to</w:delText>
        </w:r>
      </w:del>
      <w:r w:rsidR="00A5332C">
        <w:rPr>
          <w:rFonts w:asciiTheme="minorHAnsi" w:hAnsiTheme="minorHAnsi" w:cstheme="minorHAnsi"/>
          <w:sz w:val="24"/>
          <w:szCs w:val="24"/>
        </w:rPr>
        <w:t xml:space="preserve"> others. But</w:t>
      </w:r>
      <w:r w:rsidR="005B27B5">
        <w:rPr>
          <w:rFonts w:asciiTheme="minorHAnsi" w:hAnsiTheme="minorHAnsi" w:cstheme="minorHAnsi"/>
          <w:sz w:val="24"/>
          <w:szCs w:val="24"/>
        </w:rPr>
        <w:t>, are we really</w:t>
      </w:r>
      <w:r w:rsidR="00A5332C">
        <w:rPr>
          <w:rFonts w:asciiTheme="minorHAnsi" w:hAnsiTheme="minorHAnsi" w:cstheme="minorHAnsi"/>
          <w:sz w:val="24"/>
          <w:szCs w:val="24"/>
        </w:rPr>
        <w:t xml:space="preserve"> communicating? </w:t>
      </w:r>
      <w:r w:rsidR="005B27B5">
        <w:rPr>
          <w:rFonts w:asciiTheme="minorHAnsi" w:hAnsiTheme="minorHAnsi" w:cstheme="minorHAnsi"/>
          <w:sz w:val="24"/>
          <w:szCs w:val="24"/>
        </w:rPr>
        <w:t>W</w:t>
      </w:r>
      <w:r w:rsidR="003425E9">
        <w:rPr>
          <w:rFonts w:asciiTheme="minorHAnsi" w:hAnsiTheme="minorHAnsi" w:cstheme="minorHAnsi"/>
          <w:sz w:val="24"/>
          <w:szCs w:val="24"/>
        </w:rPr>
        <w:t xml:space="preserve">ith </w:t>
      </w:r>
      <w:r w:rsidR="00F80B28">
        <w:rPr>
          <w:rFonts w:asciiTheme="minorHAnsi" w:hAnsiTheme="minorHAnsi" w:cstheme="minorHAnsi"/>
          <w:sz w:val="24"/>
          <w:szCs w:val="24"/>
        </w:rPr>
        <w:t>autocorrect</w:t>
      </w:r>
      <w:r w:rsidR="0052211A">
        <w:rPr>
          <w:rFonts w:asciiTheme="minorHAnsi" w:hAnsiTheme="minorHAnsi" w:cstheme="minorHAnsi"/>
          <w:sz w:val="24"/>
          <w:szCs w:val="24"/>
        </w:rPr>
        <w:t>,</w:t>
      </w:r>
      <w:r w:rsidR="003425E9">
        <w:rPr>
          <w:rFonts w:asciiTheme="minorHAnsi" w:hAnsiTheme="minorHAnsi" w:cstheme="minorHAnsi"/>
          <w:sz w:val="24"/>
          <w:szCs w:val="24"/>
        </w:rPr>
        <w:t xml:space="preserve"> things can go hilariously wrong.</w:t>
      </w:r>
      <w:r w:rsidR="00F80B28">
        <w:rPr>
          <w:rFonts w:asciiTheme="minorHAnsi" w:hAnsiTheme="minorHAnsi" w:cstheme="minorHAnsi"/>
          <w:sz w:val="24"/>
          <w:szCs w:val="24"/>
        </w:rPr>
        <w:t xml:space="preserve"> </w:t>
      </w:r>
      <w:r w:rsidR="005B27B5">
        <w:rPr>
          <w:rFonts w:asciiTheme="minorHAnsi" w:hAnsiTheme="minorHAnsi" w:cstheme="minorHAnsi"/>
          <w:sz w:val="24"/>
          <w:szCs w:val="24"/>
        </w:rPr>
        <w:t>If you want a good laugh, just Google</w:t>
      </w:r>
      <w:r w:rsidR="004573A7">
        <w:rPr>
          <w:rFonts w:asciiTheme="minorHAnsi" w:hAnsiTheme="minorHAnsi" w:cstheme="minorHAnsi"/>
          <w:sz w:val="24"/>
          <w:szCs w:val="24"/>
        </w:rPr>
        <w:t xml:space="preserve"> </w:t>
      </w:r>
      <w:r w:rsidR="005B27B5">
        <w:rPr>
          <w:rFonts w:asciiTheme="minorHAnsi" w:hAnsiTheme="minorHAnsi" w:cstheme="minorHAnsi"/>
          <w:sz w:val="24"/>
          <w:szCs w:val="24"/>
        </w:rPr>
        <w:t xml:space="preserve">-texting gone wrong. (You might want to insert </w:t>
      </w:r>
      <w:r w:rsidR="005B27B5" w:rsidRPr="005B27B5">
        <w:rPr>
          <w:rFonts w:asciiTheme="minorHAnsi" w:hAnsiTheme="minorHAnsi" w:cstheme="minorHAnsi"/>
          <w:i/>
          <w:sz w:val="24"/>
          <w:szCs w:val="24"/>
        </w:rPr>
        <w:t>clean</w:t>
      </w:r>
      <w:r w:rsidR="005B27B5">
        <w:rPr>
          <w:rFonts w:asciiTheme="minorHAnsi" w:hAnsiTheme="minorHAnsi" w:cstheme="minorHAnsi"/>
          <w:sz w:val="24"/>
          <w:szCs w:val="24"/>
        </w:rPr>
        <w:t xml:space="preserve"> texting gone wrong, though.)</w:t>
      </w:r>
    </w:p>
    <w:p w14:paraId="5E7F0AA9" w14:textId="77777777" w:rsidR="00290A75" w:rsidRPr="00F52B84" w:rsidRDefault="00290A75" w:rsidP="00F52B84">
      <w:pPr>
        <w:pStyle w:val="ListParagraph"/>
        <w:numPr>
          <w:ilvl w:val="0"/>
          <w:numId w:val="70"/>
        </w:numPr>
        <w:jc w:val="both"/>
        <w:rPr>
          <w:rFonts w:asciiTheme="minorHAnsi" w:hAnsiTheme="minorHAnsi" w:cstheme="minorHAnsi"/>
          <w:sz w:val="24"/>
          <w:szCs w:val="24"/>
        </w:rPr>
      </w:pPr>
      <w:r w:rsidRPr="00F52B84">
        <w:rPr>
          <w:rFonts w:asciiTheme="minorHAnsi" w:hAnsiTheme="minorHAnsi" w:cstheme="minorHAnsi"/>
          <w:sz w:val="24"/>
          <w:szCs w:val="24"/>
        </w:rPr>
        <w:t xml:space="preserve">Can you give an example of miscommunication that took place through using technology? </w:t>
      </w:r>
    </w:p>
    <w:p w14:paraId="4AC8EEDA" w14:textId="482AD5C4" w:rsidR="00290A75" w:rsidRDefault="00290A75" w:rsidP="00F52B84">
      <w:pPr>
        <w:ind w:left="720"/>
        <w:jc w:val="both"/>
        <w:rPr>
          <w:ins w:id="909" w:author="owner" w:date="2018-06-04T13:32:00Z"/>
          <w:rFonts w:asciiTheme="minorHAnsi" w:hAnsiTheme="minorHAnsi" w:cstheme="minorHAnsi"/>
          <w:sz w:val="24"/>
          <w:szCs w:val="24"/>
        </w:rPr>
      </w:pPr>
      <w:r w:rsidRPr="00FE7A21">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w:t>
      </w:r>
      <w:r w:rsidR="00F52B84">
        <w:rPr>
          <w:rFonts w:asciiTheme="minorHAnsi" w:hAnsiTheme="minorHAnsi" w:cstheme="minorHAnsi"/>
          <w:sz w:val="24"/>
          <w:szCs w:val="24"/>
        </w:rPr>
        <w:t>__________________</w:t>
      </w:r>
    </w:p>
    <w:p w14:paraId="2E57AA9A" w14:textId="77777777" w:rsidR="00337480" w:rsidRDefault="00337480" w:rsidP="00F52B84">
      <w:pPr>
        <w:ind w:left="720"/>
        <w:jc w:val="both"/>
        <w:rPr>
          <w:rFonts w:asciiTheme="minorHAnsi" w:hAnsiTheme="minorHAnsi" w:cstheme="minorHAnsi"/>
          <w:sz w:val="24"/>
          <w:szCs w:val="24"/>
        </w:rPr>
      </w:pPr>
    </w:p>
    <w:p w14:paraId="19800BE5" w14:textId="78900938" w:rsidR="00A12670" w:rsidDel="00516DEA" w:rsidRDefault="00A12670" w:rsidP="00F52B84">
      <w:pPr>
        <w:ind w:left="720"/>
        <w:jc w:val="both"/>
        <w:rPr>
          <w:del w:id="910" w:author="virginia porter" w:date="2018-05-14T17:07:00Z"/>
          <w:rFonts w:asciiTheme="minorHAnsi" w:hAnsiTheme="minorHAnsi" w:cstheme="minorHAnsi"/>
          <w:sz w:val="24"/>
          <w:szCs w:val="24"/>
        </w:rPr>
      </w:pPr>
    </w:p>
    <w:p w14:paraId="517BDFA5" w14:textId="268B46E0" w:rsidR="00516DEA" w:rsidDel="00337480" w:rsidRDefault="00516DEA" w:rsidP="004962A2">
      <w:pPr>
        <w:ind w:firstLine="720"/>
        <w:jc w:val="both"/>
        <w:rPr>
          <w:ins w:id="911" w:author="virginia porter" w:date="2018-05-14T17:07:00Z"/>
          <w:del w:id="912" w:author="owner" w:date="2018-06-04T13:32:00Z"/>
          <w:rFonts w:asciiTheme="minorHAnsi" w:hAnsiTheme="minorHAnsi" w:cstheme="minorHAnsi"/>
          <w:sz w:val="24"/>
          <w:szCs w:val="24"/>
        </w:rPr>
      </w:pPr>
    </w:p>
    <w:p w14:paraId="60551CD7" w14:textId="48BE8EDF" w:rsidR="00290A75" w:rsidRDefault="00D5503F" w:rsidP="004962A2">
      <w:pPr>
        <w:ind w:firstLine="720"/>
        <w:jc w:val="both"/>
        <w:rPr>
          <w:rFonts w:asciiTheme="minorHAnsi" w:hAnsiTheme="minorHAnsi" w:cstheme="minorHAnsi"/>
          <w:sz w:val="24"/>
          <w:szCs w:val="24"/>
        </w:rPr>
      </w:pPr>
      <w:r>
        <w:rPr>
          <w:rFonts w:asciiTheme="minorHAnsi" w:hAnsiTheme="minorHAnsi" w:cstheme="minorHAnsi"/>
          <w:sz w:val="24"/>
          <w:szCs w:val="24"/>
        </w:rPr>
        <w:t xml:space="preserve">Coupled with the fact </w:t>
      </w:r>
      <w:r w:rsidR="0052211A">
        <w:rPr>
          <w:rFonts w:asciiTheme="minorHAnsi" w:hAnsiTheme="minorHAnsi" w:cstheme="minorHAnsi"/>
          <w:sz w:val="24"/>
          <w:szCs w:val="24"/>
        </w:rPr>
        <w:t>that</w:t>
      </w:r>
      <w:r w:rsidR="002B7E76">
        <w:rPr>
          <w:rFonts w:asciiTheme="minorHAnsi" w:hAnsiTheme="minorHAnsi" w:cstheme="minorHAnsi"/>
          <w:sz w:val="24"/>
          <w:szCs w:val="24"/>
        </w:rPr>
        <w:t xml:space="preserve"> </w:t>
      </w:r>
      <w:r w:rsidR="0052211A">
        <w:rPr>
          <w:rFonts w:asciiTheme="minorHAnsi" w:hAnsiTheme="minorHAnsi" w:cstheme="minorHAnsi"/>
          <w:sz w:val="24"/>
          <w:szCs w:val="24"/>
        </w:rPr>
        <w:t>when reading a written text, you</w:t>
      </w:r>
      <w:r>
        <w:rPr>
          <w:rFonts w:asciiTheme="minorHAnsi" w:hAnsiTheme="minorHAnsi" w:cstheme="minorHAnsi"/>
          <w:sz w:val="24"/>
          <w:szCs w:val="24"/>
        </w:rPr>
        <w:t xml:space="preserve"> </w:t>
      </w:r>
      <w:r w:rsidR="00182B95">
        <w:rPr>
          <w:rFonts w:asciiTheme="minorHAnsi" w:hAnsiTheme="minorHAnsi" w:cstheme="minorHAnsi"/>
          <w:sz w:val="24"/>
          <w:szCs w:val="24"/>
        </w:rPr>
        <w:t>can</w:t>
      </w:r>
      <w:r w:rsidR="0052211A">
        <w:rPr>
          <w:rFonts w:asciiTheme="minorHAnsi" w:hAnsiTheme="minorHAnsi" w:cstheme="minorHAnsi"/>
          <w:sz w:val="24"/>
          <w:szCs w:val="24"/>
        </w:rPr>
        <w:t>’t see</w:t>
      </w:r>
      <w:r>
        <w:rPr>
          <w:rFonts w:asciiTheme="minorHAnsi" w:hAnsiTheme="minorHAnsi" w:cstheme="minorHAnsi"/>
          <w:sz w:val="24"/>
          <w:szCs w:val="24"/>
        </w:rPr>
        <w:t xml:space="preserve"> expressions</w:t>
      </w:r>
      <w:r w:rsidR="0052211A">
        <w:rPr>
          <w:rFonts w:asciiTheme="minorHAnsi" w:hAnsiTheme="minorHAnsi" w:cstheme="minorHAnsi"/>
          <w:sz w:val="24"/>
          <w:szCs w:val="24"/>
        </w:rPr>
        <w:t xml:space="preserve"> or read emotions,</w:t>
      </w:r>
      <w:r w:rsidR="004573A7" w:rsidRPr="004573A7">
        <w:rPr>
          <w:rFonts w:asciiTheme="minorHAnsi" w:hAnsiTheme="minorHAnsi" w:cstheme="minorHAnsi"/>
          <w:sz w:val="24"/>
          <w:szCs w:val="24"/>
        </w:rPr>
        <w:t xml:space="preserve"> </w:t>
      </w:r>
      <w:r w:rsidR="004573A7">
        <w:rPr>
          <w:rFonts w:asciiTheme="minorHAnsi" w:hAnsiTheme="minorHAnsi" w:cstheme="minorHAnsi"/>
          <w:sz w:val="24"/>
          <w:szCs w:val="24"/>
        </w:rPr>
        <w:t>too often these mediums miscommunicate resulting in</w:t>
      </w:r>
      <w:r w:rsidR="00182B95">
        <w:rPr>
          <w:rFonts w:asciiTheme="minorHAnsi" w:hAnsiTheme="minorHAnsi" w:cstheme="minorHAnsi"/>
          <w:sz w:val="24"/>
          <w:szCs w:val="24"/>
        </w:rPr>
        <w:t xml:space="preserve"> </w:t>
      </w:r>
      <w:r w:rsidR="00841124">
        <w:rPr>
          <w:rFonts w:asciiTheme="minorHAnsi" w:hAnsiTheme="minorHAnsi" w:cstheme="minorHAnsi"/>
          <w:sz w:val="24"/>
          <w:szCs w:val="24"/>
        </w:rPr>
        <w:t>misunderstandings</w:t>
      </w:r>
      <w:r w:rsidR="00A22CB7">
        <w:rPr>
          <w:rFonts w:asciiTheme="minorHAnsi" w:hAnsiTheme="minorHAnsi" w:cstheme="minorHAnsi"/>
          <w:sz w:val="24"/>
          <w:szCs w:val="24"/>
        </w:rPr>
        <w:t>.</w:t>
      </w:r>
      <w:r w:rsidR="005B27B5">
        <w:rPr>
          <w:rFonts w:asciiTheme="minorHAnsi" w:hAnsiTheme="minorHAnsi" w:cstheme="minorHAnsi"/>
          <w:sz w:val="24"/>
          <w:szCs w:val="24"/>
        </w:rPr>
        <w:t xml:space="preserve"> </w:t>
      </w:r>
      <w:r w:rsidR="004573A7">
        <w:rPr>
          <w:rFonts w:asciiTheme="minorHAnsi" w:hAnsiTheme="minorHAnsi" w:cstheme="minorHAnsi"/>
          <w:sz w:val="24"/>
          <w:szCs w:val="24"/>
        </w:rPr>
        <w:t>To the point,</w:t>
      </w:r>
      <w:r w:rsidR="005B27B5">
        <w:rPr>
          <w:rFonts w:asciiTheme="minorHAnsi" w:hAnsiTheme="minorHAnsi" w:cstheme="minorHAnsi"/>
          <w:sz w:val="24"/>
          <w:szCs w:val="24"/>
        </w:rPr>
        <w:t xml:space="preserve"> curt messages </w:t>
      </w:r>
      <w:r w:rsidR="004573A7">
        <w:rPr>
          <w:rFonts w:asciiTheme="minorHAnsi" w:hAnsiTheme="minorHAnsi" w:cstheme="minorHAnsi"/>
          <w:sz w:val="24"/>
          <w:szCs w:val="24"/>
        </w:rPr>
        <w:t xml:space="preserve">are the norm in the workplace. In relationships, though, as previously mentioned, transferring facts, can do more harm than good. </w:t>
      </w:r>
      <w:r w:rsidR="00EC35D2">
        <w:rPr>
          <w:rFonts w:asciiTheme="minorHAnsi" w:hAnsiTheme="minorHAnsi" w:cstheme="minorHAnsi"/>
          <w:sz w:val="24"/>
          <w:szCs w:val="24"/>
        </w:rPr>
        <w:t>The ladies at our church have a book club and currently we are studying through a book titled: Relationships -A Mess Worth Making by Timothy S. Lane &amp; Paul David Tripp. In it, they tell a story of a woman whose long-distance engagement waned</w:t>
      </w:r>
      <w:r w:rsidR="00E776B1">
        <w:rPr>
          <w:rFonts w:asciiTheme="minorHAnsi" w:hAnsiTheme="minorHAnsi" w:cstheme="minorHAnsi"/>
          <w:sz w:val="24"/>
          <w:szCs w:val="24"/>
        </w:rPr>
        <w:t xml:space="preserve"> and</w:t>
      </w:r>
      <w:r w:rsidR="00290A75">
        <w:rPr>
          <w:rFonts w:asciiTheme="minorHAnsi" w:hAnsiTheme="minorHAnsi" w:cstheme="minorHAnsi"/>
          <w:sz w:val="24"/>
          <w:szCs w:val="24"/>
        </w:rPr>
        <w:t xml:space="preserve"> (Pages 5-6)</w:t>
      </w:r>
      <w:r w:rsidR="00E776B1">
        <w:rPr>
          <w:rFonts w:asciiTheme="minorHAnsi" w:hAnsiTheme="minorHAnsi" w:cstheme="minorHAnsi"/>
          <w:sz w:val="24"/>
          <w:szCs w:val="24"/>
        </w:rPr>
        <w:t xml:space="preserve"> their a</w:t>
      </w:r>
      <w:r w:rsidR="00290A75">
        <w:rPr>
          <w:rFonts w:asciiTheme="minorHAnsi" w:hAnsiTheme="minorHAnsi" w:cstheme="minorHAnsi"/>
          <w:sz w:val="24"/>
          <w:szCs w:val="24"/>
        </w:rPr>
        <w:t xml:space="preserve">bsence did not make </w:t>
      </w:r>
      <w:r w:rsidR="00E776B1">
        <w:rPr>
          <w:rFonts w:asciiTheme="minorHAnsi" w:hAnsiTheme="minorHAnsi" w:cstheme="minorHAnsi"/>
          <w:sz w:val="24"/>
          <w:szCs w:val="24"/>
        </w:rPr>
        <w:t xml:space="preserve">the </w:t>
      </w:r>
      <w:r w:rsidR="001A529C">
        <w:rPr>
          <w:rFonts w:asciiTheme="minorHAnsi" w:hAnsiTheme="minorHAnsi" w:cstheme="minorHAnsi"/>
          <w:sz w:val="24"/>
          <w:szCs w:val="24"/>
        </w:rPr>
        <w:t>fiancées</w:t>
      </w:r>
      <w:r w:rsidR="00290A75">
        <w:rPr>
          <w:rFonts w:asciiTheme="minorHAnsi" w:hAnsiTheme="minorHAnsi" w:cstheme="minorHAnsi"/>
          <w:sz w:val="24"/>
          <w:szCs w:val="24"/>
        </w:rPr>
        <w:t xml:space="preserve"> heart grow fonder. The</w:t>
      </w:r>
      <w:r w:rsidR="00EC35D2">
        <w:rPr>
          <w:rFonts w:asciiTheme="minorHAnsi" w:hAnsiTheme="minorHAnsi" w:cstheme="minorHAnsi"/>
          <w:sz w:val="24"/>
          <w:szCs w:val="24"/>
        </w:rPr>
        <w:t xml:space="preserve"> emails and phone calls </w:t>
      </w:r>
      <w:r w:rsidR="004573A7">
        <w:rPr>
          <w:rFonts w:asciiTheme="minorHAnsi" w:hAnsiTheme="minorHAnsi" w:cstheme="minorHAnsi"/>
          <w:sz w:val="24"/>
          <w:szCs w:val="24"/>
        </w:rPr>
        <w:t xml:space="preserve">from her beloved </w:t>
      </w:r>
      <w:r w:rsidR="00EC35D2">
        <w:rPr>
          <w:rFonts w:asciiTheme="minorHAnsi" w:hAnsiTheme="minorHAnsi" w:cstheme="minorHAnsi"/>
          <w:sz w:val="24"/>
          <w:szCs w:val="24"/>
        </w:rPr>
        <w:t xml:space="preserve">became more and more infrequent until the day is all came to an abrupt end. Adding insult to </w:t>
      </w:r>
      <w:r w:rsidR="000161F8">
        <w:rPr>
          <w:rFonts w:asciiTheme="minorHAnsi" w:hAnsiTheme="minorHAnsi" w:cstheme="minorHAnsi"/>
          <w:sz w:val="24"/>
          <w:szCs w:val="24"/>
        </w:rPr>
        <w:t>injury</w:t>
      </w:r>
      <w:r w:rsidR="00EC35D2">
        <w:rPr>
          <w:rFonts w:asciiTheme="minorHAnsi" w:hAnsiTheme="minorHAnsi" w:cstheme="minorHAnsi"/>
          <w:sz w:val="24"/>
          <w:szCs w:val="24"/>
        </w:rPr>
        <w:t xml:space="preserve">, her fiancée broke off their engagement by email. </w:t>
      </w:r>
      <w:r w:rsidR="006474C9">
        <w:rPr>
          <w:rFonts w:asciiTheme="minorHAnsi" w:hAnsiTheme="minorHAnsi" w:cstheme="minorHAnsi"/>
          <w:sz w:val="24"/>
          <w:szCs w:val="24"/>
        </w:rPr>
        <w:t xml:space="preserve">She was devastated. </w:t>
      </w:r>
      <w:r w:rsidR="00290A75">
        <w:rPr>
          <w:rFonts w:asciiTheme="minorHAnsi" w:hAnsiTheme="minorHAnsi" w:cstheme="minorHAnsi"/>
          <w:sz w:val="24"/>
          <w:szCs w:val="24"/>
        </w:rPr>
        <w:t>Undoubtedly, the ties that bound them were thread bare from the start.</w:t>
      </w:r>
    </w:p>
    <w:p w14:paraId="3C405D57" w14:textId="77777777" w:rsidR="00A20CC8" w:rsidRDefault="004962A2" w:rsidP="00482F63">
      <w:pPr>
        <w:ind w:firstLine="720"/>
        <w:jc w:val="both"/>
        <w:rPr>
          <w:rFonts w:asciiTheme="minorHAnsi" w:hAnsiTheme="minorHAnsi" w:cstheme="minorHAnsi"/>
          <w:sz w:val="24"/>
          <w:szCs w:val="24"/>
        </w:rPr>
      </w:pPr>
      <w:r>
        <w:rPr>
          <w:sz w:val="24"/>
          <w:szCs w:val="24"/>
        </w:rPr>
        <w:t>Joney Caudill</w:t>
      </w:r>
      <w:r w:rsidR="00290A75">
        <w:rPr>
          <w:sz w:val="24"/>
          <w:szCs w:val="24"/>
        </w:rPr>
        <w:t xml:space="preserve">, </w:t>
      </w:r>
      <w:r w:rsidR="002243C5">
        <w:rPr>
          <w:sz w:val="24"/>
          <w:szCs w:val="24"/>
        </w:rPr>
        <w:t>my ministry partner and</w:t>
      </w:r>
      <w:r>
        <w:rPr>
          <w:sz w:val="24"/>
          <w:szCs w:val="24"/>
        </w:rPr>
        <w:t xml:space="preserve"> spiritual mother</w:t>
      </w:r>
      <w:r w:rsidR="002243C5">
        <w:rPr>
          <w:sz w:val="24"/>
          <w:szCs w:val="24"/>
        </w:rPr>
        <w:t>,</w:t>
      </w:r>
      <w:r w:rsidR="00E86497">
        <w:rPr>
          <w:sz w:val="24"/>
          <w:szCs w:val="24"/>
        </w:rPr>
        <w:t xml:space="preserve"> </w:t>
      </w:r>
      <w:r w:rsidR="002243C5">
        <w:rPr>
          <w:sz w:val="24"/>
          <w:szCs w:val="24"/>
        </w:rPr>
        <w:t xml:space="preserve">has a different story to tell. </w:t>
      </w:r>
      <w:r w:rsidR="00E86497">
        <w:rPr>
          <w:sz w:val="24"/>
          <w:szCs w:val="24"/>
        </w:rPr>
        <w:t xml:space="preserve">A few years </w:t>
      </w:r>
      <w:r w:rsidR="00A20CC8">
        <w:rPr>
          <w:sz w:val="24"/>
          <w:szCs w:val="24"/>
        </w:rPr>
        <w:t>ago,</w:t>
      </w:r>
      <w:r w:rsidR="001A529C">
        <w:rPr>
          <w:sz w:val="24"/>
          <w:szCs w:val="24"/>
        </w:rPr>
        <w:t xml:space="preserve"> she</w:t>
      </w:r>
      <w:r w:rsidRPr="005D7058">
        <w:rPr>
          <w:sz w:val="24"/>
          <w:szCs w:val="24"/>
        </w:rPr>
        <w:t xml:space="preserve"> lost the love of her life - her husband Calvin. They were married for 49 years. </w:t>
      </w:r>
      <w:r w:rsidR="00E86497">
        <w:rPr>
          <w:sz w:val="24"/>
          <w:szCs w:val="24"/>
        </w:rPr>
        <w:t xml:space="preserve">Calvin was in the </w:t>
      </w:r>
      <w:r w:rsidR="00E86497" w:rsidRPr="005D7058">
        <w:rPr>
          <w:sz w:val="24"/>
          <w:szCs w:val="24"/>
        </w:rPr>
        <w:t>U.S. Navy</w:t>
      </w:r>
      <w:r w:rsidR="00E84BC7">
        <w:rPr>
          <w:sz w:val="24"/>
          <w:szCs w:val="24"/>
        </w:rPr>
        <w:t xml:space="preserve"> for a large part of their marriage</w:t>
      </w:r>
      <w:r w:rsidR="001A529C">
        <w:rPr>
          <w:sz w:val="24"/>
          <w:szCs w:val="24"/>
        </w:rPr>
        <w:t xml:space="preserve"> and</w:t>
      </w:r>
      <w:r w:rsidR="00E84BC7">
        <w:rPr>
          <w:sz w:val="24"/>
          <w:szCs w:val="24"/>
        </w:rPr>
        <w:t xml:space="preserve"> spent a great deal of time at sea.</w:t>
      </w:r>
      <w:r w:rsidR="00E86497" w:rsidRPr="005D7058">
        <w:rPr>
          <w:sz w:val="24"/>
          <w:szCs w:val="24"/>
        </w:rPr>
        <w:t xml:space="preserve"> </w:t>
      </w:r>
      <w:r w:rsidR="00E84BC7">
        <w:rPr>
          <w:sz w:val="24"/>
          <w:szCs w:val="24"/>
        </w:rPr>
        <w:t>There was no such thing as Skype, video messing or FaceTime, so he communicated to her through letters</w:t>
      </w:r>
      <w:r w:rsidR="00212D55">
        <w:rPr>
          <w:sz w:val="24"/>
          <w:szCs w:val="24"/>
        </w:rPr>
        <w:t xml:space="preserve"> – over a hundred of them! </w:t>
      </w:r>
      <w:r w:rsidR="00E84BC7">
        <w:rPr>
          <w:sz w:val="24"/>
          <w:szCs w:val="24"/>
        </w:rPr>
        <w:t>Joney</w:t>
      </w:r>
      <w:r w:rsidR="001A529C">
        <w:rPr>
          <w:sz w:val="24"/>
          <w:szCs w:val="24"/>
        </w:rPr>
        <w:t>,</w:t>
      </w:r>
      <w:r w:rsidR="00E84BC7">
        <w:rPr>
          <w:sz w:val="24"/>
          <w:szCs w:val="24"/>
        </w:rPr>
        <w:t xml:space="preserve"> kept </w:t>
      </w:r>
      <w:r w:rsidR="00212D55">
        <w:rPr>
          <w:sz w:val="24"/>
          <w:szCs w:val="24"/>
        </w:rPr>
        <w:t xml:space="preserve">them all. </w:t>
      </w:r>
      <w:r w:rsidR="00885C41">
        <w:rPr>
          <w:sz w:val="24"/>
          <w:szCs w:val="24"/>
        </w:rPr>
        <w:t>T</w:t>
      </w:r>
      <w:r w:rsidR="00212D55">
        <w:rPr>
          <w:sz w:val="24"/>
          <w:szCs w:val="24"/>
        </w:rPr>
        <w:t>hey</w:t>
      </w:r>
      <w:r w:rsidRPr="005D7058">
        <w:rPr>
          <w:sz w:val="24"/>
          <w:szCs w:val="24"/>
        </w:rPr>
        <w:t xml:space="preserve"> are treasured tangible expressions of </w:t>
      </w:r>
      <w:r w:rsidR="00212D55">
        <w:rPr>
          <w:sz w:val="24"/>
          <w:szCs w:val="24"/>
        </w:rPr>
        <w:t>Calvin’s</w:t>
      </w:r>
      <w:r w:rsidRPr="005D7058">
        <w:rPr>
          <w:sz w:val="24"/>
          <w:szCs w:val="24"/>
        </w:rPr>
        <w:t xml:space="preserve"> love for her.</w:t>
      </w:r>
      <w:r w:rsidR="001A529C">
        <w:rPr>
          <w:sz w:val="24"/>
          <w:szCs w:val="24"/>
        </w:rPr>
        <w:t xml:space="preserve"> </w:t>
      </w:r>
      <w:r w:rsidR="001A529C">
        <w:rPr>
          <w:rFonts w:asciiTheme="minorHAnsi" w:hAnsiTheme="minorHAnsi" w:cstheme="minorHAnsi"/>
          <w:sz w:val="24"/>
          <w:szCs w:val="24"/>
        </w:rPr>
        <w:t>On a p</w:t>
      </w:r>
      <w:r w:rsidR="002243C5">
        <w:rPr>
          <w:rFonts w:asciiTheme="minorHAnsi" w:hAnsiTheme="minorHAnsi" w:cstheme="minorHAnsi"/>
          <w:sz w:val="24"/>
          <w:szCs w:val="24"/>
        </w:rPr>
        <w:t>ersona</w:t>
      </w:r>
      <w:r w:rsidR="001A529C">
        <w:rPr>
          <w:rFonts w:asciiTheme="minorHAnsi" w:hAnsiTheme="minorHAnsi" w:cstheme="minorHAnsi"/>
          <w:sz w:val="24"/>
          <w:szCs w:val="24"/>
        </w:rPr>
        <w:t>l note</w:t>
      </w:r>
      <w:r w:rsidR="002243C5">
        <w:rPr>
          <w:rFonts w:asciiTheme="minorHAnsi" w:hAnsiTheme="minorHAnsi" w:cstheme="minorHAnsi"/>
          <w:sz w:val="24"/>
          <w:szCs w:val="24"/>
        </w:rPr>
        <w:t xml:space="preserve">, my </w:t>
      </w:r>
      <w:r w:rsidR="001A529C">
        <w:rPr>
          <w:rFonts w:asciiTheme="minorHAnsi" w:hAnsiTheme="minorHAnsi" w:cstheme="minorHAnsi"/>
          <w:sz w:val="24"/>
          <w:szCs w:val="24"/>
        </w:rPr>
        <w:t xml:space="preserve">husband’s jobs have required him to travel for much of our married life. Our </w:t>
      </w:r>
      <w:r w:rsidR="002243C5">
        <w:rPr>
          <w:rFonts w:asciiTheme="minorHAnsi" w:hAnsiTheme="minorHAnsi" w:cstheme="minorHAnsi"/>
          <w:sz w:val="24"/>
          <w:szCs w:val="24"/>
        </w:rPr>
        <w:t xml:space="preserve">marriage was negatively impacted </w:t>
      </w:r>
      <w:r w:rsidR="009F2150">
        <w:rPr>
          <w:rFonts w:asciiTheme="minorHAnsi" w:hAnsiTheme="minorHAnsi" w:cstheme="minorHAnsi"/>
          <w:sz w:val="24"/>
          <w:szCs w:val="24"/>
        </w:rPr>
        <w:t xml:space="preserve">by </w:t>
      </w:r>
      <w:r w:rsidR="001A529C">
        <w:rPr>
          <w:rFonts w:asciiTheme="minorHAnsi" w:hAnsiTheme="minorHAnsi" w:cstheme="minorHAnsi"/>
          <w:sz w:val="24"/>
          <w:szCs w:val="24"/>
        </w:rPr>
        <w:t xml:space="preserve">periods of </w:t>
      </w:r>
      <w:r w:rsidR="009F2150">
        <w:rPr>
          <w:rFonts w:asciiTheme="minorHAnsi" w:hAnsiTheme="minorHAnsi" w:cstheme="minorHAnsi"/>
          <w:sz w:val="24"/>
          <w:szCs w:val="24"/>
        </w:rPr>
        <w:t>separation</w:t>
      </w:r>
      <w:r w:rsidR="001A529C">
        <w:rPr>
          <w:rFonts w:asciiTheme="minorHAnsi" w:hAnsiTheme="minorHAnsi" w:cstheme="minorHAnsi"/>
          <w:sz w:val="24"/>
          <w:szCs w:val="24"/>
        </w:rPr>
        <w:t xml:space="preserve">. </w:t>
      </w:r>
      <w:r w:rsidR="002243C5">
        <w:rPr>
          <w:rFonts w:asciiTheme="minorHAnsi" w:hAnsiTheme="minorHAnsi" w:cstheme="minorHAnsi"/>
          <w:sz w:val="24"/>
          <w:szCs w:val="24"/>
        </w:rPr>
        <w:t>It did not help, that 30 years ago, there was no cell phones or face</w:t>
      </w:r>
      <w:r w:rsidR="009F2150">
        <w:rPr>
          <w:rFonts w:asciiTheme="minorHAnsi" w:hAnsiTheme="minorHAnsi" w:cstheme="minorHAnsi"/>
          <w:sz w:val="24"/>
          <w:szCs w:val="24"/>
        </w:rPr>
        <w:t>t</w:t>
      </w:r>
      <w:r w:rsidR="002243C5">
        <w:rPr>
          <w:rFonts w:asciiTheme="minorHAnsi" w:hAnsiTheme="minorHAnsi" w:cstheme="minorHAnsi"/>
          <w:sz w:val="24"/>
          <w:szCs w:val="24"/>
        </w:rPr>
        <w:t xml:space="preserve">ime. </w:t>
      </w:r>
      <w:r w:rsidR="009F2150">
        <w:rPr>
          <w:rFonts w:asciiTheme="minorHAnsi" w:hAnsiTheme="minorHAnsi" w:cstheme="minorHAnsi"/>
          <w:sz w:val="24"/>
          <w:szCs w:val="24"/>
        </w:rPr>
        <w:t xml:space="preserve">  </w:t>
      </w:r>
    </w:p>
    <w:p w14:paraId="0C49A867" w14:textId="5AA25CFE" w:rsidR="00B46FF8" w:rsidRDefault="00A20CC8" w:rsidP="00F80B28">
      <w:pPr>
        <w:ind w:firstLine="720"/>
        <w:jc w:val="both"/>
        <w:rPr>
          <w:bCs/>
          <w:sz w:val="24"/>
          <w:szCs w:val="24"/>
        </w:rPr>
      </w:pPr>
      <w:r>
        <w:rPr>
          <w:rFonts w:asciiTheme="minorHAnsi" w:hAnsiTheme="minorHAnsi" w:cstheme="minorHAnsi"/>
          <w:sz w:val="24"/>
          <w:szCs w:val="24"/>
        </w:rPr>
        <w:t>When it come to our relationship with the heavenly Bridegroom, finding ways to connect with Him</w:t>
      </w:r>
      <w:r w:rsidR="008736A2">
        <w:rPr>
          <w:rFonts w:asciiTheme="minorHAnsi" w:hAnsiTheme="minorHAnsi" w:cstheme="minorHAnsi"/>
          <w:sz w:val="24"/>
          <w:szCs w:val="24"/>
        </w:rPr>
        <w:t xml:space="preserve"> </w:t>
      </w:r>
      <w:r>
        <w:rPr>
          <w:rFonts w:asciiTheme="minorHAnsi" w:hAnsiTheme="minorHAnsi" w:cstheme="minorHAnsi"/>
          <w:sz w:val="24"/>
          <w:szCs w:val="24"/>
        </w:rPr>
        <w:t xml:space="preserve">is essential. </w:t>
      </w:r>
      <w:r w:rsidR="005639E3">
        <w:rPr>
          <w:rFonts w:asciiTheme="minorHAnsi" w:hAnsiTheme="minorHAnsi" w:cstheme="minorHAnsi"/>
          <w:sz w:val="24"/>
          <w:szCs w:val="24"/>
        </w:rPr>
        <w:t>W</w:t>
      </w:r>
      <w:r w:rsidR="00D90A4C">
        <w:rPr>
          <w:rFonts w:asciiTheme="minorHAnsi" w:hAnsiTheme="minorHAnsi" w:cstheme="minorHAnsi"/>
          <w:sz w:val="24"/>
          <w:szCs w:val="24"/>
        </w:rPr>
        <w:t>he</w:t>
      </w:r>
      <w:r w:rsidR="00345A10" w:rsidRPr="00AF51A7">
        <w:rPr>
          <w:rFonts w:asciiTheme="minorHAnsi" w:hAnsiTheme="minorHAnsi" w:cstheme="minorHAnsi"/>
          <w:sz w:val="24"/>
          <w:szCs w:val="24"/>
        </w:rPr>
        <w:t>n communication is interrupted for any length of time, it is hard to maintain a relationship</w:t>
      </w:r>
      <w:r>
        <w:rPr>
          <w:rFonts w:asciiTheme="minorHAnsi" w:hAnsiTheme="minorHAnsi" w:cstheme="minorHAnsi"/>
          <w:sz w:val="24"/>
          <w:szCs w:val="24"/>
        </w:rPr>
        <w:t xml:space="preserve"> with Him. He never leaves us, </w:t>
      </w:r>
      <w:r w:rsidR="008736A2">
        <w:rPr>
          <w:rFonts w:asciiTheme="minorHAnsi" w:hAnsiTheme="minorHAnsi" w:cstheme="minorHAnsi"/>
          <w:sz w:val="24"/>
          <w:szCs w:val="24"/>
        </w:rPr>
        <w:t>but</w:t>
      </w:r>
      <w:r>
        <w:rPr>
          <w:rFonts w:asciiTheme="minorHAnsi" w:hAnsiTheme="minorHAnsi" w:cstheme="minorHAnsi"/>
          <w:sz w:val="24"/>
          <w:szCs w:val="24"/>
        </w:rPr>
        <w:t xml:space="preserve"> we are prone to </w:t>
      </w:r>
      <w:r w:rsidR="00D90A4C">
        <w:rPr>
          <w:rFonts w:asciiTheme="minorHAnsi" w:hAnsiTheme="minorHAnsi" w:cstheme="minorHAnsi"/>
          <w:sz w:val="24"/>
          <w:szCs w:val="24"/>
        </w:rPr>
        <w:t xml:space="preserve">drift </w:t>
      </w:r>
      <w:r>
        <w:rPr>
          <w:rFonts w:asciiTheme="minorHAnsi" w:hAnsiTheme="minorHAnsi" w:cstheme="minorHAnsi"/>
          <w:sz w:val="24"/>
          <w:szCs w:val="24"/>
        </w:rPr>
        <w:t>from Him</w:t>
      </w:r>
      <w:r w:rsidR="00554589">
        <w:rPr>
          <w:rFonts w:asciiTheme="minorHAnsi" w:hAnsiTheme="minorHAnsi" w:cstheme="minorHAnsi"/>
          <w:sz w:val="24"/>
          <w:szCs w:val="24"/>
        </w:rPr>
        <w:t>,</w:t>
      </w:r>
      <w:r w:rsidR="00D90A4C">
        <w:rPr>
          <w:rFonts w:asciiTheme="minorHAnsi" w:hAnsiTheme="minorHAnsi" w:cstheme="minorHAnsi"/>
          <w:sz w:val="24"/>
          <w:szCs w:val="24"/>
        </w:rPr>
        <w:t xml:space="preserve"> and</w:t>
      </w:r>
      <w:r w:rsidR="00345A10" w:rsidRPr="00AF51A7">
        <w:rPr>
          <w:rFonts w:asciiTheme="minorHAnsi" w:hAnsiTheme="minorHAnsi" w:cstheme="minorHAnsi"/>
          <w:sz w:val="24"/>
          <w:szCs w:val="24"/>
        </w:rPr>
        <w:t xml:space="preserve"> </w:t>
      </w:r>
      <w:r>
        <w:rPr>
          <w:rFonts w:asciiTheme="minorHAnsi" w:hAnsiTheme="minorHAnsi" w:cstheme="minorHAnsi"/>
          <w:sz w:val="24"/>
          <w:szCs w:val="24"/>
        </w:rPr>
        <w:t xml:space="preserve">before we know it, our </w:t>
      </w:r>
      <w:r w:rsidR="00345A10" w:rsidRPr="00AF51A7">
        <w:rPr>
          <w:rFonts w:asciiTheme="minorHAnsi" w:hAnsiTheme="minorHAnsi" w:cstheme="minorHAnsi"/>
          <w:sz w:val="24"/>
          <w:szCs w:val="24"/>
        </w:rPr>
        <w:t xml:space="preserve">love </w:t>
      </w:r>
      <w:r>
        <w:rPr>
          <w:rFonts w:asciiTheme="minorHAnsi" w:hAnsiTheme="minorHAnsi" w:cstheme="minorHAnsi"/>
          <w:sz w:val="24"/>
          <w:szCs w:val="24"/>
        </w:rPr>
        <w:t xml:space="preserve">for Him </w:t>
      </w:r>
      <w:r w:rsidR="008736A2">
        <w:rPr>
          <w:rFonts w:asciiTheme="minorHAnsi" w:hAnsiTheme="minorHAnsi" w:cstheme="minorHAnsi"/>
          <w:sz w:val="24"/>
          <w:szCs w:val="24"/>
        </w:rPr>
        <w:t xml:space="preserve">has </w:t>
      </w:r>
      <w:r w:rsidR="00D90A4C">
        <w:rPr>
          <w:rFonts w:asciiTheme="minorHAnsi" w:hAnsiTheme="minorHAnsi" w:cstheme="minorHAnsi"/>
          <w:sz w:val="24"/>
          <w:szCs w:val="24"/>
        </w:rPr>
        <w:t>grow</w:t>
      </w:r>
      <w:r w:rsidR="008736A2">
        <w:rPr>
          <w:rFonts w:asciiTheme="minorHAnsi" w:hAnsiTheme="minorHAnsi" w:cstheme="minorHAnsi"/>
          <w:sz w:val="24"/>
          <w:szCs w:val="24"/>
        </w:rPr>
        <w:t>n</w:t>
      </w:r>
      <w:r w:rsidR="00D90A4C">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cold. </w:t>
      </w:r>
      <w:r>
        <w:rPr>
          <w:rFonts w:asciiTheme="minorHAnsi" w:hAnsiTheme="minorHAnsi" w:cstheme="minorHAnsi"/>
          <w:sz w:val="24"/>
          <w:szCs w:val="24"/>
        </w:rPr>
        <w:t>That’s</w:t>
      </w:r>
      <w:r w:rsidR="00345A10" w:rsidRPr="00AF51A7">
        <w:rPr>
          <w:rFonts w:asciiTheme="minorHAnsi" w:hAnsiTheme="minorHAnsi" w:cstheme="minorHAnsi"/>
          <w:sz w:val="24"/>
          <w:szCs w:val="24"/>
        </w:rPr>
        <w:t xml:space="preserve"> what happened to the saints at Ephesus (Revelation 2:1-6). </w:t>
      </w:r>
      <w:r w:rsidR="008C13CE" w:rsidRPr="00AF51A7">
        <w:rPr>
          <w:rFonts w:asciiTheme="minorHAnsi" w:hAnsiTheme="minorHAnsi" w:cstheme="minorHAnsi"/>
          <w:sz w:val="24"/>
          <w:szCs w:val="24"/>
        </w:rPr>
        <w:t>How</w:t>
      </w:r>
      <w:r w:rsidR="00841124">
        <w:rPr>
          <w:rFonts w:asciiTheme="minorHAnsi" w:hAnsiTheme="minorHAnsi" w:cstheme="minorHAnsi"/>
          <w:sz w:val="24"/>
          <w:szCs w:val="24"/>
        </w:rPr>
        <w:t xml:space="preserve"> then,</w:t>
      </w:r>
      <w:r w:rsidR="008C13CE" w:rsidRPr="00AF51A7">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can we forge lasting intimacy with Christ and avoid falling into the same loveless state of the church at Ephesus? </w:t>
      </w:r>
      <w:r w:rsidR="00AF04B3">
        <w:rPr>
          <w:bCs/>
          <w:sz w:val="24"/>
          <w:szCs w:val="24"/>
        </w:rPr>
        <w:t>That</w:t>
      </w:r>
      <w:r w:rsidR="00B46FF8">
        <w:rPr>
          <w:bCs/>
          <w:sz w:val="24"/>
          <w:szCs w:val="24"/>
        </w:rPr>
        <w:t xml:space="preserve"> is the million-dollar question! This is so important that we are going to spend the next few weeks delving into the scriptures, to find the answers</w:t>
      </w:r>
      <w:r w:rsidR="008736A2">
        <w:rPr>
          <w:bCs/>
          <w:sz w:val="24"/>
          <w:szCs w:val="24"/>
        </w:rPr>
        <w:t>.</w:t>
      </w:r>
    </w:p>
    <w:p w14:paraId="00CE2A13" w14:textId="77777777" w:rsidR="008736A2" w:rsidRDefault="008736A2" w:rsidP="008736A2">
      <w:pPr>
        <w:jc w:val="center"/>
        <w:rPr>
          <w:rFonts w:asciiTheme="minorHAnsi" w:hAnsiTheme="minorHAnsi" w:cstheme="minorHAnsi"/>
          <w:b/>
          <w:sz w:val="28"/>
          <w:szCs w:val="28"/>
        </w:rPr>
      </w:pPr>
      <w:r w:rsidRPr="008736A2">
        <w:rPr>
          <w:rFonts w:asciiTheme="minorHAnsi" w:hAnsiTheme="minorHAnsi" w:cstheme="minorHAnsi"/>
          <w:b/>
          <w:sz w:val="28"/>
          <w:szCs w:val="28"/>
        </w:rPr>
        <w:t>The Bible – God’s “Email”</w:t>
      </w:r>
    </w:p>
    <w:p w14:paraId="0030C64A" w14:textId="77777777" w:rsidR="00993EA8" w:rsidRPr="00993EA8" w:rsidRDefault="00993EA8" w:rsidP="00993EA8">
      <w:pPr>
        <w:spacing w:after="0"/>
        <w:jc w:val="center"/>
        <w:rPr>
          <w:rFonts w:asciiTheme="minorHAnsi" w:hAnsiTheme="minorHAnsi" w:cstheme="minorHAnsi"/>
          <w:b/>
          <w:sz w:val="24"/>
          <w:szCs w:val="24"/>
        </w:rPr>
      </w:pPr>
      <w:r w:rsidRPr="00993EA8">
        <w:rPr>
          <w:rFonts w:asciiTheme="minorHAnsi" w:hAnsiTheme="minorHAnsi" w:cstheme="minorHAnsi"/>
          <w:b/>
          <w:sz w:val="24"/>
          <w:szCs w:val="24"/>
        </w:rPr>
        <w:t>John 15:7-10</w:t>
      </w:r>
    </w:p>
    <w:p w14:paraId="6A33BEE0" w14:textId="77777777" w:rsidR="00993EA8" w:rsidRDefault="00993EA8" w:rsidP="00993EA8">
      <w:pPr>
        <w:pStyle w:val="bodytext"/>
        <w:spacing w:before="0" w:beforeAutospacing="0" w:after="0" w:afterAutospacing="0"/>
        <w:ind w:firstLine="240"/>
        <w:jc w:val="center"/>
        <w:rPr>
          <w:rFonts w:asciiTheme="minorHAnsi" w:hAnsiTheme="minorHAnsi" w:cstheme="minorHAnsi"/>
          <w:b/>
          <w:i/>
          <w:color w:val="000000"/>
        </w:rPr>
      </w:pPr>
      <w:r w:rsidRPr="001B68DE">
        <w:rPr>
          <w:rFonts w:asciiTheme="minorHAnsi" w:hAnsiTheme="minorHAnsi" w:cstheme="minorHAnsi"/>
          <w:b/>
          <w:i/>
          <w:color w:val="000000"/>
        </w:rPr>
        <w:t>If you remain</w:t>
      </w:r>
      <w:r w:rsidRPr="001B68DE">
        <w:rPr>
          <w:rStyle w:val="apple-converted-space"/>
          <w:rFonts w:asciiTheme="minorHAnsi" w:hAnsiTheme="minorHAnsi" w:cstheme="minorHAnsi"/>
          <w:b/>
          <w:i/>
          <w:color w:val="000000"/>
          <w:vertAlign w:val="superscript"/>
        </w:rPr>
        <w:t> </w:t>
      </w:r>
      <w:hyperlink r:id="rId15" w:anchor="n22" w:history="1"/>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me and my words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you, ask whatever you want, and it will be done for you.</w:t>
      </w:r>
      <w:r w:rsidRPr="001B68DE">
        <w:rPr>
          <w:rStyle w:val="apple-converted-space"/>
          <w:rFonts w:asciiTheme="minorHAnsi" w:hAnsiTheme="minorHAnsi" w:cstheme="minorHAnsi"/>
          <w:b/>
          <w:i/>
          <w:color w:val="000000"/>
          <w:vertAlign w:val="superscript"/>
        </w:rPr>
        <w:t> </w:t>
      </w:r>
      <w:hyperlink r:id="rId16" w:anchor="n24" w:history="1"/>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Father is honored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by this, that</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you bear</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much fruit and show that you are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 xml:space="preserve">my disciples.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“Just as the Father has loved me, I have also loved you;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If you obey</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commandments, you will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 just as I have obeyed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my Father’s commandments and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in his love.</w:t>
      </w:r>
    </w:p>
    <w:bookmarkEnd w:id="906"/>
    <w:p w14:paraId="5E2E9357" w14:textId="77777777" w:rsidR="00993EA8" w:rsidRDefault="00993EA8" w:rsidP="00993EA8">
      <w:pPr>
        <w:spacing w:after="100" w:afterAutospacing="1" w:line="240" w:lineRule="auto"/>
        <w:ind w:firstLine="720"/>
        <w:jc w:val="both"/>
      </w:pPr>
    </w:p>
    <w:p w14:paraId="3BD75DA0" w14:textId="77777777" w:rsidR="003032B2" w:rsidRPr="001C336E" w:rsidRDefault="00156BA7" w:rsidP="00993EA8">
      <w:pPr>
        <w:spacing w:after="100" w:afterAutospacing="1" w:line="240" w:lineRule="auto"/>
        <w:ind w:firstLine="720"/>
        <w:jc w:val="both"/>
        <w:rPr>
          <w:rFonts w:asciiTheme="minorHAnsi" w:eastAsiaTheme="minorEastAsia" w:hAnsiTheme="minorHAnsi" w:cstheme="minorHAnsi"/>
          <w:i/>
          <w:iCs/>
          <w:vanish/>
          <w:sz w:val="28"/>
          <w:szCs w:val="28"/>
        </w:rPr>
      </w:pPr>
      <w:hyperlink r:id="rId17"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Later called Paul</w:t>
      </w:r>
    </w:p>
    <w:p w14:paraId="502FA7FA" w14:textId="77777777" w:rsidR="003032B2" w:rsidRPr="001C336E" w:rsidRDefault="00156BA7"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8"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Lit threat</w:t>
      </w:r>
    </w:p>
    <w:p w14:paraId="4F4C0E64" w14:textId="77777777" w:rsidR="003032B2" w:rsidRPr="001C336E" w:rsidRDefault="00156BA7"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9"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Or sound</w:t>
      </w:r>
    </w:p>
    <w:p w14:paraId="33D0F3BC" w14:textId="77777777" w:rsidR="003032B2" w:rsidRPr="001C336E" w:rsidRDefault="00156BA7"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0"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Lit was seeing</w:t>
      </w:r>
    </w:p>
    <w:p w14:paraId="7223523A" w14:textId="77777777" w:rsidR="003032B2" w:rsidRPr="001C336E" w:rsidRDefault="00156BA7"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1"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A few early mss do not contain in a vision</w:t>
      </w:r>
    </w:p>
    <w:p w14:paraId="50168098" w14:textId="77777777" w:rsidR="003032B2" w:rsidRPr="001C336E" w:rsidRDefault="00156BA7"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2"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Or holy ones</w:t>
      </w:r>
    </w:p>
    <w:p w14:paraId="0A501513" w14:textId="77777777" w:rsidR="003032B2" w:rsidRPr="001C336E" w:rsidRDefault="00156BA7"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3"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Or vessel</w:t>
      </w:r>
    </w:p>
    <w:p w14:paraId="3D4522D0" w14:textId="77777777" w:rsidR="003032B2" w:rsidRPr="001C336E" w:rsidRDefault="003032B2" w:rsidP="003032B2">
      <w:pPr>
        <w:pStyle w:val="Heading4"/>
        <w:jc w:val="center"/>
        <w:rPr>
          <w:rFonts w:asciiTheme="minorHAnsi" w:hAnsiTheme="minorHAnsi" w:cstheme="minorHAnsi"/>
          <w:b w:val="0"/>
          <w:i/>
          <w:vanish/>
        </w:rPr>
      </w:pPr>
      <w:r w:rsidRPr="001C336E">
        <w:rPr>
          <w:rFonts w:asciiTheme="minorHAnsi" w:eastAsiaTheme="minorEastAsia" w:hAnsiTheme="minorHAnsi" w:cstheme="minorHAnsi"/>
          <w:b w:val="0"/>
          <w:bCs w:val="0"/>
          <w:i/>
          <w:iCs/>
          <w:vanish/>
        </w:rPr>
        <w:t>Cross references:</w:t>
      </w:r>
    </w:p>
    <w:p w14:paraId="20556626"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4"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5" w:history="1">
        <w:r w:rsidR="003032B2" w:rsidRPr="001C336E">
          <w:rPr>
            <w:rStyle w:val="Hyperlink"/>
            <w:rFonts w:asciiTheme="minorHAnsi" w:eastAsiaTheme="minorEastAsia" w:hAnsiTheme="minorHAnsi" w:cstheme="minorHAnsi"/>
            <w:i/>
            <w:iCs/>
            <w:vanish/>
            <w:sz w:val="28"/>
            <w:szCs w:val="28"/>
          </w:rPr>
          <w:t>Acts 9:1-22; 22:3-16; 26:9-18</w:t>
        </w:r>
      </w:hyperlink>
    </w:p>
    <w:p w14:paraId="073C7874"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6"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7" w:history="1">
        <w:r w:rsidR="003032B2" w:rsidRPr="001C336E">
          <w:rPr>
            <w:rStyle w:val="Hyperlink"/>
            <w:rFonts w:asciiTheme="minorHAnsi" w:eastAsiaTheme="minorEastAsia" w:hAnsiTheme="minorHAnsi" w:cstheme="minorHAnsi"/>
            <w:i/>
            <w:iCs/>
            <w:vanish/>
            <w:sz w:val="28"/>
            <w:szCs w:val="28"/>
          </w:rPr>
          <w:t>Acts 8:3; 9:13-21</w:t>
        </w:r>
      </w:hyperlink>
    </w:p>
    <w:p w14:paraId="35E5B9E8"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8"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29" w:history="1">
        <w:r w:rsidR="003032B2" w:rsidRPr="001C336E">
          <w:rPr>
            <w:rStyle w:val="Hyperlink"/>
            <w:rFonts w:asciiTheme="minorHAnsi" w:eastAsiaTheme="minorEastAsia" w:hAnsiTheme="minorHAnsi" w:cstheme="minorHAnsi"/>
            <w:i/>
            <w:iCs/>
            <w:vanish/>
            <w:sz w:val="28"/>
            <w:szCs w:val="28"/>
          </w:rPr>
          <w:t>Acts 9:14, 21; 22:5; 26:10</w:t>
        </w:r>
      </w:hyperlink>
    </w:p>
    <w:p w14:paraId="4919C2DC"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0"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1" w:history="1">
        <w:r w:rsidR="003032B2" w:rsidRPr="001C336E">
          <w:rPr>
            <w:rStyle w:val="Hyperlink"/>
            <w:rFonts w:asciiTheme="minorHAnsi" w:eastAsiaTheme="minorEastAsia" w:hAnsiTheme="minorHAnsi" w:cstheme="minorHAnsi"/>
            <w:i/>
            <w:iCs/>
            <w:vanish/>
            <w:sz w:val="28"/>
            <w:szCs w:val="28"/>
          </w:rPr>
          <w:t>Matt 10:17</w:t>
        </w:r>
      </w:hyperlink>
    </w:p>
    <w:p w14:paraId="7C5559FE"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2"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3" w:history="1">
        <w:r w:rsidR="003032B2" w:rsidRPr="001C336E">
          <w:rPr>
            <w:rStyle w:val="Hyperlink"/>
            <w:rFonts w:asciiTheme="minorHAnsi" w:eastAsiaTheme="minorEastAsia" w:hAnsiTheme="minorHAnsi" w:cstheme="minorHAnsi"/>
            <w:i/>
            <w:iCs/>
            <w:vanish/>
            <w:sz w:val="28"/>
            <w:szCs w:val="28"/>
          </w:rPr>
          <w:t>Gen 14:15; 2 Cor 11:32; Gal 1:17</w:t>
        </w:r>
      </w:hyperlink>
    </w:p>
    <w:p w14:paraId="716A70F0"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4"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5" w:history="1">
        <w:r w:rsidR="003032B2" w:rsidRPr="001C336E">
          <w:rPr>
            <w:rStyle w:val="Hyperlink"/>
            <w:rFonts w:asciiTheme="minorHAnsi" w:eastAsiaTheme="minorEastAsia" w:hAnsiTheme="minorHAnsi" w:cstheme="minorHAnsi"/>
            <w:i/>
            <w:iCs/>
            <w:vanish/>
            <w:sz w:val="28"/>
            <w:szCs w:val="28"/>
          </w:rPr>
          <w:t>John 14:6; Acts 18:25f; 19:9, 23; 22:4; 24:14, 22</w:t>
        </w:r>
      </w:hyperlink>
    </w:p>
    <w:p w14:paraId="1B7B9735"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6" w:anchor="en-NASB-27220" w:tooltip="Go to Acts 9:3" w:history="1">
        <w:r w:rsidR="003032B2" w:rsidRPr="001C336E">
          <w:rPr>
            <w:rStyle w:val="Hyperlink"/>
            <w:rFonts w:asciiTheme="minorHAnsi" w:eastAsiaTheme="minorEastAsia" w:hAnsiTheme="minorHAnsi" w:cstheme="minorHAnsi"/>
            <w:i/>
            <w:iCs/>
            <w:vanish/>
            <w:sz w:val="28"/>
            <w:szCs w:val="28"/>
          </w:rPr>
          <w:t>Acts 9:3</w:t>
        </w:r>
      </w:hyperlink>
      <w:r w:rsidR="003032B2" w:rsidRPr="001C336E">
        <w:rPr>
          <w:rFonts w:asciiTheme="minorHAnsi" w:eastAsiaTheme="minorEastAsia" w:hAnsiTheme="minorHAnsi" w:cstheme="minorHAnsi"/>
          <w:i/>
          <w:iCs/>
          <w:vanish/>
          <w:sz w:val="28"/>
          <w:szCs w:val="28"/>
        </w:rPr>
        <w:t xml:space="preserve"> : </w:t>
      </w:r>
      <w:hyperlink r:id="rId37" w:history="1">
        <w:r w:rsidR="003032B2" w:rsidRPr="001C336E">
          <w:rPr>
            <w:rStyle w:val="Hyperlink"/>
            <w:rFonts w:asciiTheme="minorHAnsi" w:eastAsiaTheme="minorEastAsia" w:hAnsiTheme="minorHAnsi" w:cstheme="minorHAnsi"/>
            <w:i/>
            <w:iCs/>
            <w:vanish/>
            <w:sz w:val="28"/>
            <w:szCs w:val="28"/>
          </w:rPr>
          <w:t>1 Cor 15:8</w:t>
        </w:r>
      </w:hyperlink>
    </w:p>
    <w:p w14:paraId="6F649502"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8" w:anchor="en-NASB-27221" w:tooltip="Go to Acts 9:4" w:history="1">
        <w:r w:rsidR="003032B2" w:rsidRPr="001C336E">
          <w:rPr>
            <w:rStyle w:val="Hyperlink"/>
            <w:rFonts w:asciiTheme="minorHAnsi" w:eastAsiaTheme="minorEastAsia" w:hAnsiTheme="minorHAnsi" w:cstheme="minorHAnsi"/>
            <w:i/>
            <w:iCs/>
            <w:vanish/>
            <w:sz w:val="28"/>
            <w:szCs w:val="28"/>
          </w:rPr>
          <w:t>Acts 9:4</w:t>
        </w:r>
      </w:hyperlink>
      <w:r w:rsidR="003032B2" w:rsidRPr="001C336E">
        <w:rPr>
          <w:rFonts w:asciiTheme="minorHAnsi" w:eastAsiaTheme="minorEastAsia" w:hAnsiTheme="minorHAnsi" w:cstheme="minorHAnsi"/>
          <w:i/>
          <w:iCs/>
          <w:vanish/>
          <w:sz w:val="28"/>
          <w:szCs w:val="28"/>
        </w:rPr>
        <w:t xml:space="preserve"> : </w:t>
      </w:r>
      <w:hyperlink r:id="rId39" w:history="1">
        <w:r w:rsidR="003032B2" w:rsidRPr="001C336E">
          <w:rPr>
            <w:rStyle w:val="Hyperlink"/>
            <w:rFonts w:asciiTheme="minorHAnsi" w:eastAsiaTheme="minorEastAsia" w:hAnsiTheme="minorHAnsi" w:cstheme="minorHAnsi"/>
            <w:i/>
            <w:iCs/>
            <w:vanish/>
            <w:sz w:val="28"/>
            <w:szCs w:val="28"/>
          </w:rPr>
          <w:t>Acts 22:7; 26:14</w:t>
        </w:r>
      </w:hyperlink>
    </w:p>
    <w:p w14:paraId="00B555E2"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0" w:anchor="en-NASB-27223" w:tooltip="Go to Acts 9:6" w:history="1">
        <w:r w:rsidR="003032B2" w:rsidRPr="001C336E">
          <w:rPr>
            <w:rStyle w:val="Hyperlink"/>
            <w:rFonts w:asciiTheme="minorHAnsi" w:eastAsiaTheme="minorEastAsia" w:hAnsiTheme="minorHAnsi" w:cstheme="minorHAnsi"/>
            <w:i/>
            <w:iCs/>
            <w:vanish/>
            <w:sz w:val="28"/>
            <w:szCs w:val="28"/>
          </w:rPr>
          <w:t>Acts 9:6</w:t>
        </w:r>
      </w:hyperlink>
      <w:r w:rsidR="003032B2" w:rsidRPr="001C336E">
        <w:rPr>
          <w:rFonts w:asciiTheme="minorHAnsi" w:eastAsiaTheme="minorEastAsia" w:hAnsiTheme="minorHAnsi" w:cstheme="minorHAnsi"/>
          <w:i/>
          <w:iCs/>
          <w:vanish/>
          <w:sz w:val="28"/>
          <w:szCs w:val="28"/>
        </w:rPr>
        <w:t xml:space="preserve"> : </w:t>
      </w:r>
      <w:hyperlink r:id="rId41" w:history="1">
        <w:r w:rsidR="003032B2" w:rsidRPr="001C336E">
          <w:rPr>
            <w:rStyle w:val="Hyperlink"/>
            <w:rFonts w:asciiTheme="minorHAnsi" w:eastAsiaTheme="minorEastAsia" w:hAnsiTheme="minorHAnsi" w:cstheme="minorHAnsi"/>
            <w:i/>
            <w:iCs/>
            <w:vanish/>
            <w:sz w:val="28"/>
            <w:szCs w:val="28"/>
          </w:rPr>
          <w:t>Acts 9:16</w:t>
        </w:r>
      </w:hyperlink>
    </w:p>
    <w:p w14:paraId="47AC5ECC"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2"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3" w:history="1">
        <w:r w:rsidR="003032B2" w:rsidRPr="001C336E">
          <w:rPr>
            <w:rStyle w:val="Hyperlink"/>
            <w:rFonts w:asciiTheme="minorHAnsi" w:eastAsiaTheme="minorEastAsia" w:hAnsiTheme="minorHAnsi" w:cstheme="minorHAnsi"/>
            <w:i/>
            <w:iCs/>
            <w:vanish/>
            <w:sz w:val="28"/>
            <w:szCs w:val="28"/>
          </w:rPr>
          <w:t>Acts 26:14</w:t>
        </w:r>
      </w:hyperlink>
    </w:p>
    <w:p w14:paraId="3ABD8B95"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4"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5" w:history="1">
        <w:r w:rsidR="003032B2" w:rsidRPr="001C336E">
          <w:rPr>
            <w:rStyle w:val="Hyperlink"/>
            <w:rFonts w:asciiTheme="minorHAnsi" w:eastAsiaTheme="minorEastAsia" w:hAnsiTheme="minorHAnsi" w:cstheme="minorHAnsi"/>
            <w:i/>
            <w:iCs/>
            <w:vanish/>
            <w:sz w:val="28"/>
            <w:szCs w:val="28"/>
          </w:rPr>
          <w:t>John 12:29f; Acts 22:9</w:t>
        </w:r>
      </w:hyperlink>
    </w:p>
    <w:p w14:paraId="14A09F69"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6"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7" w:history="1">
        <w:r w:rsidR="003032B2" w:rsidRPr="001C336E">
          <w:rPr>
            <w:rStyle w:val="Hyperlink"/>
            <w:rFonts w:asciiTheme="minorHAnsi" w:eastAsiaTheme="minorEastAsia" w:hAnsiTheme="minorHAnsi" w:cstheme="minorHAnsi"/>
            <w:i/>
            <w:iCs/>
            <w:vanish/>
            <w:sz w:val="28"/>
            <w:szCs w:val="28"/>
          </w:rPr>
          <w:t>Acts 9:18; 22:11</w:t>
        </w:r>
      </w:hyperlink>
    </w:p>
    <w:p w14:paraId="71102F2C"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8"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9" w:history="1">
        <w:r w:rsidR="003032B2" w:rsidRPr="001C336E">
          <w:rPr>
            <w:rStyle w:val="Hyperlink"/>
            <w:rFonts w:asciiTheme="minorHAnsi" w:eastAsiaTheme="minorEastAsia" w:hAnsiTheme="minorHAnsi" w:cstheme="minorHAnsi"/>
            <w:i/>
            <w:iCs/>
            <w:vanish/>
            <w:sz w:val="28"/>
            <w:szCs w:val="28"/>
          </w:rPr>
          <w:t>Gen 14:15; 2 Cor 11:32; Gal 1:17</w:t>
        </w:r>
      </w:hyperlink>
    </w:p>
    <w:p w14:paraId="14EE9563"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0"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1" w:history="1">
        <w:r w:rsidR="003032B2" w:rsidRPr="001C336E">
          <w:rPr>
            <w:rStyle w:val="Hyperlink"/>
            <w:rFonts w:asciiTheme="minorHAnsi" w:eastAsiaTheme="minorEastAsia" w:hAnsiTheme="minorHAnsi" w:cstheme="minorHAnsi"/>
            <w:i/>
            <w:iCs/>
            <w:vanish/>
            <w:sz w:val="28"/>
            <w:szCs w:val="28"/>
          </w:rPr>
          <w:t>Gen 14:15; 2 Cor 11:32; Gal 1:17</w:t>
        </w:r>
      </w:hyperlink>
    </w:p>
    <w:p w14:paraId="1FE5A7BF"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2"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3" w:history="1">
        <w:r w:rsidR="003032B2" w:rsidRPr="001C336E">
          <w:rPr>
            <w:rStyle w:val="Hyperlink"/>
            <w:rFonts w:asciiTheme="minorHAnsi" w:eastAsiaTheme="minorEastAsia" w:hAnsiTheme="minorHAnsi" w:cstheme="minorHAnsi"/>
            <w:i/>
            <w:iCs/>
            <w:vanish/>
            <w:sz w:val="28"/>
            <w:szCs w:val="28"/>
          </w:rPr>
          <w:t>Acts 22:12</w:t>
        </w:r>
      </w:hyperlink>
    </w:p>
    <w:p w14:paraId="48610761"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4"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5" w:history="1">
        <w:r w:rsidR="003032B2" w:rsidRPr="001C336E">
          <w:rPr>
            <w:rStyle w:val="Hyperlink"/>
            <w:rFonts w:asciiTheme="minorHAnsi" w:eastAsiaTheme="minorEastAsia" w:hAnsiTheme="minorHAnsi" w:cstheme="minorHAnsi"/>
            <w:i/>
            <w:iCs/>
            <w:vanish/>
            <w:sz w:val="28"/>
            <w:szCs w:val="28"/>
          </w:rPr>
          <w:t>Acts 10:3, 17, 19; 11:5; 12:9; 16:9f; 18:9</w:t>
        </w:r>
      </w:hyperlink>
    </w:p>
    <w:p w14:paraId="4D64E888"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6" w:anchor="en-NASB-27228" w:tooltip="Go to Acts 9:11" w:history="1">
        <w:r w:rsidR="003032B2" w:rsidRPr="001C336E">
          <w:rPr>
            <w:rStyle w:val="Hyperlink"/>
            <w:rFonts w:asciiTheme="minorHAnsi" w:eastAsiaTheme="minorEastAsia" w:hAnsiTheme="minorHAnsi" w:cstheme="minorHAnsi"/>
            <w:i/>
            <w:iCs/>
            <w:vanish/>
            <w:sz w:val="28"/>
            <w:szCs w:val="28"/>
          </w:rPr>
          <w:t>Acts 9:11</w:t>
        </w:r>
      </w:hyperlink>
      <w:r w:rsidR="003032B2" w:rsidRPr="001C336E">
        <w:rPr>
          <w:rFonts w:asciiTheme="minorHAnsi" w:eastAsiaTheme="minorEastAsia" w:hAnsiTheme="minorHAnsi" w:cstheme="minorHAnsi"/>
          <w:i/>
          <w:iCs/>
          <w:vanish/>
          <w:sz w:val="28"/>
          <w:szCs w:val="28"/>
        </w:rPr>
        <w:t xml:space="preserve"> : </w:t>
      </w:r>
      <w:hyperlink r:id="rId57" w:history="1">
        <w:r w:rsidR="003032B2" w:rsidRPr="001C336E">
          <w:rPr>
            <w:rStyle w:val="Hyperlink"/>
            <w:rFonts w:asciiTheme="minorHAnsi" w:eastAsiaTheme="minorEastAsia" w:hAnsiTheme="minorHAnsi" w:cstheme="minorHAnsi"/>
            <w:i/>
            <w:iCs/>
            <w:vanish/>
            <w:sz w:val="28"/>
            <w:szCs w:val="28"/>
          </w:rPr>
          <w:t>Acts 9:30; 11:25; 21:39; 22:3</w:t>
        </w:r>
      </w:hyperlink>
    </w:p>
    <w:p w14:paraId="33399082"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8"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 </w:t>
      </w:r>
      <w:hyperlink r:id="rId59" w:history="1">
        <w:r w:rsidR="003032B2" w:rsidRPr="001C336E">
          <w:rPr>
            <w:rStyle w:val="Hyperlink"/>
            <w:rFonts w:asciiTheme="minorHAnsi" w:eastAsiaTheme="minorEastAsia" w:hAnsiTheme="minorHAnsi" w:cstheme="minorHAnsi"/>
            <w:i/>
            <w:iCs/>
            <w:vanish/>
            <w:sz w:val="28"/>
            <w:szCs w:val="28"/>
          </w:rPr>
          <w:t>Mark 5:23; Acts 6:6; 9:17</w:t>
        </w:r>
      </w:hyperlink>
    </w:p>
    <w:p w14:paraId="4269A2AB"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0"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61" w:history="1">
        <w:r w:rsidR="003032B2" w:rsidRPr="001C336E">
          <w:rPr>
            <w:rStyle w:val="Hyperlink"/>
            <w:rFonts w:asciiTheme="minorHAnsi" w:eastAsiaTheme="minorEastAsia" w:hAnsiTheme="minorHAnsi" w:cstheme="minorHAnsi"/>
            <w:i/>
            <w:iCs/>
            <w:vanish/>
            <w:sz w:val="28"/>
            <w:szCs w:val="28"/>
          </w:rPr>
          <w:t>Acts 8:3</w:t>
        </w:r>
      </w:hyperlink>
    </w:p>
    <w:p w14:paraId="699252FC"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2"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63" w:history="1">
        <w:r w:rsidR="003032B2" w:rsidRPr="001C336E">
          <w:rPr>
            <w:rStyle w:val="Hyperlink"/>
            <w:rFonts w:asciiTheme="minorHAnsi" w:eastAsiaTheme="minorEastAsia" w:hAnsiTheme="minorHAnsi" w:cstheme="minorHAnsi"/>
            <w:i/>
            <w:iCs/>
            <w:vanish/>
            <w:sz w:val="28"/>
            <w:szCs w:val="28"/>
          </w:rPr>
          <w:t>Acts 9:32, 41; 26:10; Rom 1:7; 15:25, 26, 31; 16:2, 15; 1 Cor 1:2</w:t>
        </w:r>
      </w:hyperlink>
    </w:p>
    <w:p w14:paraId="2D8677B9"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4"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5" w:history="1">
        <w:r w:rsidR="003032B2" w:rsidRPr="001C336E">
          <w:rPr>
            <w:rStyle w:val="Hyperlink"/>
            <w:rFonts w:asciiTheme="minorHAnsi" w:eastAsiaTheme="minorEastAsia" w:hAnsiTheme="minorHAnsi" w:cstheme="minorHAnsi"/>
            <w:i/>
            <w:iCs/>
            <w:vanish/>
            <w:sz w:val="28"/>
            <w:szCs w:val="28"/>
          </w:rPr>
          <w:t>Acts 9:2, 21</w:t>
        </w:r>
      </w:hyperlink>
    </w:p>
    <w:p w14:paraId="1AABB672"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6"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7" w:history="1">
        <w:r w:rsidR="003032B2" w:rsidRPr="001C336E">
          <w:rPr>
            <w:rStyle w:val="Hyperlink"/>
            <w:rFonts w:asciiTheme="minorHAnsi" w:eastAsiaTheme="minorEastAsia" w:hAnsiTheme="minorHAnsi" w:cstheme="minorHAnsi"/>
            <w:i/>
            <w:iCs/>
            <w:vanish/>
            <w:sz w:val="28"/>
            <w:szCs w:val="28"/>
          </w:rPr>
          <w:t>Acts 7:59</w:t>
        </w:r>
      </w:hyperlink>
    </w:p>
    <w:p w14:paraId="4882FCC5"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8"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69" w:history="1">
        <w:r w:rsidR="003032B2" w:rsidRPr="001C336E">
          <w:rPr>
            <w:rStyle w:val="Hyperlink"/>
            <w:rFonts w:asciiTheme="minorHAnsi" w:eastAsiaTheme="minorEastAsia" w:hAnsiTheme="minorHAnsi" w:cstheme="minorHAnsi"/>
            <w:i/>
            <w:iCs/>
            <w:vanish/>
            <w:sz w:val="28"/>
            <w:szCs w:val="28"/>
          </w:rPr>
          <w:t>Acts 13:2; Rom 1:1; 9:23; Gal 1:15; Eph 3:7</w:t>
        </w:r>
      </w:hyperlink>
    </w:p>
    <w:p w14:paraId="6427E4BC"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0"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71" w:history="1">
        <w:r w:rsidR="003032B2" w:rsidRPr="001C336E">
          <w:rPr>
            <w:rStyle w:val="Hyperlink"/>
            <w:rFonts w:asciiTheme="minorHAnsi" w:eastAsiaTheme="minorEastAsia" w:hAnsiTheme="minorHAnsi" w:cstheme="minorHAnsi"/>
            <w:i/>
            <w:iCs/>
            <w:vanish/>
            <w:sz w:val="28"/>
            <w:szCs w:val="28"/>
          </w:rPr>
          <w:t>Acts 22:21; 26:17; Rom 1:5; 11:13; 15:16; Gal 1:16; 2:7ff; Eph 3:1, 8; 1 Tim 2:7; 2 Tim 4:17</w:t>
        </w:r>
      </w:hyperlink>
    </w:p>
    <w:p w14:paraId="697EF1F6"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2"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73" w:history="1">
        <w:r w:rsidR="003032B2" w:rsidRPr="001C336E">
          <w:rPr>
            <w:rStyle w:val="Hyperlink"/>
            <w:rFonts w:asciiTheme="minorHAnsi" w:eastAsiaTheme="minorEastAsia" w:hAnsiTheme="minorHAnsi" w:cstheme="minorHAnsi"/>
            <w:i/>
            <w:iCs/>
            <w:vanish/>
            <w:sz w:val="28"/>
            <w:szCs w:val="28"/>
          </w:rPr>
          <w:t>Acts 25:22f; 26:1, 32; 2 Tim 4:17</w:t>
        </w:r>
      </w:hyperlink>
    </w:p>
    <w:p w14:paraId="46155943"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4" w:anchor="en-NASB-27233" w:tooltip="Go to Acts 9:16" w:history="1">
        <w:r w:rsidR="003032B2" w:rsidRPr="001C336E">
          <w:rPr>
            <w:rStyle w:val="Hyperlink"/>
            <w:rFonts w:asciiTheme="minorHAnsi" w:eastAsiaTheme="minorEastAsia" w:hAnsiTheme="minorHAnsi" w:cstheme="minorHAnsi"/>
            <w:i/>
            <w:iCs/>
            <w:vanish/>
            <w:sz w:val="28"/>
            <w:szCs w:val="28"/>
          </w:rPr>
          <w:t>Acts 9:16</w:t>
        </w:r>
      </w:hyperlink>
      <w:r w:rsidR="003032B2" w:rsidRPr="001C336E">
        <w:rPr>
          <w:rFonts w:asciiTheme="minorHAnsi" w:eastAsiaTheme="minorEastAsia" w:hAnsiTheme="minorHAnsi" w:cstheme="minorHAnsi"/>
          <w:i/>
          <w:iCs/>
          <w:vanish/>
          <w:sz w:val="28"/>
          <w:szCs w:val="28"/>
        </w:rPr>
        <w:t xml:space="preserve"> : </w:t>
      </w:r>
      <w:hyperlink r:id="rId75" w:history="1">
        <w:r w:rsidR="003032B2" w:rsidRPr="001C336E">
          <w:rPr>
            <w:rStyle w:val="Hyperlink"/>
            <w:rFonts w:asciiTheme="minorHAnsi" w:eastAsiaTheme="minorEastAsia" w:hAnsiTheme="minorHAnsi" w:cstheme="minorHAnsi"/>
            <w:i/>
            <w:iCs/>
            <w:vanish/>
            <w:sz w:val="28"/>
            <w:szCs w:val="28"/>
          </w:rPr>
          <w:t>Acts 20:23; 21:4, 11, 13; 2 Cor 6:4f; 11:23-27; 1 Thess 3:3</w:t>
        </w:r>
      </w:hyperlink>
    </w:p>
    <w:p w14:paraId="3C0E3296"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6"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7" w:history="1">
        <w:r w:rsidR="003032B2" w:rsidRPr="001C336E">
          <w:rPr>
            <w:rStyle w:val="Hyperlink"/>
            <w:rFonts w:asciiTheme="minorHAnsi" w:eastAsiaTheme="minorEastAsia" w:hAnsiTheme="minorHAnsi" w:cstheme="minorHAnsi"/>
            <w:i/>
            <w:iCs/>
            <w:vanish/>
            <w:sz w:val="28"/>
            <w:szCs w:val="28"/>
          </w:rPr>
          <w:t>Mark 5:23; Acts 6:6; 9:12</w:t>
        </w:r>
      </w:hyperlink>
    </w:p>
    <w:p w14:paraId="07B776C4"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8"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9" w:history="1">
        <w:r w:rsidR="003032B2" w:rsidRPr="001C336E">
          <w:rPr>
            <w:rStyle w:val="Hyperlink"/>
            <w:rFonts w:asciiTheme="minorHAnsi" w:eastAsiaTheme="minorEastAsia" w:hAnsiTheme="minorHAnsi" w:cstheme="minorHAnsi"/>
            <w:i/>
            <w:iCs/>
            <w:vanish/>
            <w:sz w:val="28"/>
            <w:szCs w:val="28"/>
          </w:rPr>
          <w:t>Acts 22:13</w:t>
        </w:r>
      </w:hyperlink>
    </w:p>
    <w:p w14:paraId="2454019D" w14:textId="77777777" w:rsidR="003032B2" w:rsidRPr="001C336E" w:rsidRDefault="00156BA7"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80"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81" w:history="1">
        <w:r w:rsidR="003032B2" w:rsidRPr="001C336E">
          <w:rPr>
            <w:rStyle w:val="Hyperlink"/>
            <w:rFonts w:asciiTheme="minorHAnsi" w:eastAsiaTheme="minorEastAsia" w:hAnsiTheme="minorHAnsi" w:cstheme="minorHAnsi"/>
            <w:i/>
            <w:iCs/>
            <w:vanish/>
            <w:sz w:val="28"/>
            <w:szCs w:val="28"/>
          </w:rPr>
          <w:t>Acts 2:4</w:t>
        </w:r>
      </w:hyperlink>
    </w:p>
    <w:p w14:paraId="45CEB7A8" w14:textId="77777777" w:rsidR="00746CB4" w:rsidRDefault="008736A2" w:rsidP="00746CB4">
      <w:pPr>
        <w:ind w:firstLine="720"/>
        <w:rPr>
          <w:bCs/>
          <w:sz w:val="24"/>
          <w:szCs w:val="24"/>
        </w:rPr>
      </w:pPr>
      <w:r>
        <w:rPr>
          <w:bCs/>
          <w:sz w:val="24"/>
          <w:szCs w:val="24"/>
        </w:rPr>
        <w:t>G</w:t>
      </w:r>
      <w:r w:rsidR="00B46FF8" w:rsidRPr="005D7058">
        <w:rPr>
          <w:bCs/>
          <w:sz w:val="24"/>
          <w:szCs w:val="24"/>
        </w:rPr>
        <w:t>iven the opportunity to speak face to face with a new believer, I would place a Bible in their hands, look</w:t>
      </w:r>
      <w:r w:rsidR="00B46FF8">
        <w:rPr>
          <w:bCs/>
          <w:sz w:val="24"/>
          <w:szCs w:val="24"/>
        </w:rPr>
        <w:t xml:space="preserve"> them in the eye</w:t>
      </w:r>
      <w:r w:rsidR="007E6B85">
        <w:rPr>
          <w:bCs/>
          <w:sz w:val="24"/>
          <w:szCs w:val="24"/>
        </w:rPr>
        <w:t>,</w:t>
      </w:r>
      <w:r w:rsidR="00B46FF8">
        <w:rPr>
          <w:bCs/>
          <w:sz w:val="24"/>
          <w:szCs w:val="24"/>
        </w:rPr>
        <w:t xml:space="preserve"> and </w:t>
      </w:r>
      <w:r w:rsidR="00B46FF8" w:rsidRPr="005D7058">
        <w:rPr>
          <w:bCs/>
          <w:sz w:val="24"/>
          <w:szCs w:val="24"/>
        </w:rPr>
        <w:t>in all seriousness,</w:t>
      </w:r>
      <w:r w:rsidR="00B46FF8">
        <w:rPr>
          <w:bCs/>
          <w:sz w:val="24"/>
          <w:szCs w:val="24"/>
        </w:rPr>
        <w:t xml:space="preserve"> I would </w:t>
      </w:r>
      <w:r w:rsidR="007E6B85">
        <w:rPr>
          <w:bCs/>
          <w:sz w:val="24"/>
          <w:szCs w:val="24"/>
        </w:rPr>
        <w:t>say</w:t>
      </w:r>
      <w:r w:rsidR="00B46FF8">
        <w:rPr>
          <w:bCs/>
          <w:sz w:val="24"/>
          <w:szCs w:val="24"/>
        </w:rPr>
        <w:t>,</w:t>
      </w:r>
      <w:r w:rsidR="00B46FF8" w:rsidRPr="005D7058">
        <w:rPr>
          <w:bCs/>
          <w:sz w:val="24"/>
          <w:szCs w:val="24"/>
        </w:rPr>
        <w:t xml:space="preserve"> </w:t>
      </w:r>
      <w:r w:rsidR="00746CB4">
        <w:rPr>
          <w:bCs/>
          <w:sz w:val="24"/>
          <w:szCs w:val="24"/>
        </w:rPr>
        <w:t>“This book is</w:t>
      </w:r>
      <w:r w:rsidR="00746CB4" w:rsidRPr="005D7058">
        <w:rPr>
          <w:bCs/>
          <w:sz w:val="24"/>
          <w:szCs w:val="24"/>
        </w:rPr>
        <w:t xml:space="preserve"> your life</w:t>
      </w:r>
      <w:r w:rsidR="00746CB4">
        <w:rPr>
          <w:bCs/>
          <w:sz w:val="24"/>
          <w:szCs w:val="24"/>
        </w:rPr>
        <w:t>line to God</w:t>
      </w:r>
      <w:r w:rsidR="00746CB4" w:rsidRPr="005D7058">
        <w:rPr>
          <w:bCs/>
          <w:sz w:val="24"/>
          <w:szCs w:val="24"/>
        </w:rPr>
        <w:t xml:space="preserve">; </w:t>
      </w:r>
      <w:r w:rsidR="00746CB4">
        <w:rPr>
          <w:bCs/>
          <w:sz w:val="24"/>
          <w:szCs w:val="24"/>
        </w:rPr>
        <w:t xml:space="preserve">you </w:t>
      </w:r>
      <w:r w:rsidR="00746CB4" w:rsidRPr="005D7058">
        <w:rPr>
          <w:bCs/>
          <w:sz w:val="24"/>
          <w:szCs w:val="24"/>
        </w:rPr>
        <w:t xml:space="preserve">can’t live without it!” It is </w:t>
      </w:r>
      <w:r w:rsidR="00746CB4">
        <w:rPr>
          <w:bCs/>
          <w:sz w:val="24"/>
          <w:szCs w:val="24"/>
        </w:rPr>
        <w:t>my deep conviction</w:t>
      </w:r>
      <w:r w:rsidR="001B6C12">
        <w:rPr>
          <w:bCs/>
          <w:sz w:val="24"/>
          <w:szCs w:val="24"/>
        </w:rPr>
        <w:t xml:space="preserve"> </w:t>
      </w:r>
      <w:r w:rsidR="00746CB4" w:rsidRPr="005D7058">
        <w:rPr>
          <w:bCs/>
          <w:sz w:val="24"/>
          <w:szCs w:val="24"/>
        </w:rPr>
        <w:t xml:space="preserve">that </w:t>
      </w:r>
      <w:r w:rsidR="001B6C12">
        <w:rPr>
          <w:bCs/>
          <w:sz w:val="24"/>
          <w:szCs w:val="24"/>
        </w:rPr>
        <w:t xml:space="preserve">the Bible is that </w:t>
      </w:r>
      <w:r w:rsidR="00746CB4" w:rsidRPr="005D7058">
        <w:rPr>
          <w:bCs/>
          <w:sz w:val="24"/>
          <w:szCs w:val="24"/>
        </w:rPr>
        <w:t>vital</w:t>
      </w:r>
      <w:r w:rsidR="001B6C12">
        <w:rPr>
          <w:bCs/>
          <w:sz w:val="24"/>
          <w:szCs w:val="24"/>
        </w:rPr>
        <w:t>.</w:t>
      </w:r>
      <w:r w:rsidR="00746CB4">
        <w:rPr>
          <w:bCs/>
          <w:sz w:val="24"/>
          <w:szCs w:val="24"/>
        </w:rPr>
        <w:t xml:space="preserve"> </w:t>
      </w:r>
    </w:p>
    <w:p w14:paraId="266876C8" w14:textId="02258387" w:rsidR="008765FA" w:rsidRDefault="00B46FF8" w:rsidP="00760B3A">
      <w:pPr>
        <w:spacing w:after="0"/>
        <w:ind w:firstLine="720"/>
        <w:jc w:val="both"/>
        <w:rPr>
          <w:ins w:id="913" w:author="virginia porter" w:date="2018-05-14T17:10:00Z"/>
          <w:rFonts w:asciiTheme="minorHAnsi" w:hAnsiTheme="minorHAnsi" w:cstheme="minorHAnsi"/>
          <w:sz w:val="24"/>
          <w:szCs w:val="24"/>
        </w:rPr>
      </w:pPr>
      <w:r>
        <w:rPr>
          <w:rFonts w:asciiTheme="minorHAnsi" w:hAnsiTheme="minorHAnsi" w:cstheme="minorHAnsi"/>
          <w:sz w:val="24"/>
          <w:szCs w:val="24"/>
        </w:rPr>
        <w:t>Essentially, we have two</w:t>
      </w:r>
      <w:r w:rsidRPr="00AF51A7">
        <w:rPr>
          <w:rFonts w:asciiTheme="minorHAnsi" w:hAnsiTheme="minorHAnsi" w:cstheme="minorHAnsi"/>
          <w:sz w:val="24"/>
          <w:szCs w:val="24"/>
        </w:rPr>
        <w:t xml:space="preserve"> </w:t>
      </w:r>
      <w:r>
        <w:rPr>
          <w:rFonts w:asciiTheme="minorHAnsi" w:hAnsiTheme="minorHAnsi" w:cstheme="minorHAnsi"/>
          <w:sz w:val="24"/>
          <w:szCs w:val="24"/>
        </w:rPr>
        <w:t>internet connections to Jesus -</w:t>
      </w:r>
      <w:r w:rsidRPr="00AF51A7">
        <w:rPr>
          <w:rFonts w:asciiTheme="minorHAnsi" w:hAnsiTheme="minorHAnsi" w:cstheme="minorHAnsi"/>
          <w:sz w:val="24"/>
          <w:szCs w:val="24"/>
        </w:rPr>
        <w:t xml:space="preserve"> His written Word and prayer</w:t>
      </w:r>
      <w:r w:rsidR="001B6C12">
        <w:rPr>
          <w:rFonts w:asciiTheme="minorHAnsi" w:hAnsiTheme="minorHAnsi" w:cstheme="minorHAnsi"/>
          <w:sz w:val="24"/>
          <w:szCs w:val="24"/>
        </w:rPr>
        <w:t xml:space="preserve">. </w:t>
      </w:r>
      <w:r w:rsidR="00760B3A">
        <w:rPr>
          <w:rFonts w:asciiTheme="minorHAnsi" w:hAnsiTheme="minorHAnsi" w:cstheme="minorHAnsi"/>
          <w:sz w:val="24"/>
          <w:szCs w:val="24"/>
        </w:rPr>
        <w:t>(In another week, we are going to delve into the many dimensions of our prayer life.) For now, though, I just want to point out that the Word of God and prayer are</w:t>
      </w:r>
      <w:r w:rsidR="001B6C12">
        <w:rPr>
          <w:rFonts w:asciiTheme="minorHAnsi" w:hAnsiTheme="minorHAnsi" w:cstheme="minorHAnsi"/>
          <w:sz w:val="24"/>
          <w:szCs w:val="24"/>
        </w:rPr>
        <w:t xml:space="preserve"> so closely conjoined, that communion with God is dependent on both. One without the other is a one-sided conversation</w:t>
      </w:r>
      <w:r w:rsidR="00760B3A">
        <w:rPr>
          <w:rFonts w:asciiTheme="minorHAnsi" w:hAnsiTheme="minorHAnsi" w:cstheme="minorHAnsi"/>
          <w:sz w:val="24"/>
          <w:szCs w:val="24"/>
        </w:rPr>
        <w:t>, and n</w:t>
      </w:r>
      <w:r w:rsidR="00F52B84">
        <w:rPr>
          <w:rFonts w:asciiTheme="minorHAnsi" w:hAnsiTheme="minorHAnsi" w:cstheme="minorHAnsi"/>
          <w:sz w:val="24"/>
          <w:szCs w:val="24"/>
        </w:rPr>
        <w:t xml:space="preserve">o relationship will survive or thrive like that. </w:t>
      </w:r>
      <w:del w:id="914" w:author="virginia porter" w:date="2018-05-14T17:10:00Z">
        <w:r w:rsidR="00F52B84" w:rsidDel="003C3B93">
          <w:rPr>
            <w:rFonts w:asciiTheme="minorHAnsi" w:hAnsiTheme="minorHAnsi" w:cstheme="minorHAnsi"/>
            <w:sz w:val="24"/>
            <w:szCs w:val="24"/>
          </w:rPr>
          <w:delText xml:space="preserve">Granted, </w:delText>
        </w:r>
        <w:r w:rsidR="001B6C12" w:rsidRPr="005D7058" w:rsidDel="003C3B93">
          <w:rPr>
            <w:bCs/>
            <w:sz w:val="24"/>
            <w:szCs w:val="24"/>
          </w:rPr>
          <w:delText xml:space="preserve">God </w:delText>
        </w:r>
        <w:r w:rsidR="001B6C12" w:rsidDel="003C3B93">
          <w:rPr>
            <w:bCs/>
            <w:sz w:val="24"/>
            <w:szCs w:val="24"/>
          </w:rPr>
          <w:delText>already knows every word on our tongue before we speak</w:delText>
        </w:r>
        <w:r w:rsidR="00F52B84" w:rsidDel="003C3B93">
          <w:rPr>
            <w:bCs/>
            <w:sz w:val="24"/>
            <w:szCs w:val="24"/>
          </w:rPr>
          <w:delText xml:space="preserve"> (Psalm 139:1-16). </w:delText>
        </w:r>
        <w:r w:rsidR="00993EA8" w:rsidDel="003C3B93">
          <w:rPr>
            <w:bCs/>
            <w:sz w:val="24"/>
            <w:szCs w:val="24"/>
          </w:rPr>
          <w:delText>Yet,</w:delText>
        </w:r>
        <w:r w:rsidR="007E6B85" w:rsidDel="003C3B93">
          <w:rPr>
            <w:rFonts w:asciiTheme="minorHAnsi" w:hAnsiTheme="minorHAnsi" w:cstheme="minorHAnsi"/>
            <w:sz w:val="24"/>
            <w:szCs w:val="24"/>
          </w:rPr>
          <w:delText xml:space="preserve"> i</w:delText>
        </w:r>
        <w:r w:rsidDel="003C3B93">
          <w:rPr>
            <w:rFonts w:asciiTheme="minorHAnsi" w:hAnsiTheme="minorHAnsi" w:cstheme="minorHAnsi"/>
            <w:sz w:val="24"/>
            <w:szCs w:val="24"/>
          </w:rPr>
          <w:delText xml:space="preserve">f we have no desire to listen to </w:delText>
        </w:r>
        <w:r w:rsidR="00F52B84" w:rsidDel="003C3B93">
          <w:rPr>
            <w:rFonts w:asciiTheme="minorHAnsi" w:hAnsiTheme="minorHAnsi" w:cstheme="minorHAnsi"/>
            <w:sz w:val="24"/>
            <w:szCs w:val="24"/>
          </w:rPr>
          <w:delText>Him</w:delText>
        </w:r>
        <w:r w:rsidDel="003C3B93">
          <w:rPr>
            <w:rFonts w:asciiTheme="minorHAnsi" w:hAnsiTheme="minorHAnsi" w:cstheme="minorHAnsi"/>
            <w:sz w:val="24"/>
            <w:szCs w:val="24"/>
          </w:rPr>
          <w:delText xml:space="preserve">, </w:delText>
        </w:r>
        <w:r w:rsidR="00F52B84" w:rsidDel="003C3B93">
          <w:rPr>
            <w:rFonts w:asciiTheme="minorHAnsi" w:hAnsiTheme="minorHAnsi" w:cstheme="minorHAnsi"/>
            <w:sz w:val="24"/>
            <w:szCs w:val="24"/>
          </w:rPr>
          <w:delText>He’</w:delText>
        </w:r>
        <w:r w:rsidDel="003C3B93">
          <w:rPr>
            <w:rFonts w:asciiTheme="minorHAnsi" w:hAnsiTheme="minorHAnsi" w:cstheme="minorHAnsi"/>
            <w:sz w:val="24"/>
            <w:szCs w:val="24"/>
          </w:rPr>
          <w:delText xml:space="preserve">s not interested in hearing our prayers. </w:delText>
        </w:r>
      </w:del>
    </w:p>
    <w:p w14:paraId="6EF8BA07" w14:textId="77777777" w:rsidR="003C3B93" w:rsidRDefault="003C3B93" w:rsidP="00760B3A">
      <w:pPr>
        <w:spacing w:after="0"/>
        <w:ind w:firstLine="720"/>
        <w:jc w:val="both"/>
        <w:rPr>
          <w:rFonts w:asciiTheme="minorHAnsi" w:hAnsiTheme="minorHAnsi" w:cstheme="minorHAnsi"/>
          <w:sz w:val="24"/>
          <w:szCs w:val="24"/>
        </w:rPr>
      </w:pPr>
    </w:p>
    <w:p w14:paraId="10A1ACD4" w14:textId="77777777" w:rsidR="00F52B84" w:rsidRPr="007E6B85" w:rsidRDefault="00F52B84" w:rsidP="00F52B84">
      <w:pPr>
        <w:pStyle w:val="Heading3"/>
        <w:numPr>
          <w:ilvl w:val="0"/>
          <w:numId w:val="69"/>
        </w:numPr>
        <w:rPr>
          <w:rFonts w:asciiTheme="minorHAnsi" w:eastAsiaTheme="minorEastAsia" w:hAnsiTheme="minorHAnsi" w:cstheme="minorBidi"/>
          <w:b w:val="0"/>
          <w:sz w:val="24"/>
          <w:szCs w:val="24"/>
        </w:rPr>
      </w:pPr>
      <w:r w:rsidRPr="007E6B85">
        <w:rPr>
          <w:rFonts w:asciiTheme="minorHAnsi" w:hAnsiTheme="minorHAnsi" w:cstheme="minorHAnsi"/>
          <w:b w:val="0"/>
          <w:sz w:val="24"/>
          <w:szCs w:val="24"/>
        </w:rPr>
        <w:t>Lookup Proverbs 28:9 and Isaiah 59:1-3. Then compare them to John 15:7-10 above. In your own words, what do these passages communicate? ____________________________________________________________________________________________________________________________________</w:t>
      </w:r>
      <w:r>
        <w:rPr>
          <w:rFonts w:asciiTheme="minorHAnsi" w:hAnsiTheme="minorHAnsi" w:cstheme="minorHAnsi"/>
          <w:b w:val="0"/>
          <w:sz w:val="24"/>
          <w:szCs w:val="24"/>
        </w:rPr>
        <w:t>______</w:t>
      </w:r>
      <w:r w:rsidRPr="007E6B85">
        <w:rPr>
          <w:rFonts w:asciiTheme="minorHAnsi" w:eastAsiaTheme="minorEastAsia" w:hAnsiTheme="minorHAnsi" w:cstheme="minorBidi"/>
          <w:b w:val="0"/>
          <w:bCs w:val="0"/>
          <w:sz w:val="24"/>
          <w:szCs w:val="24"/>
        </w:rPr>
        <w:t xml:space="preserve">  </w:t>
      </w:r>
    </w:p>
    <w:p w14:paraId="4D82E12F" w14:textId="77777777" w:rsidR="003C3B93" w:rsidRDefault="003C3B93" w:rsidP="00B46FF8">
      <w:pPr>
        <w:spacing w:after="0"/>
        <w:ind w:firstLine="720"/>
        <w:jc w:val="both"/>
        <w:rPr>
          <w:ins w:id="915" w:author="virginia porter" w:date="2018-05-14T17:10:00Z"/>
          <w:rFonts w:asciiTheme="minorHAnsi" w:hAnsiTheme="minorHAnsi" w:cstheme="minorHAnsi"/>
          <w:sz w:val="24"/>
          <w:szCs w:val="24"/>
        </w:rPr>
      </w:pPr>
    </w:p>
    <w:p w14:paraId="256FF026" w14:textId="35168BA0" w:rsidR="00760B3A" w:rsidRDefault="003C3B93">
      <w:pPr>
        <w:spacing w:after="0"/>
        <w:ind w:firstLine="720"/>
        <w:jc w:val="both"/>
        <w:rPr>
          <w:rFonts w:asciiTheme="minorHAnsi" w:hAnsiTheme="minorHAnsi" w:cstheme="minorHAnsi"/>
          <w:sz w:val="24"/>
          <w:szCs w:val="24"/>
        </w:rPr>
      </w:pPr>
      <w:ins w:id="916" w:author="virginia porter" w:date="2018-05-14T17:10:00Z">
        <w:r w:rsidRPr="005D7058">
          <w:rPr>
            <w:bCs/>
            <w:sz w:val="24"/>
            <w:szCs w:val="24"/>
          </w:rPr>
          <w:t xml:space="preserve">God </w:t>
        </w:r>
        <w:r>
          <w:rPr>
            <w:bCs/>
            <w:sz w:val="24"/>
            <w:szCs w:val="24"/>
          </w:rPr>
          <w:t xml:space="preserve">already knows every word on our tongue before we speak </w:t>
        </w:r>
      </w:ins>
      <w:ins w:id="917" w:author="virginia porter" w:date="2018-05-14T17:11:00Z">
        <w:r>
          <w:rPr>
            <w:bCs/>
            <w:sz w:val="24"/>
            <w:szCs w:val="24"/>
          </w:rPr>
          <w:t xml:space="preserve">but he still wants to hear our voice in prayer </w:t>
        </w:r>
      </w:ins>
      <w:ins w:id="918" w:author="virginia porter" w:date="2018-05-14T17:10:00Z">
        <w:r>
          <w:rPr>
            <w:bCs/>
            <w:sz w:val="24"/>
            <w:szCs w:val="24"/>
          </w:rPr>
          <w:t>(Psalm 139:1-16). Yet,</w:t>
        </w:r>
        <w:r>
          <w:rPr>
            <w:rFonts w:asciiTheme="minorHAnsi" w:hAnsiTheme="minorHAnsi" w:cstheme="minorHAnsi"/>
            <w:sz w:val="24"/>
            <w:szCs w:val="24"/>
          </w:rPr>
          <w:t xml:space="preserve"> </w:t>
        </w:r>
      </w:ins>
      <w:ins w:id="919" w:author="virginia porter" w:date="2018-05-14T17:12:00Z">
        <w:r>
          <w:rPr>
            <w:rFonts w:asciiTheme="minorHAnsi" w:hAnsiTheme="minorHAnsi" w:cstheme="minorHAnsi"/>
            <w:sz w:val="24"/>
            <w:szCs w:val="24"/>
          </w:rPr>
          <w:t xml:space="preserve">according to the two above passages, </w:t>
        </w:r>
      </w:ins>
      <w:ins w:id="920" w:author="virginia porter" w:date="2018-05-14T17:10:00Z">
        <w:r>
          <w:rPr>
            <w:rFonts w:asciiTheme="minorHAnsi" w:hAnsiTheme="minorHAnsi" w:cstheme="minorHAnsi"/>
            <w:sz w:val="24"/>
            <w:szCs w:val="24"/>
          </w:rPr>
          <w:t>if we have no desire to listen to Hi</w:t>
        </w:r>
      </w:ins>
      <w:ins w:id="921" w:author="virginia porter" w:date="2018-05-14T17:12:00Z">
        <w:r>
          <w:rPr>
            <w:rFonts w:asciiTheme="minorHAnsi" w:hAnsiTheme="minorHAnsi" w:cstheme="minorHAnsi"/>
            <w:sz w:val="24"/>
            <w:szCs w:val="24"/>
          </w:rPr>
          <w:t>s Word</w:t>
        </w:r>
      </w:ins>
      <w:ins w:id="922" w:author="virginia porter" w:date="2018-05-14T17:10:00Z">
        <w:r>
          <w:rPr>
            <w:rFonts w:asciiTheme="minorHAnsi" w:hAnsiTheme="minorHAnsi" w:cstheme="minorHAnsi"/>
            <w:sz w:val="24"/>
            <w:szCs w:val="24"/>
          </w:rPr>
          <w:t xml:space="preserve">, He’s not interested in hearing our prayers. </w:t>
        </w:r>
      </w:ins>
      <w:r w:rsidR="008765FA">
        <w:rPr>
          <w:rFonts w:asciiTheme="minorHAnsi" w:hAnsiTheme="minorHAnsi" w:cstheme="minorHAnsi"/>
          <w:sz w:val="24"/>
          <w:szCs w:val="24"/>
        </w:rPr>
        <w:t>P</w:t>
      </w:r>
      <w:r w:rsidR="00B46FF8">
        <w:rPr>
          <w:rFonts w:asciiTheme="minorHAnsi" w:hAnsiTheme="minorHAnsi" w:cstheme="minorHAnsi"/>
          <w:sz w:val="24"/>
          <w:szCs w:val="24"/>
        </w:rPr>
        <w:t xml:space="preserve">lease don’t misconstrue </w:t>
      </w:r>
      <w:r w:rsidR="00993EA8">
        <w:rPr>
          <w:rFonts w:asciiTheme="minorHAnsi" w:hAnsiTheme="minorHAnsi" w:cstheme="minorHAnsi"/>
          <w:sz w:val="24"/>
          <w:szCs w:val="24"/>
        </w:rPr>
        <w:t>what I’m trying to say.</w:t>
      </w:r>
      <w:r w:rsidR="00B46FF8">
        <w:rPr>
          <w:rFonts w:asciiTheme="minorHAnsi" w:hAnsiTheme="minorHAnsi" w:cstheme="minorHAnsi"/>
          <w:sz w:val="24"/>
          <w:szCs w:val="24"/>
        </w:rPr>
        <w:t xml:space="preserve"> Of course</w:t>
      </w:r>
      <w:ins w:id="923" w:author="virginia porter" w:date="2018-05-14T17:13:00Z">
        <w:r>
          <w:rPr>
            <w:rFonts w:asciiTheme="minorHAnsi" w:hAnsiTheme="minorHAnsi" w:cstheme="minorHAnsi"/>
            <w:sz w:val="24"/>
            <w:szCs w:val="24"/>
          </w:rPr>
          <w:t>,</w:t>
        </w:r>
      </w:ins>
      <w:del w:id="924" w:author="virginia porter" w:date="2018-05-14T17:13:00Z">
        <w:r w:rsidR="00B46FF8" w:rsidDel="003C3B93">
          <w:rPr>
            <w:rFonts w:asciiTheme="minorHAnsi" w:hAnsiTheme="minorHAnsi" w:cstheme="minorHAnsi"/>
            <w:sz w:val="24"/>
            <w:szCs w:val="24"/>
          </w:rPr>
          <w:delText>,</w:delText>
        </w:r>
      </w:del>
      <w:r w:rsidR="00B46FF8">
        <w:rPr>
          <w:rFonts w:asciiTheme="minorHAnsi" w:hAnsiTheme="minorHAnsi" w:cstheme="minorHAnsi"/>
          <w:sz w:val="24"/>
          <w:szCs w:val="24"/>
        </w:rPr>
        <w:t xml:space="preserve"> we can read the Bible without praying</w:t>
      </w:r>
      <w:del w:id="925" w:author="virginia porter" w:date="2018-05-14T17:13:00Z">
        <w:r w:rsidR="00B46FF8" w:rsidDel="003C3B93">
          <w:rPr>
            <w:rFonts w:asciiTheme="minorHAnsi" w:hAnsiTheme="minorHAnsi" w:cstheme="minorHAnsi"/>
            <w:sz w:val="24"/>
            <w:szCs w:val="24"/>
          </w:rPr>
          <w:delText>,</w:delText>
        </w:r>
      </w:del>
      <w:r w:rsidR="00B46FF8">
        <w:rPr>
          <w:rFonts w:asciiTheme="minorHAnsi" w:hAnsiTheme="minorHAnsi" w:cstheme="minorHAnsi"/>
          <w:sz w:val="24"/>
          <w:szCs w:val="24"/>
        </w:rPr>
        <w:t xml:space="preserve"> and </w:t>
      </w:r>
      <w:r w:rsidR="00993EA8">
        <w:rPr>
          <w:rFonts w:asciiTheme="minorHAnsi" w:hAnsiTheme="minorHAnsi" w:cstheme="minorHAnsi"/>
          <w:sz w:val="24"/>
          <w:szCs w:val="24"/>
        </w:rPr>
        <w:t xml:space="preserve">we can </w:t>
      </w:r>
      <w:r w:rsidR="00B46FF8">
        <w:rPr>
          <w:rFonts w:asciiTheme="minorHAnsi" w:hAnsiTheme="minorHAnsi" w:cstheme="minorHAnsi"/>
          <w:sz w:val="24"/>
          <w:szCs w:val="24"/>
        </w:rPr>
        <w:t xml:space="preserve">pray without reading the Bible. </w:t>
      </w:r>
      <w:r w:rsidR="008765FA">
        <w:rPr>
          <w:rFonts w:asciiTheme="minorHAnsi" w:hAnsiTheme="minorHAnsi" w:cstheme="minorHAnsi"/>
          <w:sz w:val="24"/>
          <w:szCs w:val="24"/>
        </w:rPr>
        <w:t>But</w:t>
      </w:r>
      <w:r w:rsidR="00B46FF8">
        <w:rPr>
          <w:rFonts w:asciiTheme="minorHAnsi" w:hAnsiTheme="minorHAnsi" w:cstheme="minorHAnsi"/>
          <w:sz w:val="24"/>
          <w:szCs w:val="24"/>
        </w:rPr>
        <w:t xml:space="preserve">, when you combine prayer and God’s Word then you have </w:t>
      </w:r>
      <w:r w:rsidR="008765FA">
        <w:rPr>
          <w:rFonts w:asciiTheme="minorHAnsi" w:hAnsiTheme="minorHAnsi" w:cstheme="minorHAnsi"/>
          <w:sz w:val="24"/>
          <w:szCs w:val="24"/>
        </w:rPr>
        <w:t xml:space="preserve">true </w:t>
      </w:r>
      <w:ins w:id="926" w:author="virginia porter" w:date="2018-05-14T17:14:00Z">
        <w:r>
          <w:rPr>
            <w:rFonts w:asciiTheme="minorHAnsi" w:hAnsiTheme="minorHAnsi" w:cstheme="minorHAnsi"/>
            <w:sz w:val="24"/>
            <w:szCs w:val="24"/>
          </w:rPr>
          <w:t>interaction with God.</w:t>
        </w:r>
      </w:ins>
      <w:del w:id="927" w:author="virginia porter" w:date="2018-05-14T17:14:00Z">
        <w:r w:rsidR="008765FA" w:rsidDel="003C3B93">
          <w:rPr>
            <w:rFonts w:asciiTheme="minorHAnsi" w:hAnsiTheme="minorHAnsi" w:cstheme="minorHAnsi"/>
            <w:sz w:val="24"/>
            <w:szCs w:val="24"/>
          </w:rPr>
          <w:delText xml:space="preserve">divine </w:delText>
        </w:r>
        <w:r w:rsidR="00B46FF8" w:rsidDel="003C3B93">
          <w:rPr>
            <w:rFonts w:asciiTheme="minorHAnsi" w:hAnsiTheme="minorHAnsi" w:cstheme="minorHAnsi"/>
            <w:sz w:val="24"/>
            <w:szCs w:val="24"/>
          </w:rPr>
          <w:delText>communication.</w:delText>
        </w:r>
      </w:del>
      <w:r w:rsidR="00B46FF8">
        <w:rPr>
          <w:rFonts w:asciiTheme="minorHAnsi" w:hAnsiTheme="minorHAnsi" w:cstheme="minorHAnsi"/>
          <w:sz w:val="24"/>
          <w:szCs w:val="24"/>
        </w:rPr>
        <w:t xml:space="preserve"> For instance, this morning, while reading God’s Word, I found myself spontaneously praying in response to what I was reading, thus, reminding the Lord of His promises. </w:t>
      </w:r>
    </w:p>
    <w:p w14:paraId="525C9EF2" w14:textId="77777777" w:rsidR="00760B3A" w:rsidRDefault="00760B3A" w:rsidP="00B46FF8">
      <w:pPr>
        <w:spacing w:after="0"/>
        <w:ind w:firstLine="720"/>
        <w:jc w:val="both"/>
        <w:rPr>
          <w:rFonts w:asciiTheme="minorHAnsi" w:hAnsiTheme="minorHAnsi" w:cstheme="minorHAnsi"/>
          <w:sz w:val="24"/>
          <w:szCs w:val="24"/>
        </w:rPr>
      </w:pPr>
    </w:p>
    <w:p w14:paraId="464A8C25" w14:textId="77777777" w:rsidR="00110A20" w:rsidRDefault="00B46FF8" w:rsidP="00110A20">
      <w:pPr>
        <w:spacing w:after="0"/>
        <w:ind w:firstLine="720"/>
        <w:jc w:val="both"/>
        <w:rPr>
          <w:rFonts w:asciiTheme="minorHAnsi" w:hAnsiTheme="minorHAnsi" w:cstheme="minorHAnsi"/>
          <w:bCs/>
          <w:sz w:val="24"/>
          <w:szCs w:val="24"/>
        </w:rPr>
      </w:pPr>
      <w:r>
        <w:rPr>
          <w:sz w:val="24"/>
          <w:szCs w:val="24"/>
        </w:rPr>
        <w:t xml:space="preserve"> “</w:t>
      </w:r>
      <w:r>
        <w:rPr>
          <w:rFonts w:asciiTheme="minorHAnsi" w:hAnsiTheme="minorHAnsi" w:cstheme="minorHAnsi"/>
          <w:sz w:val="24"/>
          <w:szCs w:val="24"/>
        </w:rPr>
        <w:t>Does</w:t>
      </w:r>
      <w:r w:rsidRPr="00AF51A7">
        <w:rPr>
          <w:rFonts w:asciiTheme="minorHAnsi" w:hAnsiTheme="minorHAnsi" w:cstheme="minorHAnsi"/>
          <w:sz w:val="24"/>
          <w:szCs w:val="24"/>
        </w:rPr>
        <w:t xml:space="preserve"> God still speak to people?</w:t>
      </w:r>
      <w:r>
        <w:rPr>
          <w:rFonts w:asciiTheme="minorHAnsi" w:hAnsiTheme="minorHAnsi" w:cstheme="minorHAnsi"/>
          <w:sz w:val="24"/>
          <w:szCs w:val="24"/>
        </w:rPr>
        <w:t>”, one might ask. I’ll let Jesus answer that question:</w:t>
      </w:r>
      <w:r w:rsidRPr="00AF51A7">
        <w:rPr>
          <w:rFonts w:asciiTheme="minorHAnsi" w:hAnsiTheme="minorHAnsi" w:cstheme="minorHAnsi"/>
          <w:sz w:val="24"/>
          <w:szCs w:val="24"/>
        </w:rPr>
        <w:t xml:space="preserve"> “My sheep</w:t>
      </w:r>
      <w:r w:rsidR="008765FA">
        <w:rPr>
          <w:rFonts w:asciiTheme="minorHAnsi" w:hAnsiTheme="minorHAnsi" w:cstheme="minorHAnsi"/>
          <w:sz w:val="24"/>
          <w:szCs w:val="24"/>
        </w:rPr>
        <w:t>,” he said, “</w:t>
      </w:r>
      <w:r w:rsidRPr="00AF51A7">
        <w:rPr>
          <w:rFonts w:asciiTheme="minorHAnsi" w:hAnsiTheme="minorHAnsi" w:cstheme="minorHAnsi"/>
          <w:sz w:val="24"/>
          <w:szCs w:val="24"/>
        </w:rPr>
        <w:t xml:space="preserve">hear </w:t>
      </w:r>
      <w:r>
        <w:rPr>
          <w:rFonts w:asciiTheme="minorHAnsi" w:hAnsiTheme="minorHAnsi" w:cstheme="minorHAnsi"/>
          <w:sz w:val="24"/>
          <w:szCs w:val="24"/>
        </w:rPr>
        <w:t xml:space="preserve">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w:t>
      </w:r>
      <w:r w:rsidRPr="00173805">
        <w:rPr>
          <w:rFonts w:asciiTheme="minorHAnsi" w:hAnsiTheme="minorHAnsi" w:cstheme="minorHAnsi"/>
          <w:i/>
          <w:sz w:val="24"/>
          <w:szCs w:val="24"/>
        </w:rPr>
        <w:t>voice</w:t>
      </w:r>
      <w:r w:rsidRPr="00AF51A7">
        <w:rPr>
          <w:rFonts w:asciiTheme="minorHAnsi" w:hAnsiTheme="minorHAnsi" w:cstheme="minorHAnsi"/>
          <w:sz w:val="24"/>
          <w:szCs w:val="24"/>
        </w:rPr>
        <w:t xml:space="preserve"> is </w:t>
      </w:r>
      <w:r w:rsidRPr="004962A2">
        <w:rPr>
          <w:rFonts w:asciiTheme="minorHAnsi" w:hAnsiTheme="minorHAnsi" w:cstheme="minorHAnsi"/>
          <w:bCs/>
          <w:i/>
          <w:sz w:val="24"/>
          <w:szCs w:val="24"/>
        </w:rPr>
        <w:t>phone</w:t>
      </w:r>
      <w:r w:rsidRPr="00AF51A7">
        <w:rPr>
          <w:rFonts w:asciiTheme="minorHAnsi" w:hAnsiTheme="minorHAnsi" w:cstheme="minorHAnsi"/>
          <w:bCs/>
          <w:sz w:val="24"/>
          <w:szCs w:val="24"/>
        </w:rPr>
        <w:t>. We hear God’s “phone” when we read His Word. Do you want to he</w:t>
      </w:r>
      <w:r>
        <w:rPr>
          <w:rFonts w:asciiTheme="minorHAnsi" w:hAnsiTheme="minorHAnsi" w:cstheme="minorHAnsi"/>
          <w:bCs/>
          <w:sz w:val="24"/>
          <w:szCs w:val="24"/>
        </w:rPr>
        <w:t>a</w:t>
      </w:r>
      <w:r w:rsidRPr="00AF51A7">
        <w:rPr>
          <w:rFonts w:asciiTheme="minorHAnsi" w:hAnsiTheme="minorHAnsi" w:cstheme="minorHAnsi"/>
          <w:bCs/>
          <w:sz w:val="24"/>
          <w:szCs w:val="24"/>
        </w:rPr>
        <w:t>r His audible voice?</w:t>
      </w:r>
      <w:r>
        <w:rPr>
          <w:rFonts w:asciiTheme="minorHAnsi" w:hAnsiTheme="minorHAnsi" w:cstheme="minorHAnsi"/>
          <w:bCs/>
          <w:sz w:val="24"/>
          <w:szCs w:val="24"/>
        </w:rPr>
        <w:t xml:space="preserve"> Simple. R</w:t>
      </w:r>
      <w:r w:rsidRPr="00AF51A7">
        <w:rPr>
          <w:rFonts w:asciiTheme="minorHAnsi" w:hAnsiTheme="minorHAnsi" w:cstheme="minorHAnsi"/>
          <w:bCs/>
          <w:sz w:val="24"/>
          <w:szCs w:val="24"/>
        </w:rPr>
        <w:t>ead the Bible out loud</w:t>
      </w:r>
      <w:r>
        <w:rPr>
          <w:rFonts w:asciiTheme="minorHAnsi" w:hAnsiTheme="minorHAnsi" w:cstheme="minorHAnsi"/>
          <w:bCs/>
          <w:sz w:val="24"/>
          <w:szCs w:val="24"/>
        </w:rPr>
        <w:t>.</w:t>
      </w:r>
      <w:r w:rsidR="008765FA">
        <w:rPr>
          <w:rFonts w:asciiTheme="minorHAnsi" w:hAnsiTheme="minorHAnsi" w:cstheme="minorHAnsi"/>
          <w:bCs/>
          <w:sz w:val="24"/>
          <w:szCs w:val="24"/>
        </w:rPr>
        <w:t xml:space="preserve"> </w:t>
      </w:r>
      <w:r w:rsidR="00110A20">
        <w:rPr>
          <w:rFonts w:asciiTheme="minorHAnsi" w:hAnsiTheme="minorHAnsi" w:cstheme="minorHAnsi"/>
          <w:bCs/>
          <w:sz w:val="24"/>
          <w:szCs w:val="24"/>
        </w:rPr>
        <w:t xml:space="preserve">Just for a moment, let’s pretend that God still spoke to people in an audible voice. What do you think He would say to you? What would He like for His blood bought bride to know? We don’t even have to guess -for it is written ….  </w:t>
      </w:r>
    </w:p>
    <w:p w14:paraId="34EF464D" w14:textId="77777777" w:rsidR="009629C1" w:rsidRDefault="009629C1" w:rsidP="00110A20">
      <w:pPr>
        <w:spacing w:after="0"/>
        <w:ind w:firstLine="720"/>
        <w:jc w:val="both"/>
        <w:rPr>
          <w:rFonts w:asciiTheme="minorHAnsi" w:hAnsiTheme="minorHAnsi" w:cstheme="minorHAnsi"/>
          <w:bCs/>
          <w:sz w:val="24"/>
          <w:szCs w:val="24"/>
        </w:rPr>
      </w:pPr>
    </w:p>
    <w:p w14:paraId="5A68D029" w14:textId="77777777" w:rsidR="00110A20" w:rsidRDefault="00110A20" w:rsidP="00110A20">
      <w:pPr>
        <w:spacing w:after="0"/>
        <w:jc w:val="center"/>
        <w:rPr>
          <w:rFonts w:asciiTheme="minorHAnsi" w:hAnsiTheme="minorHAnsi" w:cstheme="minorHAnsi"/>
          <w:b/>
          <w:sz w:val="24"/>
          <w:szCs w:val="24"/>
        </w:rPr>
      </w:pPr>
      <w:r w:rsidRPr="008736A2">
        <w:rPr>
          <w:rFonts w:asciiTheme="minorHAnsi" w:hAnsiTheme="minorHAnsi" w:cstheme="minorHAnsi"/>
          <w:b/>
          <w:sz w:val="24"/>
          <w:szCs w:val="24"/>
        </w:rPr>
        <w:t>Ephesians 5:25</w:t>
      </w:r>
    </w:p>
    <w:p w14:paraId="0206AD15" w14:textId="77777777" w:rsidR="00110A20" w:rsidRPr="001A316B" w:rsidRDefault="00110A20" w:rsidP="00110A20">
      <w:pPr>
        <w:spacing w:after="0"/>
        <w:jc w:val="center"/>
        <w:rPr>
          <w:rFonts w:asciiTheme="minorHAnsi" w:hAnsiTheme="minorHAnsi" w:cstheme="minorHAnsi"/>
          <w:b/>
          <w:sz w:val="24"/>
          <w:szCs w:val="24"/>
        </w:rPr>
      </w:pPr>
      <w:r>
        <w:rPr>
          <w:rFonts w:asciiTheme="minorHAnsi" w:hAnsiTheme="minorHAnsi" w:cstheme="minorHAnsi"/>
          <w:b/>
          <w:sz w:val="24"/>
          <w:szCs w:val="24"/>
        </w:rPr>
        <w:t>H</w:t>
      </w:r>
      <w:r w:rsidRPr="00261B8C">
        <w:rPr>
          <w:rFonts w:asciiTheme="minorHAnsi" w:hAnsiTheme="minorHAnsi" w:cstheme="minorHAnsi"/>
          <w:b/>
          <w:i/>
          <w:color w:val="000000"/>
          <w:sz w:val="24"/>
          <w:szCs w:val="24"/>
        </w:rPr>
        <w:t>usbands, love your</w:t>
      </w:r>
      <w:r w:rsidRPr="00261B8C">
        <w:rPr>
          <w:rFonts w:asciiTheme="minorHAnsi" w:hAnsiTheme="minorHAnsi" w:cstheme="minorHAnsi"/>
          <w:b/>
          <w:i/>
          <w:color w:val="000000"/>
          <w:sz w:val="24"/>
          <w:szCs w:val="24"/>
          <w:vertAlign w:val="superscript"/>
        </w:rPr>
        <w:t> </w:t>
      </w:r>
      <w:r w:rsidRPr="00261B8C">
        <w:rPr>
          <w:rFonts w:asciiTheme="minorHAnsi" w:hAnsiTheme="minorHAnsi" w:cstheme="minorHAnsi"/>
          <w:b/>
          <w:i/>
          <w:color w:val="000000"/>
          <w:sz w:val="24"/>
          <w:szCs w:val="24"/>
        </w:rPr>
        <w:t>wives just as Christ loved the church and gave himself for her.</w:t>
      </w:r>
    </w:p>
    <w:p w14:paraId="552ABF97" w14:textId="77777777" w:rsidR="000E6D93" w:rsidRPr="00110A20" w:rsidRDefault="000E6D93" w:rsidP="00B46FF8">
      <w:pPr>
        <w:spacing w:after="0"/>
        <w:ind w:firstLine="720"/>
        <w:jc w:val="both"/>
        <w:rPr>
          <w:rFonts w:asciiTheme="minorHAnsi" w:hAnsiTheme="minorHAnsi" w:cstheme="minorHAnsi"/>
          <w:b/>
          <w:bCs/>
          <w:sz w:val="24"/>
          <w:szCs w:val="24"/>
        </w:rPr>
      </w:pPr>
    </w:p>
    <w:p w14:paraId="6404F034" w14:textId="77777777" w:rsidR="008765FA" w:rsidRDefault="008765FA" w:rsidP="00B46FF8">
      <w:pPr>
        <w:spacing w:after="0"/>
        <w:jc w:val="center"/>
        <w:rPr>
          <w:rFonts w:asciiTheme="minorHAnsi" w:hAnsiTheme="minorHAnsi" w:cstheme="minorHAnsi"/>
          <w:b/>
          <w:bCs/>
          <w:iCs/>
          <w:sz w:val="28"/>
          <w:szCs w:val="28"/>
        </w:rPr>
      </w:pPr>
      <w:bookmarkStart w:id="928" w:name="_Hlk484019125"/>
      <w:r w:rsidRPr="008765FA">
        <w:rPr>
          <w:rFonts w:asciiTheme="minorHAnsi" w:hAnsiTheme="minorHAnsi" w:cstheme="minorHAnsi"/>
          <w:b/>
          <w:bCs/>
          <w:iCs/>
          <w:sz w:val="28"/>
          <w:szCs w:val="28"/>
        </w:rPr>
        <w:t>Jesus Loves Me This I Know</w:t>
      </w:r>
    </w:p>
    <w:p w14:paraId="2C7FDE66" w14:textId="77777777" w:rsidR="00110A20" w:rsidRDefault="00110A20" w:rsidP="00B46FF8">
      <w:pPr>
        <w:spacing w:after="0"/>
        <w:jc w:val="center"/>
        <w:rPr>
          <w:rFonts w:asciiTheme="minorHAnsi" w:hAnsiTheme="minorHAnsi" w:cstheme="minorHAnsi"/>
          <w:b/>
          <w:bCs/>
          <w:iCs/>
          <w:sz w:val="28"/>
          <w:szCs w:val="28"/>
        </w:rPr>
      </w:pPr>
    </w:p>
    <w:p w14:paraId="4083AAEC" w14:textId="5D25965C" w:rsidR="00110A20" w:rsidRDefault="00110A20" w:rsidP="00110A20">
      <w:pPr>
        <w:pStyle w:val="bodytext"/>
        <w:spacing w:before="0" w:beforeAutospacing="0" w:after="0" w:afterAutospacing="0"/>
        <w:ind w:firstLine="720"/>
        <w:jc w:val="both"/>
        <w:rPr>
          <w:ins w:id="929" w:author="owner" w:date="2018-06-04T13:24:00Z"/>
          <w:rFonts w:asciiTheme="minorHAnsi" w:hAnsiTheme="minorHAnsi" w:cstheme="minorHAnsi"/>
          <w:color w:val="000000"/>
        </w:rPr>
      </w:pPr>
      <w:r>
        <w:rPr>
          <w:rFonts w:asciiTheme="minorHAnsi" w:hAnsiTheme="minorHAnsi" w:cstheme="minorHAnsi"/>
          <w:color w:val="000000"/>
        </w:rPr>
        <w:t xml:space="preserve">Love is in the air with the fragrance of flowers and perfume. The store shelves are stocked with heart shaped boxes of chocolates and all manner of expensive cards about love. Can you guess what </w:t>
      </w:r>
      <w:r w:rsidR="00E378B7">
        <w:rPr>
          <w:rFonts w:asciiTheme="minorHAnsi" w:hAnsiTheme="minorHAnsi" w:cstheme="minorHAnsi"/>
          <w:color w:val="000000"/>
        </w:rPr>
        <w:t>day it is</w:t>
      </w:r>
      <w:r>
        <w:rPr>
          <w:rFonts w:asciiTheme="minorHAnsi" w:hAnsiTheme="minorHAnsi" w:cstheme="minorHAnsi"/>
          <w:color w:val="000000"/>
        </w:rPr>
        <w:t xml:space="preserve">? That’s correct - it’s Valentine’s Day. Since, one of my love languages is giving gifts, I have already purchased the cards and candies to give to my family. My husband’s job necessitates travel so he is gone much more that we would prefer, yet this is how he provides for us. He was working out of town last week and I was keeping my five and three-year-old granddaughters. They came hopping into my office as I was writing in Art’s Valentine card. Naomi said, “What are you doing, Noonie?” (That’s what they call me.) “I am writing this card for Poppie,” I replied. She asked, “Are you telling him how much you love him and miss him?” I replied, “I sure am.” Then she said, “Tell him I miss him and love him too - don’t forget to draw a heart on it!” My daughter has given us three precious granddaughters and, as you might have guessed, they have us wrapped around their tiny little fingers. Their words and their deeds communicate love. That’s the message of the Bible. </w:t>
      </w:r>
    </w:p>
    <w:p w14:paraId="06063964" w14:textId="77777777" w:rsidR="002D444B" w:rsidRDefault="002D444B" w:rsidP="00110A20">
      <w:pPr>
        <w:pStyle w:val="bodytext"/>
        <w:spacing w:before="0" w:beforeAutospacing="0" w:after="0" w:afterAutospacing="0"/>
        <w:ind w:firstLine="720"/>
        <w:jc w:val="both"/>
        <w:rPr>
          <w:ins w:id="930" w:author="owner" w:date="2018-06-04T13:24:00Z"/>
          <w:rFonts w:asciiTheme="minorHAnsi" w:hAnsiTheme="minorHAnsi" w:cstheme="minorHAnsi"/>
          <w:color w:val="000000"/>
        </w:rPr>
      </w:pPr>
    </w:p>
    <w:p w14:paraId="51B67796" w14:textId="77777777" w:rsidR="002D444B" w:rsidRDefault="002D444B" w:rsidP="002D444B">
      <w:pPr>
        <w:spacing w:after="0" w:line="240" w:lineRule="auto"/>
        <w:jc w:val="center"/>
        <w:rPr>
          <w:moveTo w:id="931" w:author="owner" w:date="2018-06-04T13:24:00Z"/>
          <w:rFonts w:asciiTheme="minorHAnsi" w:eastAsiaTheme="minorEastAsia" w:hAnsiTheme="minorHAnsi" w:cstheme="minorHAnsi"/>
          <w:b/>
          <w:bCs/>
          <w:sz w:val="24"/>
          <w:szCs w:val="24"/>
        </w:rPr>
      </w:pPr>
      <w:moveToRangeStart w:id="932" w:author="owner" w:date="2018-06-04T13:24:00Z" w:name="move515882023"/>
      <w:moveTo w:id="933" w:author="owner" w:date="2018-06-04T13:24:00Z">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w:t>
        </w:r>
        <w:r>
          <w:rPr>
            <w:rFonts w:asciiTheme="minorHAnsi" w:eastAsiaTheme="minorEastAsia" w:hAnsiTheme="minorHAnsi" w:cstheme="minorHAnsi"/>
            <w:b/>
            <w:bCs/>
            <w:sz w:val="24"/>
            <w:szCs w:val="24"/>
          </w:rPr>
          <w:t>6-17</w:t>
        </w:r>
      </w:moveTo>
    </w:p>
    <w:p w14:paraId="6016977F" w14:textId="77777777" w:rsidR="002D444B" w:rsidRDefault="002D444B" w:rsidP="002D444B">
      <w:pPr>
        <w:spacing w:after="0" w:line="240" w:lineRule="auto"/>
        <w:jc w:val="center"/>
        <w:rPr>
          <w:moveTo w:id="934" w:author="owner" w:date="2018-06-04T13:24:00Z"/>
          <w:rStyle w:val="netverse"/>
          <w:b/>
          <w:i/>
          <w:sz w:val="24"/>
          <w:szCs w:val="24"/>
          <w:lang w:val="en"/>
        </w:rPr>
      </w:pPr>
      <w:moveTo w:id="935" w:author="owner" w:date="2018-06-04T13:24:00Z">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come to know</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to believe</w:t>
        </w:r>
        <w:r w:rsidRPr="00C63471">
          <w:rPr>
            <w:rStyle w:val="netverse"/>
            <w:b/>
            <w:i/>
            <w:sz w:val="24"/>
            <w:szCs w:val="24"/>
            <w:lang w:val="en"/>
          </w:rPr>
          <w:t xml:space="preserve"> </w:t>
        </w:r>
        <w:r w:rsidRPr="00C63471">
          <w:rPr>
            <w:rStyle w:val="s"/>
            <w:b/>
            <w:i/>
            <w:sz w:val="24"/>
            <w:szCs w:val="24"/>
            <w:lang w:val="en"/>
          </w:rPr>
          <w:t>the love</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has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w:t>
        </w:r>
        <w:r w:rsidRPr="00C63471">
          <w:rPr>
            <w:rStyle w:val="netverse"/>
            <w:b/>
            <w:i/>
            <w:sz w:val="24"/>
            <w:szCs w:val="24"/>
            <w:vertAlign w:val="superscript"/>
            <w:lang w:val="en"/>
          </w:rPr>
          <w:t> </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the one who 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him</w:t>
        </w:r>
        <w:r w:rsidRPr="00C63471">
          <w:rPr>
            <w:rStyle w:val="netverse"/>
            <w:b/>
            <w:i/>
            <w:sz w:val="24"/>
            <w:szCs w:val="24"/>
            <w:lang w:val="en"/>
          </w:rPr>
          <w:t>.</w:t>
        </w:r>
        <w:r w:rsidRPr="00C63471">
          <w:rPr>
            <w:b/>
            <w:i/>
            <w:sz w:val="24"/>
            <w:szCs w:val="24"/>
            <w:lang w:val="en"/>
          </w:rPr>
          <w:t xml:space="preserve"> </w:t>
        </w:r>
        <w:r w:rsidRPr="00C63471">
          <w:rPr>
            <w:rStyle w:val="s"/>
            <w:b/>
            <w:i/>
            <w:sz w:val="24"/>
            <w:szCs w:val="24"/>
            <w:lang w:val="en"/>
          </w:rPr>
          <w:t>By</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is perfected</w:t>
        </w:r>
        <w:r w:rsidRPr="00C63471">
          <w:rPr>
            <w:rStyle w:val="netverse"/>
            <w:b/>
            <w:i/>
            <w:sz w:val="24"/>
            <w:szCs w:val="24"/>
            <w:lang w:val="en"/>
          </w:rPr>
          <w:t xml:space="preserve"> </w:t>
        </w:r>
        <w:r w:rsidRPr="00C63471">
          <w:rPr>
            <w:rStyle w:val="s"/>
            <w:b/>
            <w:i/>
            <w:sz w:val="24"/>
            <w:szCs w:val="24"/>
            <w:lang w:val="en"/>
          </w:rPr>
          <w:t>with</w:t>
        </w:r>
        <w:r w:rsidRPr="00C63471">
          <w:rPr>
            <w:rStyle w:val="netverse"/>
            <w:b/>
            <w:i/>
            <w:sz w:val="24"/>
            <w:szCs w:val="24"/>
            <w:vertAlign w:val="superscript"/>
            <w:lang w:val="en"/>
          </w:rPr>
          <w:t>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so that</w:t>
        </w:r>
        <w:r w:rsidRPr="00C63471">
          <w:rPr>
            <w:rStyle w:val="netverse"/>
            <w:b/>
            <w:i/>
            <w:sz w:val="24"/>
            <w:szCs w:val="24"/>
            <w:lang w:val="en"/>
          </w:rPr>
          <w:t xml:space="preserve"> </w:t>
        </w:r>
        <w:r w:rsidRPr="00C63471">
          <w:rPr>
            <w:rStyle w:val="s"/>
            <w:b/>
            <w:i/>
            <w:sz w:val="24"/>
            <w:szCs w:val="24"/>
            <w:lang w:val="en"/>
          </w:rPr>
          <w:t>we may have</w:t>
        </w:r>
        <w:r w:rsidRPr="00C63471">
          <w:rPr>
            <w:rStyle w:val="netverse"/>
            <w:b/>
            <w:i/>
            <w:sz w:val="24"/>
            <w:szCs w:val="24"/>
            <w:lang w:val="en"/>
          </w:rPr>
          <w:t xml:space="preserve"> </w:t>
        </w:r>
        <w:r w:rsidRPr="00C63471">
          <w:rPr>
            <w:rStyle w:val="s"/>
            <w:b/>
            <w:i/>
            <w:sz w:val="24"/>
            <w:szCs w:val="24"/>
            <w:lang w:val="en"/>
          </w:rPr>
          <w:t>confidence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the day</w:t>
        </w:r>
        <w:r w:rsidRPr="00C63471">
          <w:rPr>
            <w:rStyle w:val="netverse"/>
            <w:b/>
            <w:i/>
            <w:sz w:val="24"/>
            <w:szCs w:val="24"/>
            <w:lang w:val="en"/>
          </w:rPr>
          <w:t xml:space="preserve"> </w:t>
        </w:r>
        <w:r w:rsidRPr="00C63471">
          <w:rPr>
            <w:rStyle w:val="s"/>
            <w:b/>
            <w:i/>
            <w:sz w:val="24"/>
            <w:szCs w:val="24"/>
            <w:lang w:val="en"/>
          </w:rPr>
          <w:t>of judgment</w:t>
        </w:r>
        <w:r w:rsidRPr="00C63471">
          <w:rPr>
            <w:rStyle w:val="netverse"/>
            <w:b/>
            <w:i/>
            <w:sz w:val="24"/>
            <w:szCs w:val="24"/>
            <w:lang w:val="en"/>
          </w:rPr>
          <w:t xml:space="preserve">, </w:t>
        </w:r>
        <w:r w:rsidRPr="00C63471">
          <w:rPr>
            <w:rStyle w:val="s"/>
            <w:b/>
            <w:i/>
            <w:sz w:val="24"/>
            <w:szCs w:val="24"/>
            <w:lang w:val="en"/>
          </w:rPr>
          <w:t>because</w:t>
        </w:r>
        <w:r w:rsidRPr="00C63471">
          <w:rPr>
            <w:rStyle w:val="netverse"/>
            <w:b/>
            <w:i/>
            <w:sz w:val="24"/>
            <w:szCs w:val="24"/>
            <w:lang w:val="en"/>
          </w:rPr>
          <w:t xml:space="preserve"> </w:t>
        </w:r>
        <w:r w:rsidRPr="00C63471">
          <w:rPr>
            <w:rStyle w:val="s"/>
            <w:b/>
            <w:i/>
            <w:sz w:val="24"/>
            <w:szCs w:val="24"/>
            <w:lang w:val="en"/>
          </w:rPr>
          <w:t>just as</w:t>
        </w:r>
        <w:r w:rsidRPr="00C63471">
          <w:rPr>
            <w:rStyle w:val="netverse"/>
            <w:b/>
            <w:i/>
            <w:sz w:val="24"/>
            <w:szCs w:val="24"/>
            <w:lang w:val="en"/>
          </w:rPr>
          <w:t xml:space="preserve"> </w:t>
        </w:r>
        <w:r w:rsidRPr="00C63471">
          <w:rPr>
            <w:rStyle w:val="s"/>
            <w:b/>
            <w:i/>
            <w:sz w:val="24"/>
            <w:szCs w:val="24"/>
            <w:lang w:val="en"/>
          </w:rPr>
          <w:t>Jesus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so also</w:t>
        </w:r>
        <w:r w:rsidRPr="00C63471">
          <w:rPr>
            <w:rStyle w:val="netverse"/>
            <w:b/>
            <w:i/>
            <w:sz w:val="24"/>
            <w:szCs w:val="24"/>
            <w:lang w:val="en"/>
          </w:rPr>
          <w:t xml:space="preserve"> </w:t>
        </w:r>
        <w:r w:rsidRPr="00C63471">
          <w:rPr>
            <w:rStyle w:val="s"/>
            <w:b/>
            <w:i/>
            <w:sz w:val="24"/>
            <w:szCs w:val="24"/>
            <w:lang w:val="en"/>
          </w:rPr>
          <w:t>are</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world</w:t>
        </w:r>
        <w:r w:rsidRPr="00C63471">
          <w:rPr>
            <w:rStyle w:val="netverse"/>
            <w:b/>
            <w:i/>
            <w:sz w:val="24"/>
            <w:szCs w:val="24"/>
            <w:lang w:val="en"/>
          </w:rPr>
          <w:t>.</w:t>
        </w:r>
      </w:moveTo>
    </w:p>
    <w:moveToRangeEnd w:id="932"/>
    <w:p w14:paraId="4118064C" w14:textId="77777777" w:rsidR="002D444B" w:rsidRPr="002D444B" w:rsidRDefault="002D444B" w:rsidP="00110A20">
      <w:pPr>
        <w:pStyle w:val="bodytext"/>
        <w:spacing w:before="0" w:beforeAutospacing="0" w:after="0" w:afterAutospacing="0"/>
        <w:ind w:firstLine="720"/>
        <w:jc w:val="both"/>
        <w:rPr>
          <w:rFonts w:asciiTheme="minorHAnsi" w:hAnsiTheme="minorHAnsi" w:cstheme="minorHAnsi"/>
          <w:color w:val="000000"/>
          <w:lang w:val="en"/>
          <w:rPrChange w:id="936" w:author="owner" w:date="2018-06-04T13:24:00Z">
            <w:rPr>
              <w:rFonts w:asciiTheme="minorHAnsi" w:hAnsiTheme="minorHAnsi" w:cstheme="minorHAnsi"/>
              <w:color w:val="000000"/>
            </w:rPr>
          </w:rPrChange>
        </w:rPr>
      </w:pPr>
    </w:p>
    <w:p w14:paraId="1640FE99" w14:textId="1213B110" w:rsidR="0039677C" w:rsidDel="002D444B" w:rsidRDefault="0039677C" w:rsidP="00110A20">
      <w:pPr>
        <w:pStyle w:val="bodytext"/>
        <w:spacing w:before="0" w:beforeAutospacing="0" w:after="0" w:afterAutospacing="0"/>
        <w:ind w:firstLine="720"/>
        <w:jc w:val="both"/>
        <w:rPr>
          <w:del w:id="937" w:author="owner" w:date="2018-06-04T13:25:00Z"/>
          <w:rFonts w:asciiTheme="minorHAnsi" w:hAnsiTheme="minorHAnsi" w:cstheme="minorHAnsi"/>
          <w:color w:val="000000"/>
        </w:rPr>
      </w:pPr>
    </w:p>
    <w:p w14:paraId="5673E569" w14:textId="667C5E97" w:rsidR="0039677C" w:rsidDel="006A24FD" w:rsidRDefault="0039677C" w:rsidP="00110A20">
      <w:pPr>
        <w:pStyle w:val="bodytext"/>
        <w:spacing w:before="0" w:beforeAutospacing="0" w:after="0" w:afterAutospacing="0"/>
        <w:ind w:firstLine="720"/>
        <w:jc w:val="both"/>
        <w:rPr>
          <w:del w:id="938" w:author="virginia porter" w:date="2018-05-07T21:00:00Z"/>
          <w:rFonts w:asciiTheme="minorHAnsi" w:hAnsiTheme="minorHAnsi" w:cstheme="minorHAnsi"/>
          <w:color w:val="000000"/>
        </w:rPr>
      </w:pPr>
    </w:p>
    <w:p w14:paraId="3734BEF8" w14:textId="4C45C45C" w:rsidR="00110A20" w:rsidDel="006A24FD" w:rsidRDefault="00110A20" w:rsidP="00110A20">
      <w:pPr>
        <w:pStyle w:val="bodytext"/>
        <w:spacing w:before="0" w:beforeAutospacing="0" w:after="0" w:afterAutospacing="0"/>
        <w:ind w:firstLine="720"/>
        <w:jc w:val="both"/>
        <w:rPr>
          <w:del w:id="939" w:author="virginia porter" w:date="2018-05-07T21:00:00Z"/>
          <w:rFonts w:asciiTheme="minorHAnsi" w:hAnsiTheme="minorHAnsi" w:cstheme="minorHAnsi"/>
          <w:color w:val="000000"/>
        </w:rPr>
      </w:pPr>
    </w:p>
    <w:p w14:paraId="7D8EF10E" w14:textId="6AE6505C" w:rsidR="001A316B" w:rsidDel="002D444B" w:rsidRDefault="001A316B" w:rsidP="001A316B">
      <w:pPr>
        <w:spacing w:after="0"/>
        <w:jc w:val="center"/>
        <w:rPr>
          <w:moveFrom w:id="940" w:author="owner" w:date="2018-06-04T13:31:00Z"/>
          <w:rFonts w:asciiTheme="minorHAnsi" w:hAnsiTheme="minorHAnsi" w:cstheme="minorHAnsi"/>
          <w:b/>
          <w:bCs/>
          <w:sz w:val="24"/>
          <w:szCs w:val="24"/>
        </w:rPr>
      </w:pPr>
      <w:moveFromRangeStart w:id="941" w:author="owner" w:date="2018-06-04T13:31:00Z" w:name="move515882407"/>
      <w:moveFrom w:id="942" w:author="owner" w:date="2018-06-04T13:31:00Z">
        <w:r w:rsidRPr="001C46A4" w:rsidDel="002D444B">
          <w:rPr>
            <w:rFonts w:asciiTheme="minorHAnsi" w:hAnsiTheme="minorHAnsi" w:cstheme="minorHAnsi"/>
            <w:b/>
            <w:bCs/>
            <w:sz w:val="24"/>
            <w:szCs w:val="24"/>
          </w:rPr>
          <w:t>Ephesians 3:14-19</w:t>
        </w:r>
      </w:moveFrom>
    </w:p>
    <w:p w14:paraId="6FC2926E" w14:textId="704B4144" w:rsidR="001A316B" w:rsidRPr="001C46A4" w:rsidDel="002D444B" w:rsidRDefault="001A316B" w:rsidP="001A316B">
      <w:pPr>
        <w:spacing w:after="0"/>
        <w:jc w:val="both"/>
        <w:rPr>
          <w:moveFrom w:id="943" w:author="owner" w:date="2018-06-04T13:31:00Z"/>
          <w:rFonts w:asciiTheme="minorHAnsi" w:hAnsiTheme="minorHAnsi" w:cstheme="minorHAnsi"/>
          <w:b/>
          <w:i/>
          <w:color w:val="000000"/>
        </w:rPr>
      </w:pPr>
      <w:moveFrom w:id="944" w:author="owner" w:date="2018-06-04T13:31:00Z">
        <w:r w:rsidRPr="001C46A4" w:rsidDel="002D444B">
          <w:rPr>
            <w:rStyle w:val="s"/>
            <w:rFonts w:asciiTheme="minorHAnsi" w:eastAsiaTheme="majorEastAsia" w:hAnsiTheme="minorHAnsi" w:cstheme="minorHAnsi"/>
            <w:b/>
            <w:i/>
            <w:color w:val="000000"/>
          </w:rPr>
          <w:t>For this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reason</w:t>
        </w:r>
        <w:r w:rsidRPr="001C46A4" w:rsidDel="002D444B">
          <w:rPr>
            <w:rStyle w:val="netverse"/>
            <w:rFonts w:asciiTheme="minorHAnsi"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I kneel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before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Father</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from</w:t>
        </w:r>
        <w:r w:rsidRPr="001C46A4" w:rsidDel="002D444B">
          <w:rPr>
            <w:rStyle w:val="netverse"/>
            <w:rFonts w:asciiTheme="minorHAnsi"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whom</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every</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family</w:t>
        </w:r>
        <w:r w:rsidRPr="001C46A4" w:rsidDel="002D444B">
          <w:rPr>
            <w:rStyle w:val="netverse"/>
            <w:rFonts w:asciiTheme="minorHAnsi" w:hAnsiTheme="minorHAnsi" w:cstheme="minorHAnsi"/>
            <w:b/>
            <w:i/>
            <w:color w:val="000000"/>
            <w:vertAlign w:val="superscript"/>
          </w:rPr>
          <w:t> </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heaven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earth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is named</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 pray that</w:t>
        </w:r>
        <w:r w:rsidRPr="001C46A4" w:rsidDel="002D444B">
          <w:rPr>
            <w:rStyle w:val="s"/>
            <w:rFonts w:asciiTheme="minorHAnsi" w:eastAsiaTheme="majorEastAsia"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 xml:space="preserve"> according to</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wealth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glory</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 may grant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be strengthened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with power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through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Spirit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inner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person</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that Christ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may dwell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hearts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through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faith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so that, because you have been rooted and grounded in love</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 may be able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comprehend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with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saints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what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is the breadth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length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height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depth</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 thus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know</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love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Christ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that surpasses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knowledge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so that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 may be filled up</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fullness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God</w:t>
        </w:r>
        <w:r w:rsidRPr="001C46A4" w:rsidDel="002D444B">
          <w:rPr>
            <w:rStyle w:val="netverse"/>
            <w:rFonts w:asciiTheme="minorHAnsi" w:hAnsiTheme="minorHAnsi" w:cstheme="minorHAnsi"/>
            <w:b/>
            <w:i/>
            <w:color w:val="000000"/>
          </w:rPr>
          <w:t>.</w:t>
        </w:r>
      </w:moveFrom>
    </w:p>
    <w:moveFromRangeEnd w:id="941"/>
    <w:p w14:paraId="167878FB" w14:textId="187C60E5" w:rsidR="00F43A22" w:rsidDel="002D444B" w:rsidRDefault="00F43A22" w:rsidP="00D11C8E">
      <w:pPr>
        <w:pStyle w:val="bodytext"/>
        <w:spacing w:before="0" w:beforeAutospacing="0" w:after="0" w:afterAutospacing="0"/>
        <w:ind w:firstLine="720"/>
        <w:jc w:val="both"/>
        <w:rPr>
          <w:del w:id="945" w:author="owner" w:date="2018-06-04T13:25:00Z"/>
          <w:rFonts w:asciiTheme="minorHAnsi" w:hAnsiTheme="minorHAnsi" w:cstheme="minorHAnsi"/>
          <w:color w:val="000000"/>
        </w:rPr>
      </w:pPr>
    </w:p>
    <w:p w14:paraId="26C5E1C5" w14:textId="77777777" w:rsidR="008B2014" w:rsidRDefault="001A316B" w:rsidP="008B2014">
      <w:pPr>
        <w:ind w:firstLine="720"/>
        <w:jc w:val="both"/>
        <w:rPr>
          <w:sz w:val="24"/>
          <w:szCs w:val="24"/>
        </w:rPr>
      </w:pPr>
      <w:r>
        <w:rPr>
          <w:sz w:val="24"/>
          <w:szCs w:val="24"/>
        </w:rPr>
        <w:t xml:space="preserve">The </w:t>
      </w:r>
      <w:r w:rsidR="00703821">
        <w:rPr>
          <w:sz w:val="24"/>
          <w:szCs w:val="24"/>
        </w:rPr>
        <w:t>saints</w:t>
      </w:r>
      <w:r>
        <w:rPr>
          <w:sz w:val="24"/>
          <w:szCs w:val="24"/>
        </w:rPr>
        <w:t xml:space="preserve"> at Ephesus received the message</w:t>
      </w:r>
      <w:r w:rsidR="00DB40F7">
        <w:rPr>
          <w:sz w:val="24"/>
          <w:szCs w:val="24"/>
        </w:rPr>
        <w:t xml:space="preserve"> that they were loved by God</w:t>
      </w:r>
      <w:r>
        <w:rPr>
          <w:sz w:val="24"/>
          <w:szCs w:val="24"/>
        </w:rPr>
        <w:t xml:space="preserve"> from Paul, but they also heard it from </w:t>
      </w:r>
      <w:r w:rsidR="00703821">
        <w:rPr>
          <w:sz w:val="24"/>
          <w:szCs w:val="24"/>
        </w:rPr>
        <w:t xml:space="preserve">the apostle John. </w:t>
      </w:r>
      <w:r>
        <w:rPr>
          <w:sz w:val="24"/>
          <w:szCs w:val="24"/>
        </w:rPr>
        <w:t xml:space="preserve">Remember, </w:t>
      </w:r>
      <w:r w:rsidR="00703821">
        <w:rPr>
          <w:sz w:val="24"/>
          <w:szCs w:val="24"/>
        </w:rPr>
        <w:t>that John was in</w:t>
      </w:r>
      <w:r w:rsidR="00B46FF8">
        <w:rPr>
          <w:sz w:val="24"/>
          <w:szCs w:val="24"/>
        </w:rPr>
        <w:t xml:space="preserve"> Ephesus</w:t>
      </w:r>
      <w:r w:rsidR="00703821">
        <w:rPr>
          <w:sz w:val="24"/>
          <w:szCs w:val="24"/>
        </w:rPr>
        <w:t xml:space="preserve"> when he penned all his epistles.</w:t>
      </w:r>
      <w:r w:rsidR="00B46FF8">
        <w:rPr>
          <w:sz w:val="24"/>
          <w:szCs w:val="24"/>
        </w:rPr>
        <w:t xml:space="preserve"> </w:t>
      </w:r>
      <w:r w:rsidR="00703821">
        <w:rPr>
          <w:sz w:val="24"/>
          <w:szCs w:val="24"/>
        </w:rPr>
        <w:t xml:space="preserve">In fact, </w:t>
      </w:r>
      <w:r w:rsidR="00B46FF8">
        <w:rPr>
          <w:sz w:val="24"/>
          <w:szCs w:val="24"/>
        </w:rPr>
        <w:t xml:space="preserve">John wrote more about the love of God than any other writer of the New Testament. </w:t>
      </w:r>
      <w:r w:rsidR="00703821">
        <w:rPr>
          <w:sz w:val="24"/>
          <w:szCs w:val="24"/>
        </w:rPr>
        <w:t>The love of God was not a religious</w:t>
      </w:r>
      <w:r w:rsidR="008B2014">
        <w:rPr>
          <w:sz w:val="24"/>
          <w:szCs w:val="24"/>
        </w:rPr>
        <w:t xml:space="preserve"> cliché </w:t>
      </w:r>
      <w:r w:rsidR="00703821">
        <w:rPr>
          <w:sz w:val="24"/>
          <w:szCs w:val="24"/>
        </w:rPr>
        <w:t xml:space="preserve">or </w:t>
      </w:r>
      <w:r w:rsidR="008B2014">
        <w:rPr>
          <w:sz w:val="24"/>
          <w:szCs w:val="24"/>
        </w:rPr>
        <w:t xml:space="preserve">sentimental platitude to John. He was loved by God and that </w:t>
      </w:r>
      <w:r w:rsidR="00DB40F7">
        <w:rPr>
          <w:sz w:val="24"/>
          <w:szCs w:val="24"/>
        </w:rPr>
        <w:t>became the hallmark of his</w:t>
      </w:r>
      <w:r w:rsidR="008B2014">
        <w:rPr>
          <w:sz w:val="24"/>
          <w:szCs w:val="24"/>
        </w:rPr>
        <w:t xml:space="preserve"> identity. </w:t>
      </w:r>
      <w:r w:rsidR="00703821">
        <w:rPr>
          <w:sz w:val="24"/>
          <w:szCs w:val="24"/>
        </w:rPr>
        <w:t xml:space="preserve"> </w:t>
      </w:r>
      <w:r w:rsidR="008B2014">
        <w:rPr>
          <w:sz w:val="24"/>
          <w:szCs w:val="24"/>
        </w:rPr>
        <w:t>In His commentary on the love of God, (September 24,2017) Wade Trimmer writes:</w:t>
      </w:r>
    </w:p>
    <w:p w14:paraId="1072F8F8" w14:textId="75CDEE4F" w:rsidR="008B2014" w:rsidRDefault="008B2014" w:rsidP="008B2014">
      <w:pPr>
        <w:ind w:left="720" w:right="720" w:firstLine="720"/>
        <w:jc w:val="both"/>
        <w:rPr>
          <w:rStyle w:val="Strong"/>
          <w:sz w:val="24"/>
          <w:szCs w:val="24"/>
        </w:rPr>
      </w:pPr>
      <w:r w:rsidRPr="00DB40F7">
        <w:rPr>
          <w:sz w:val="24"/>
          <w:szCs w:val="24"/>
        </w:rPr>
        <w:t xml:space="preserve">If you could have interviewed John, the disciple of Jesus, and asked, </w:t>
      </w:r>
      <w:r w:rsidRPr="00DB40F7">
        <w:rPr>
          <w:rStyle w:val="Emphasis"/>
          <w:b/>
          <w:bCs/>
          <w:sz w:val="24"/>
          <w:szCs w:val="24"/>
        </w:rPr>
        <w:t>“Who are you? What is your primary identity?”</w:t>
      </w:r>
      <w:r w:rsidRPr="00DB40F7">
        <w:rPr>
          <w:sz w:val="24"/>
          <w:szCs w:val="24"/>
        </w:rPr>
        <w:t xml:space="preserve">  You would not here him reply, “Why I am a handpicked disciple and apostle of Jesus Christ. I traveled in the elite circle with Peter and James. I’m an evangelist and pastor of one of the great churches of the New Testament — the church at Ephesus. I’m also the author of the books of John and Revelation, as well as having three personal letters published in the Bible. Listen to how he identified himself. </w:t>
      </w:r>
      <w:r w:rsidR="00DB40F7" w:rsidRPr="00DB40F7">
        <w:rPr>
          <w:sz w:val="24"/>
          <w:szCs w:val="24"/>
        </w:rPr>
        <w:t xml:space="preserve">Listen to how he identified himself: </w:t>
      </w:r>
      <w:hyperlink r:id="rId82" w:history="1">
        <w:r w:rsidR="00DB40F7" w:rsidRPr="00DB40F7">
          <w:rPr>
            <w:rStyle w:val="Hyperlink"/>
            <w:color w:val="auto"/>
            <w:sz w:val="24"/>
            <w:szCs w:val="24"/>
          </w:rPr>
          <w:t>John 13:23</w:t>
        </w:r>
      </w:hyperlink>
      <w:r w:rsidR="00DB40F7" w:rsidRPr="00DB40F7">
        <w:rPr>
          <w:sz w:val="24"/>
          <w:szCs w:val="24"/>
        </w:rPr>
        <w:t>, “Now there was leaning on Jesus’ bosom one of his disciples</w:t>
      </w:r>
      <w:r w:rsidR="00DB40F7">
        <w:rPr>
          <w:sz w:val="24"/>
          <w:szCs w:val="24"/>
        </w:rPr>
        <w:t xml:space="preserve">, </w:t>
      </w:r>
      <w:r w:rsidR="00DB40F7" w:rsidRPr="00DB40F7">
        <w:rPr>
          <w:rStyle w:val="Strong"/>
          <w:sz w:val="24"/>
          <w:szCs w:val="24"/>
          <w:u w:val="single"/>
        </w:rPr>
        <w:t>whom Jesus loved</w:t>
      </w:r>
      <w:r w:rsidR="00DB40F7" w:rsidRPr="00DB40F7">
        <w:rPr>
          <w:sz w:val="24"/>
          <w:szCs w:val="24"/>
        </w:rPr>
        <w:t xml:space="preserve">.” </w:t>
      </w:r>
      <w:hyperlink r:id="rId83" w:history="1">
        <w:r w:rsidR="00DB40F7" w:rsidRPr="00DB40F7">
          <w:rPr>
            <w:rStyle w:val="Hyperlink"/>
            <w:color w:val="auto"/>
            <w:sz w:val="24"/>
            <w:szCs w:val="24"/>
          </w:rPr>
          <w:t>John 20:2</w:t>
        </w:r>
      </w:hyperlink>
      <w:r w:rsidR="00DB40F7" w:rsidRPr="00DB40F7">
        <w:rPr>
          <w:sz w:val="24"/>
          <w:szCs w:val="24"/>
        </w:rPr>
        <w:t xml:space="preserve">, “Then she ran and came to Simon Peter, and to the other disciple, </w:t>
      </w:r>
      <w:r w:rsidR="00DB40F7" w:rsidRPr="00B85B4A">
        <w:rPr>
          <w:rStyle w:val="Strong"/>
          <w:sz w:val="24"/>
          <w:szCs w:val="24"/>
          <w:u w:val="single"/>
        </w:rPr>
        <w:t>whom Jesus loved</w:t>
      </w:r>
      <w:r w:rsidR="00DB40F7" w:rsidRPr="00B85B4A">
        <w:rPr>
          <w:rStyle w:val="Strong"/>
          <w:sz w:val="24"/>
          <w:szCs w:val="24"/>
          <w:rPrChange w:id="946" w:author="owner" w:date="2018-06-04T14:14:00Z">
            <w:rPr>
              <w:rStyle w:val="Strong"/>
              <w:sz w:val="24"/>
              <w:szCs w:val="24"/>
              <w:u w:val="single"/>
            </w:rPr>
          </w:rPrChange>
        </w:rPr>
        <w:t>,</w:t>
      </w:r>
      <w:r w:rsidR="00DB40F7" w:rsidRPr="00DB40F7">
        <w:rPr>
          <w:sz w:val="24"/>
          <w:szCs w:val="24"/>
        </w:rPr>
        <w:t xml:space="preserve"> and said unto them”; </w:t>
      </w:r>
      <w:hyperlink r:id="rId84" w:history="1">
        <w:r w:rsidR="00DB40F7" w:rsidRPr="00DB40F7">
          <w:rPr>
            <w:rStyle w:val="Hyperlink"/>
            <w:color w:val="auto"/>
            <w:sz w:val="24"/>
            <w:szCs w:val="24"/>
          </w:rPr>
          <w:t>John 21:7</w:t>
        </w:r>
      </w:hyperlink>
      <w:r w:rsidR="00DB40F7" w:rsidRPr="00DB40F7">
        <w:rPr>
          <w:sz w:val="24"/>
          <w:szCs w:val="24"/>
        </w:rPr>
        <w:t>,</w:t>
      </w:r>
      <w:del w:id="947" w:author="owner" w:date="2018-06-04T14:13:00Z">
        <w:r w:rsidR="00DB40F7" w:rsidRPr="00DB40F7" w:rsidDel="00B85B4A">
          <w:rPr>
            <w:sz w:val="24"/>
            <w:szCs w:val="24"/>
          </w:rPr>
          <w:delText xml:space="preserve"> </w:delText>
        </w:r>
      </w:del>
      <w:ins w:id="948" w:author="owner" w:date="2018-06-04T14:13:00Z">
        <w:r w:rsidR="00B85B4A">
          <w:rPr>
            <w:sz w:val="24"/>
            <w:szCs w:val="24"/>
          </w:rPr>
          <w:t xml:space="preserve"> </w:t>
        </w:r>
      </w:ins>
      <w:r w:rsidR="00DB40F7" w:rsidRPr="00DB40F7">
        <w:rPr>
          <w:sz w:val="24"/>
          <w:szCs w:val="24"/>
        </w:rPr>
        <w:t xml:space="preserve">“Therefore </w:t>
      </w:r>
      <w:r w:rsidR="00DB40F7" w:rsidRPr="00DB40F7">
        <w:rPr>
          <w:rStyle w:val="Strong"/>
          <w:sz w:val="24"/>
          <w:szCs w:val="24"/>
          <w:u w:val="single"/>
        </w:rPr>
        <w:t>that disciple whom Jesus loved</w:t>
      </w:r>
      <w:r w:rsidR="00DB40F7" w:rsidRPr="00DB40F7">
        <w:rPr>
          <w:sz w:val="24"/>
          <w:szCs w:val="24"/>
        </w:rPr>
        <w:t xml:space="preserve"> said unto Peter;” </w:t>
      </w:r>
      <w:hyperlink r:id="rId85" w:history="1">
        <w:r w:rsidR="00DB40F7" w:rsidRPr="00DB40F7">
          <w:rPr>
            <w:rStyle w:val="Hyperlink"/>
            <w:color w:val="auto"/>
            <w:sz w:val="24"/>
            <w:szCs w:val="24"/>
          </w:rPr>
          <w:t>John 21:20</w:t>
        </w:r>
      </w:hyperlink>
      <w:r w:rsidR="00DB40F7" w:rsidRPr="00DB40F7">
        <w:rPr>
          <w:sz w:val="24"/>
          <w:szCs w:val="24"/>
        </w:rPr>
        <w:t xml:space="preserve">, “Then Peter, turning about, sees the </w:t>
      </w:r>
      <w:r w:rsidR="00DB40F7" w:rsidRPr="00DB40F7">
        <w:rPr>
          <w:rStyle w:val="Strong"/>
          <w:sz w:val="24"/>
          <w:szCs w:val="24"/>
          <w:u w:val="single"/>
        </w:rPr>
        <w:t>disciple whom Jesus loved following</w:t>
      </w:r>
      <w:r w:rsidR="00DB40F7" w:rsidRPr="00B85B4A">
        <w:rPr>
          <w:rStyle w:val="Strong"/>
          <w:b w:val="0"/>
          <w:sz w:val="24"/>
          <w:szCs w:val="24"/>
          <w:rPrChange w:id="949" w:author="owner" w:date="2018-06-04T14:16:00Z">
            <w:rPr>
              <w:rStyle w:val="Strong"/>
              <w:sz w:val="24"/>
              <w:szCs w:val="24"/>
            </w:rPr>
          </w:rPrChange>
        </w:rPr>
        <w:t>;”</w:t>
      </w:r>
      <w:r w:rsidR="00DB40F7" w:rsidRPr="00DB40F7">
        <w:rPr>
          <w:rStyle w:val="Strong"/>
          <w:sz w:val="24"/>
          <w:szCs w:val="24"/>
        </w:rPr>
        <w:t xml:space="preserve"> </w:t>
      </w:r>
      <w:r w:rsidR="00DB40F7" w:rsidRPr="00DB40F7">
        <w:rPr>
          <w:sz w:val="24"/>
          <w:szCs w:val="24"/>
        </w:rPr>
        <w:t>He declares his identity is found in knowing that he is th</w:t>
      </w:r>
      <w:r w:rsidR="00DB40F7" w:rsidRPr="00B85B4A">
        <w:rPr>
          <w:rStyle w:val="Strong"/>
          <w:b w:val="0"/>
          <w:sz w:val="24"/>
          <w:szCs w:val="24"/>
          <w:rPrChange w:id="950" w:author="owner" w:date="2018-06-04T14:13:00Z">
            <w:rPr>
              <w:rStyle w:val="Strong"/>
              <w:sz w:val="24"/>
              <w:szCs w:val="24"/>
            </w:rPr>
          </w:rPrChange>
        </w:rPr>
        <w:t>e</w:t>
      </w:r>
      <w:r w:rsidR="00DB40F7" w:rsidRPr="00DB40F7">
        <w:rPr>
          <w:rStyle w:val="Strong"/>
          <w:sz w:val="24"/>
          <w:szCs w:val="24"/>
        </w:rPr>
        <w:t xml:space="preserve"> “disciple whom Jesus loved!”</w:t>
      </w:r>
    </w:p>
    <w:p w14:paraId="25C5F0A0" w14:textId="77777777" w:rsidR="0039677C" w:rsidRPr="00DB40F7" w:rsidRDefault="0039677C" w:rsidP="008B2014">
      <w:pPr>
        <w:ind w:left="720" w:right="720" w:firstLine="720"/>
        <w:jc w:val="both"/>
        <w:rPr>
          <w:sz w:val="24"/>
          <w:szCs w:val="24"/>
        </w:rPr>
      </w:pPr>
    </w:p>
    <w:p w14:paraId="35ACFC3F" w14:textId="77777777" w:rsidR="00703821" w:rsidRDefault="00703821" w:rsidP="00703821">
      <w:pPr>
        <w:pStyle w:val="ListParagraph"/>
        <w:numPr>
          <w:ilvl w:val="0"/>
          <w:numId w:val="65"/>
        </w:numPr>
        <w:ind w:right="720"/>
        <w:rPr>
          <w:sz w:val="24"/>
          <w:szCs w:val="24"/>
        </w:rPr>
      </w:pPr>
      <w:r w:rsidRPr="00F37165">
        <w:rPr>
          <w:sz w:val="24"/>
          <w:szCs w:val="24"/>
        </w:rPr>
        <w:t xml:space="preserve">Take a moment and </w:t>
      </w:r>
      <w:r w:rsidR="00DB40F7">
        <w:rPr>
          <w:sz w:val="24"/>
          <w:szCs w:val="24"/>
        </w:rPr>
        <w:t>re</w:t>
      </w:r>
      <w:r w:rsidRPr="00F37165">
        <w:rPr>
          <w:sz w:val="24"/>
          <w:szCs w:val="24"/>
        </w:rPr>
        <w:t xml:space="preserve">read </w:t>
      </w:r>
      <w:r w:rsidR="00DB40F7">
        <w:rPr>
          <w:sz w:val="24"/>
          <w:szCs w:val="24"/>
        </w:rPr>
        <w:t>the following</w:t>
      </w:r>
      <w:r w:rsidRPr="00F37165">
        <w:rPr>
          <w:sz w:val="24"/>
          <w:szCs w:val="24"/>
        </w:rPr>
        <w:t xml:space="preserve"> passages</w:t>
      </w:r>
      <w:r>
        <w:rPr>
          <w:sz w:val="24"/>
          <w:szCs w:val="24"/>
        </w:rPr>
        <w:t xml:space="preserve">: John 13:23, 20:2, 32:7, 21:20. How did John identify himself? What does is the significance of this description? </w:t>
      </w:r>
      <w:r w:rsidRPr="00F37165">
        <w:rPr>
          <w:sz w:val="24"/>
          <w:szCs w:val="24"/>
        </w:rPr>
        <w:t xml:space="preserve"> ____________________________________________________________________________________________________________________________________</w:t>
      </w:r>
    </w:p>
    <w:p w14:paraId="4855D9B9" w14:textId="77777777" w:rsidR="009629C1" w:rsidRDefault="009629C1" w:rsidP="009629C1">
      <w:pPr>
        <w:pStyle w:val="ListParagraph"/>
        <w:ind w:right="720"/>
        <w:rPr>
          <w:sz w:val="24"/>
          <w:szCs w:val="24"/>
        </w:rPr>
      </w:pPr>
    </w:p>
    <w:bookmarkEnd w:id="928"/>
    <w:p w14:paraId="52DD83E4" w14:textId="67879A8F" w:rsidR="000C179D" w:rsidRDefault="001A316B" w:rsidP="001A316B">
      <w:pPr>
        <w:ind w:firstLine="720"/>
        <w:jc w:val="both"/>
        <w:rPr>
          <w:ins w:id="951" w:author="owner" w:date="2018-06-04T14:58:00Z"/>
          <w:bCs/>
          <w:sz w:val="24"/>
          <w:szCs w:val="24"/>
        </w:rPr>
      </w:pPr>
      <w:r>
        <w:rPr>
          <w:sz w:val="24"/>
          <w:szCs w:val="24"/>
        </w:rPr>
        <w:t>The voice</w:t>
      </w:r>
      <w:r w:rsidR="00DB40F7">
        <w:rPr>
          <w:sz w:val="24"/>
          <w:szCs w:val="24"/>
        </w:rPr>
        <w:t xml:space="preserve"> (or </w:t>
      </w:r>
      <w:r w:rsidR="00DB40F7" w:rsidRPr="00DB40F7">
        <w:rPr>
          <w:i/>
          <w:sz w:val="24"/>
          <w:szCs w:val="24"/>
        </w:rPr>
        <w:t>phone</w:t>
      </w:r>
      <w:r w:rsidR="00DB40F7">
        <w:rPr>
          <w:sz w:val="24"/>
          <w:szCs w:val="24"/>
        </w:rPr>
        <w:t>, in Greek)</w:t>
      </w:r>
      <w:r>
        <w:rPr>
          <w:sz w:val="24"/>
          <w:szCs w:val="24"/>
        </w:rPr>
        <w:t xml:space="preserve"> of God </w:t>
      </w:r>
      <w:r w:rsidR="00DB40F7">
        <w:rPr>
          <w:sz w:val="24"/>
          <w:szCs w:val="24"/>
        </w:rPr>
        <w:t>rings loud and clear through the ancient text.</w:t>
      </w:r>
      <w:del w:id="952" w:author="owner" w:date="2018-06-04T14:55:00Z">
        <w:r w:rsidR="00DB40F7" w:rsidDel="007A483F">
          <w:rPr>
            <w:sz w:val="24"/>
            <w:szCs w:val="24"/>
          </w:rPr>
          <w:delText xml:space="preserve"> When you answer the phone of God, what do you hear?</w:delText>
        </w:r>
      </w:del>
      <w:r>
        <w:rPr>
          <w:sz w:val="24"/>
          <w:szCs w:val="24"/>
        </w:rPr>
        <w:t xml:space="preserve">  What is </w:t>
      </w:r>
      <w:r w:rsidR="00DB40F7">
        <w:rPr>
          <w:sz w:val="24"/>
          <w:szCs w:val="24"/>
        </w:rPr>
        <w:t>the</w:t>
      </w:r>
      <w:r>
        <w:rPr>
          <w:sz w:val="24"/>
          <w:szCs w:val="24"/>
        </w:rPr>
        <w:t xml:space="preserve"> primary message </w:t>
      </w:r>
      <w:r w:rsidR="00DB40F7">
        <w:rPr>
          <w:sz w:val="24"/>
          <w:szCs w:val="24"/>
        </w:rPr>
        <w:t xml:space="preserve">of the </w:t>
      </w:r>
      <w:r>
        <w:rPr>
          <w:sz w:val="24"/>
          <w:szCs w:val="24"/>
        </w:rPr>
        <w:t>Bible? As elementary as is sounds, t</w:t>
      </w:r>
      <w:r w:rsidRPr="005D7058">
        <w:rPr>
          <w:bCs/>
          <w:sz w:val="24"/>
          <w:szCs w:val="24"/>
        </w:rPr>
        <w:t xml:space="preserve">he most important bit of information </w:t>
      </w:r>
      <w:r>
        <w:rPr>
          <w:bCs/>
          <w:sz w:val="24"/>
          <w:szCs w:val="24"/>
        </w:rPr>
        <w:t>God’s Word</w:t>
      </w:r>
      <w:r w:rsidRPr="005D7058">
        <w:rPr>
          <w:bCs/>
          <w:sz w:val="24"/>
          <w:szCs w:val="24"/>
        </w:rPr>
        <w:t xml:space="preserve"> communicate</w:t>
      </w:r>
      <w:r>
        <w:rPr>
          <w:bCs/>
          <w:sz w:val="24"/>
          <w:szCs w:val="24"/>
        </w:rPr>
        <w:t>s</w:t>
      </w:r>
      <w:r w:rsidR="00A20AF9">
        <w:rPr>
          <w:bCs/>
          <w:sz w:val="24"/>
          <w:szCs w:val="24"/>
        </w:rPr>
        <w:t xml:space="preserve">, is that He loves HIs bride, passionately, personally, and permanently. </w:t>
      </w:r>
      <w:ins w:id="953" w:author="owner" w:date="2018-06-04T14:55:00Z">
        <w:r w:rsidR="000C179D">
          <w:rPr>
            <w:bCs/>
            <w:sz w:val="24"/>
            <w:szCs w:val="24"/>
          </w:rPr>
          <w:t xml:space="preserve">As noted in our key passage, </w:t>
        </w:r>
      </w:ins>
      <w:ins w:id="954" w:author="owner" w:date="2018-06-04T14:56:00Z">
        <w:r w:rsidR="000C179D">
          <w:rPr>
            <w:bCs/>
            <w:sz w:val="24"/>
            <w:szCs w:val="24"/>
          </w:rPr>
          <w:t>the love of God is</w:t>
        </w:r>
      </w:ins>
      <w:ins w:id="955" w:author="owner" w:date="2018-06-04T13:34:00Z">
        <w:r w:rsidR="00337480">
          <w:rPr>
            <w:bCs/>
            <w:sz w:val="24"/>
            <w:szCs w:val="24"/>
          </w:rPr>
          <w:t xml:space="preserve"> four </w:t>
        </w:r>
      </w:ins>
      <w:ins w:id="956" w:author="owner" w:date="2018-06-04T13:45:00Z">
        <w:r w:rsidR="003F5368">
          <w:rPr>
            <w:bCs/>
            <w:sz w:val="24"/>
            <w:szCs w:val="24"/>
          </w:rPr>
          <w:t>dimensional</w:t>
        </w:r>
      </w:ins>
      <w:ins w:id="957" w:author="owner" w:date="2018-06-04T13:47:00Z">
        <w:r w:rsidR="003F5368">
          <w:rPr>
            <w:bCs/>
            <w:sz w:val="24"/>
            <w:szCs w:val="24"/>
          </w:rPr>
          <w:t xml:space="preserve"> </w:t>
        </w:r>
      </w:ins>
      <w:ins w:id="958" w:author="owner" w:date="2018-06-04T14:56:00Z">
        <w:r w:rsidR="000C179D">
          <w:rPr>
            <w:bCs/>
            <w:sz w:val="24"/>
            <w:szCs w:val="24"/>
          </w:rPr>
          <w:t>–</w:t>
        </w:r>
      </w:ins>
      <w:ins w:id="959" w:author="owner" w:date="2018-06-04T14:55:00Z">
        <w:r w:rsidR="000C179D">
          <w:rPr>
            <w:bCs/>
            <w:sz w:val="24"/>
            <w:szCs w:val="24"/>
          </w:rPr>
          <w:t xml:space="preserve"> </w:t>
        </w:r>
      </w:ins>
      <w:ins w:id="960" w:author="owner" w:date="2018-06-04T13:47:00Z">
        <w:r w:rsidR="003F5368">
          <w:rPr>
            <w:bCs/>
            <w:sz w:val="24"/>
            <w:szCs w:val="24"/>
          </w:rPr>
          <w:t>it</w:t>
        </w:r>
      </w:ins>
      <w:ins w:id="961" w:author="owner" w:date="2018-06-04T14:56:00Z">
        <w:r w:rsidR="000C179D">
          <w:rPr>
            <w:bCs/>
            <w:sz w:val="24"/>
            <w:szCs w:val="24"/>
          </w:rPr>
          <w:t>’s</w:t>
        </w:r>
      </w:ins>
      <w:ins w:id="962" w:author="owner" w:date="2018-06-04T13:47:00Z">
        <w:r w:rsidR="003F5368">
          <w:rPr>
            <w:bCs/>
            <w:sz w:val="24"/>
            <w:szCs w:val="24"/>
          </w:rPr>
          <w:t xml:space="preserve"> wide and long and high and deep</w:t>
        </w:r>
      </w:ins>
      <w:ins w:id="963" w:author="owner" w:date="2018-06-04T13:34:00Z">
        <w:r w:rsidR="00337480">
          <w:rPr>
            <w:bCs/>
            <w:sz w:val="24"/>
            <w:szCs w:val="24"/>
          </w:rPr>
          <w:t>.</w:t>
        </w:r>
      </w:ins>
    </w:p>
    <w:p w14:paraId="5AA03D0D" w14:textId="77777777" w:rsidR="000C179D" w:rsidRPr="00C63471" w:rsidRDefault="000C179D" w:rsidP="000C179D">
      <w:pPr>
        <w:spacing w:after="0" w:line="240" w:lineRule="auto"/>
        <w:jc w:val="center"/>
        <w:rPr>
          <w:moveTo w:id="964" w:author="owner" w:date="2018-06-04T14:58:00Z"/>
          <w:rFonts w:asciiTheme="minorHAnsi" w:eastAsiaTheme="minorEastAsia" w:hAnsiTheme="minorHAnsi" w:cstheme="minorHAnsi"/>
          <w:b/>
          <w:bCs/>
          <w:sz w:val="24"/>
          <w:szCs w:val="24"/>
        </w:rPr>
      </w:pPr>
      <w:moveToRangeStart w:id="965" w:author="owner" w:date="2018-06-04T14:58:00Z" w:name="move515887662"/>
      <w:moveTo w:id="966" w:author="owner" w:date="2018-06-04T14:58:00Z">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4:10</w:t>
        </w:r>
      </w:moveTo>
    </w:p>
    <w:p w14:paraId="505309CB" w14:textId="77777777" w:rsidR="000C179D" w:rsidRDefault="000C179D" w:rsidP="000C179D">
      <w:pPr>
        <w:spacing w:after="0" w:line="240" w:lineRule="auto"/>
        <w:jc w:val="center"/>
        <w:rPr>
          <w:moveTo w:id="967" w:author="owner" w:date="2018-06-04T14:58:00Z"/>
          <w:rStyle w:val="netverse"/>
          <w:b/>
          <w:i/>
          <w:sz w:val="24"/>
          <w:szCs w:val="24"/>
          <w:lang w:val="en"/>
        </w:rPr>
      </w:pPr>
      <w:moveTo w:id="968" w:author="owner" w:date="2018-06-04T14:58:00Z">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 not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vertAlign w:val="superscript"/>
            <w:lang w:val="en"/>
          </w:rPr>
          <w:t>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loved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but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he</w:t>
        </w:r>
        <w:r w:rsidRPr="00C63471">
          <w:rPr>
            <w:rStyle w:val="netverse"/>
            <w:b/>
            <w:i/>
            <w:sz w:val="24"/>
            <w:szCs w:val="24"/>
            <w:lang w:val="en"/>
          </w:rPr>
          <w:t xml:space="preserve"> </w:t>
        </w:r>
        <w:r w:rsidRPr="00C63471">
          <w:rPr>
            <w:rStyle w:val="s"/>
            <w:b/>
            <w:i/>
            <w:sz w:val="24"/>
            <w:szCs w:val="24"/>
            <w:lang w:val="en"/>
          </w:rPr>
          <w:t>loved</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sent</w:t>
        </w:r>
        <w:r w:rsidRPr="00C63471">
          <w:rPr>
            <w:rStyle w:val="netverse"/>
            <w:b/>
            <w:i/>
            <w:sz w:val="24"/>
            <w:szCs w:val="24"/>
            <w:lang w:val="en"/>
          </w:rPr>
          <w:t xml:space="preserve"> </w:t>
        </w:r>
        <w:r w:rsidRPr="00C63471">
          <w:rPr>
            <w:rStyle w:val="s"/>
            <w:b/>
            <w:i/>
            <w:sz w:val="24"/>
            <w:szCs w:val="24"/>
            <w:lang w:val="en"/>
          </w:rPr>
          <w:t>his</w:t>
        </w:r>
        <w:r w:rsidRPr="00C63471">
          <w:rPr>
            <w:rStyle w:val="netverse"/>
            <w:b/>
            <w:i/>
            <w:sz w:val="24"/>
            <w:szCs w:val="24"/>
            <w:lang w:val="en"/>
          </w:rPr>
          <w:t xml:space="preserve"> </w:t>
        </w:r>
        <w:r w:rsidRPr="00C63471">
          <w:rPr>
            <w:rStyle w:val="s"/>
            <w:b/>
            <w:i/>
            <w:sz w:val="24"/>
            <w:szCs w:val="24"/>
            <w:lang w:val="en"/>
          </w:rPr>
          <w:t>Son</w:t>
        </w:r>
        <w:r w:rsidRPr="00C63471">
          <w:rPr>
            <w:rStyle w:val="netverse"/>
            <w:b/>
            <w:i/>
            <w:sz w:val="24"/>
            <w:szCs w:val="24"/>
            <w:lang w:val="en"/>
          </w:rPr>
          <w:t xml:space="preserve"> </w:t>
        </w:r>
        <w:r w:rsidRPr="00C63471">
          <w:rPr>
            <w:rStyle w:val="s"/>
            <w:b/>
            <w:i/>
            <w:sz w:val="24"/>
            <w:szCs w:val="24"/>
            <w:lang w:val="en"/>
          </w:rPr>
          <w:t>to be the atoning sacrifice</w:t>
        </w:r>
        <w:r w:rsidRPr="00C63471">
          <w:rPr>
            <w:rStyle w:val="netverse"/>
            <w:b/>
            <w:i/>
            <w:sz w:val="24"/>
            <w:szCs w:val="24"/>
            <w:lang w:val="en"/>
          </w:rPr>
          <w:t xml:space="preserve"> </w:t>
        </w:r>
        <w:r w:rsidRPr="00C63471">
          <w:rPr>
            <w:rStyle w:val="s"/>
            <w:b/>
            <w:i/>
            <w:sz w:val="24"/>
            <w:szCs w:val="24"/>
            <w:lang w:val="en"/>
          </w:rPr>
          <w:t>for</w:t>
        </w:r>
        <w:r w:rsidRPr="00C63471">
          <w:rPr>
            <w:rStyle w:val="netverse"/>
            <w:b/>
            <w:i/>
            <w:sz w:val="24"/>
            <w:szCs w:val="24"/>
            <w:lang w:val="en"/>
          </w:rPr>
          <w:t xml:space="preserve"> </w:t>
        </w:r>
        <w:r w:rsidRPr="00C63471">
          <w:rPr>
            <w:rStyle w:val="s"/>
            <w:b/>
            <w:i/>
            <w:sz w:val="24"/>
            <w:szCs w:val="24"/>
            <w:lang w:val="en"/>
          </w:rPr>
          <w:t>our</w:t>
        </w:r>
        <w:r w:rsidRPr="00C63471">
          <w:rPr>
            <w:rStyle w:val="netverse"/>
            <w:b/>
            <w:i/>
            <w:sz w:val="24"/>
            <w:szCs w:val="24"/>
            <w:lang w:val="en"/>
          </w:rPr>
          <w:t xml:space="preserve"> </w:t>
        </w:r>
        <w:r w:rsidRPr="00C63471">
          <w:rPr>
            <w:rStyle w:val="s"/>
            <w:b/>
            <w:i/>
            <w:sz w:val="24"/>
            <w:szCs w:val="24"/>
            <w:lang w:val="en"/>
          </w:rPr>
          <w:t>sins</w:t>
        </w:r>
        <w:r w:rsidRPr="00C63471">
          <w:rPr>
            <w:rStyle w:val="netverse"/>
            <w:b/>
            <w:i/>
            <w:sz w:val="24"/>
            <w:szCs w:val="24"/>
            <w:lang w:val="en"/>
          </w:rPr>
          <w:t>.</w:t>
        </w:r>
      </w:moveTo>
    </w:p>
    <w:p w14:paraId="1CAB8412" w14:textId="77777777" w:rsidR="000C179D" w:rsidRDefault="000C179D" w:rsidP="000C179D">
      <w:pPr>
        <w:spacing w:after="0" w:line="240" w:lineRule="auto"/>
        <w:jc w:val="center"/>
        <w:rPr>
          <w:moveTo w:id="969" w:author="owner" w:date="2018-06-04T14:58:00Z"/>
          <w:rStyle w:val="netverse"/>
          <w:b/>
          <w:i/>
          <w:sz w:val="24"/>
          <w:szCs w:val="24"/>
          <w:lang w:val="en"/>
        </w:rPr>
      </w:pPr>
    </w:p>
    <w:moveToRangeEnd w:id="965"/>
    <w:p w14:paraId="208E6A12" w14:textId="51561787" w:rsidR="009629C1" w:rsidRDefault="000C179D" w:rsidP="001A316B">
      <w:pPr>
        <w:ind w:firstLine="720"/>
        <w:jc w:val="both"/>
        <w:rPr>
          <w:sz w:val="24"/>
          <w:szCs w:val="24"/>
        </w:rPr>
      </w:pPr>
      <w:ins w:id="970" w:author="virginia porter" w:date="2018-05-07T21:00:00Z">
        <w:r>
          <w:rPr>
            <w:noProof/>
            <w:sz w:val="24"/>
            <w:szCs w:val="24"/>
          </w:rPr>
          <mc:AlternateContent>
            <mc:Choice Requires="wps">
              <w:drawing>
                <wp:anchor distT="0" distB="0" distL="114300" distR="114300" simplePos="0" relativeHeight="251677184" behindDoc="0" locked="0" layoutInCell="1" allowOverlap="1" wp14:anchorId="771C51A8" wp14:editId="65D28070">
                  <wp:simplePos x="0" y="0"/>
                  <wp:positionH relativeFrom="column">
                    <wp:posOffset>3867150</wp:posOffset>
                  </wp:positionH>
                  <wp:positionV relativeFrom="paragraph">
                    <wp:posOffset>1033145</wp:posOffset>
                  </wp:positionV>
                  <wp:extent cx="314325" cy="180975"/>
                  <wp:effectExtent l="19050" t="0" r="47625" b="47625"/>
                  <wp:wrapNone/>
                  <wp:docPr id="2" name="Heart 2"/>
                  <wp:cNvGraphicFramePr/>
                  <a:graphic xmlns:a="http://schemas.openxmlformats.org/drawingml/2006/main">
                    <a:graphicData uri="http://schemas.microsoft.com/office/word/2010/wordprocessingShape">
                      <wps:wsp>
                        <wps:cNvSpPr/>
                        <wps:spPr>
                          <a:xfrm>
                            <a:off x="0" y="0"/>
                            <a:ext cx="314325" cy="180975"/>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1A7BA" id="Heart 2" o:spid="_x0000_s1026" style="position:absolute;margin-left:304.5pt;margin-top:81.35pt;width:24.75pt;height:14.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6RhgIAAGkFAAAOAAAAZHJzL2Uyb0RvYy54bWysVEtv2zAMvg/YfxB0X/1osrZBnSJokW1A&#10;0QZrh54VWYoNSKImKXGyXz9KdtygK3YY5oNMiuTHh0he3+y1IjvhfAumosVZTokwHOrWbCr643n5&#10;6ZISH5ipmQIjKnoQnt7MP3647uxMlNCAqoUjCGL8rLMVbUKwsyzzvBGa+TOwwqBQgtMsIOs2We1Y&#10;h+haZWWef846cLV1wIX3eHvXC+k84UspeHiU0otAVEUxtpBOl851PLP5NZttHLNNy4cw2D9EoVlr&#10;0OkIdccCI1vX/gGlW+7AgwxnHHQGUrZcpBwwmyJ/k81Tw6xIuWBxvB3L5P8fLH/YrRxp64qWlBim&#10;8Ym+CuYCKWNpOutnqPFkV27gPJIxz710Ov4xA7JP5TyM5RT7QDhenheT83JKCUdRcZlfXUwjZvZq&#10;bJ0PXwRoEgnMKTpOVWS7ex963aNOdOZBtfWyVSoxbrO+VY7sGD7tcpnjN8CfqGUxgz7mRIWDEtFY&#10;me9CYtoYZZk8poYTIx7jXJhQ9KKG1aJ3Mz31Els0WqSUEmBElhjeiD0AHDV7kCN2n9+gH01F6tfR&#10;OP9bYL3xaJE8gwmjsW4NuPcAFGY1eO71MfyT0kRyDfUBm8JBPy3e8mWLD3TPfFgxh+OBg4QjHx7x&#10;kAq6isJAUdKA+/XefdTHF0YpJR2OW0X9zy1zghL1zWA/XxWTSZzPxEymFyUy7lSyPpWYrb4FfPYC&#10;l4vliYz6QR1J6UC/4GZYRK8oYoaj74ry4I7MbejXAO4WLhaLpIYzaVm4N0+WR/BY1dh/z/sX5uzQ&#10;pQHb+wGOo8lmb3q1142WBhbbALJNjfxa16HeOM+pcYbdExfGKZ+0Xjfk/DcAAAD//wMAUEsDBBQA&#10;BgAIAAAAIQC35TqR4AAAAAsBAAAPAAAAZHJzL2Rvd25yZXYueG1sTI9BT4NAEIXvJv6HzZh4s0uJ&#10;pRRZmqaJibEn0Yu3hZ0CKTtL2IXSf+940uO89/Lme/l+sb2YcfSdIwXrVQQCqXamo0bB1+frUwrC&#10;B01G945QwQ097Iv7u1xnxl3pA+cyNIJLyGdaQRvCkEnp6xat9is3ILF3dqPVgc+xkWbUVy63vYyj&#10;KJFWd8QfWj3gscX6Uk5WwUmfone8pdvD+bl8myc/XKrjt1KPD8vhBUTAJfyF4Ref0aFgpspNZLzo&#10;FSTRjrcENpJ4C4ITySbdgKhY2a1jkEUu/28ofgAAAP//AwBQSwECLQAUAAYACAAAACEAtoM4kv4A&#10;AADhAQAAEwAAAAAAAAAAAAAAAAAAAAAAW0NvbnRlbnRfVHlwZXNdLnhtbFBLAQItABQABgAIAAAA&#10;IQA4/SH/1gAAAJQBAAALAAAAAAAAAAAAAAAAAC8BAABfcmVscy8ucmVsc1BLAQItABQABgAIAAAA&#10;IQCY1y6RhgIAAGkFAAAOAAAAAAAAAAAAAAAAAC4CAABkcnMvZTJvRG9jLnhtbFBLAQItABQABgAI&#10;AAAAIQC35TqR4AAAAAsBAAAPAAAAAAAAAAAAAAAAAOAEAABkcnMvZG93bnJldi54bWxQSwUGAAAA&#10;AAQABADzAAAA7QUAAAAA&#10;" path="m157163,45244v65484,-105569,320873,,,135731c-163711,45244,91678,-60325,157163,45244xe" fillcolor="red" strokecolor="#1f4d78 [1604]" strokeweight="1pt">
                  <v:stroke joinstyle="miter"/>
                  <v:path arrowok="t" o:connecttype="custom" o:connectlocs="157163,45244;157163,180975;157163,45244" o:connectangles="0,0,0"/>
                </v:shape>
              </w:pict>
            </mc:Fallback>
          </mc:AlternateContent>
        </w:r>
      </w:ins>
      <w:ins w:id="971" w:author="owner" w:date="2018-06-04T13:34:00Z">
        <w:r w:rsidR="00337480">
          <w:rPr>
            <w:bCs/>
            <w:sz w:val="24"/>
            <w:szCs w:val="24"/>
          </w:rPr>
          <w:t xml:space="preserve"> </w:t>
        </w:r>
      </w:ins>
      <w:ins w:id="972" w:author="owner" w:date="2018-06-04T13:47:00Z">
        <w:r w:rsidR="003F5368">
          <w:rPr>
            <w:bCs/>
            <w:sz w:val="24"/>
            <w:szCs w:val="24"/>
          </w:rPr>
          <w:t>V</w:t>
        </w:r>
      </w:ins>
      <w:ins w:id="973" w:author="owner" w:date="2018-06-04T13:34:00Z">
        <w:r w:rsidR="00337480">
          <w:rPr>
            <w:bCs/>
            <w:sz w:val="24"/>
            <w:szCs w:val="24"/>
          </w:rPr>
          <w:t>isualize the</w:t>
        </w:r>
      </w:ins>
      <w:ins w:id="974" w:author="owner" w:date="2018-06-04T13:35:00Z">
        <w:r w:rsidR="00337480">
          <w:rPr>
            <w:bCs/>
            <w:sz w:val="24"/>
            <w:szCs w:val="24"/>
          </w:rPr>
          <w:t xml:space="preserve"> cross, where Jesus stretched out His arms as if to say, “I love you this much!” </w:t>
        </w:r>
      </w:ins>
      <w:del w:id="975" w:author="owner" w:date="2018-06-04T13:36:00Z">
        <w:r w:rsidR="00A20AF9" w:rsidDel="00337480">
          <w:rPr>
            <w:bCs/>
            <w:sz w:val="24"/>
            <w:szCs w:val="24"/>
          </w:rPr>
          <w:delText xml:space="preserve">That is one of the most important things every </w:delText>
        </w:r>
      </w:del>
      <w:ins w:id="976" w:author="virginia porter" w:date="2018-05-14T17:16:00Z">
        <w:del w:id="977" w:author="owner" w:date="2018-06-04T13:36:00Z">
          <w:r w:rsidR="003C3B93" w:rsidDel="00337480">
            <w:rPr>
              <w:bCs/>
              <w:sz w:val="24"/>
              <w:szCs w:val="24"/>
            </w:rPr>
            <w:delText xml:space="preserve">new </w:delText>
          </w:r>
        </w:del>
      </w:ins>
      <w:del w:id="978" w:author="virginia porter" w:date="2018-05-14T17:15:00Z">
        <w:r w:rsidR="00A20AF9" w:rsidDel="003C3B93">
          <w:rPr>
            <w:bCs/>
            <w:sz w:val="24"/>
            <w:szCs w:val="24"/>
          </w:rPr>
          <w:delText xml:space="preserve">new </w:delText>
        </w:r>
      </w:del>
      <w:del w:id="979" w:author="owner" w:date="2018-06-04T13:36:00Z">
        <w:r w:rsidR="00A20AF9" w:rsidDel="00337480">
          <w:rPr>
            <w:bCs/>
            <w:sz w:val="24"/>
            <w:szCs w:val="24"/>
          </w:rPr>
          <w:delText xml:space="preserve">bride </w:delText>
        </w:r>
      </w:del>
      <w:ins w:id="980" w:author="virginia porter" w:date="2018-05-14T17:15:00Z">
        <w:del w:id="981" w:author="owner" w:date="2018-06-04T13:36:00Z">
          <w:r w:rsidR="003C3B93" w:rsidDel="00337480">
            <w:rPr>
              <w:bCs/>
              <w:sz w:val="24"/>
              <w:szCs w:val="24"/>
            </w:rPr>
            <w:delText>of Ch</w:delText>
          </w:r>
        </w:del>
      </w:ins>
      <w:ins w:id="982" w:author="virginia porter" w:date="2018-05-14T17:16:00Z">
        <w:del w:id="983" w:author="owner" w:date="2018-06-04T13:36:00Z">
          <w:r w:rsidR="003C3B93" w:rsidDel="00337480">
            <w:rPr>
              <w:bCs/>
              <w:sz w:val="24"/>
              <w:szCs w:val="24"/>
            </w:rPr>
            <w:delText xml:space="preserve">rist </w:delText>
          </w:r>
        </w:del>
      </w:ins>
      <w:del w:id="984" w:author="owner" w:date="2018-06-04T13:36:00Z">
        <w:r w:rsidR="00A20AF9" w:rsidDel="00337480">
          <w:rPr>
            <w:bCs/>
            <w:sz w:val="24"/>
            <w:szCs w:val="24"/>
          </w:rPr>
          <w:delText>needs to know.</w:delText>
        </w:r>
        <w:r w:rsidR="001A316B" w:rsidDel="00337480">
          <w:rPr>
            <w:bCs/>
            <w:sz w:val="24"/>
            <w:szCs w:val="24"/>
          </w:rPr>
          <w:delText xml:space="preserve"> </w:delText>
        </w:r>
      </w:del>
      <w:ins w:id="985" w:author="owner" w:date="2018-06-04T13:36:00Z">
        <w:r w:rsidR="00337480">
          <w:rPr>
            <w:bCs/>
            <w:sz w:val="24"/>
            <w:szCs w:val="24"/>
          </w:rPr>
          <w:t xml:space="preserve">His love is </w:t>
        </w:r>
      </w:ins>
      <w:ins w:id="986" w:author="owner" w:date="2018-06-04T13:46:00Z">
        <w:r w:rsidR="003F5368">
          <w:rPr>
            <w:bCs/>
            <w:sz w:val="24"/>
            <w:szCs w:val="24"/>
          </w:rPr>
          <w:t>infinite;</w:t>
        </w:r>
      </w:ins>
      <w:ins w:id="987" w:author="owner" w:date="2018-06-04T13:37:00Z">
        <w:r w:rsidR="006D6722">
          <w:rPr>
            <w:bCs/>
            <w:sz w:val="24"/>
            <w:szCs w:val="24"/>
          </w:rPr>
          <w:t xml:space="preserve"> i</w:t>
        </w:r>
      </w:ins>
      <w:ins w:id="988" w:author="owner" w:date="2018-06-04T13:38:00Z">
        <w:r w:rsidR="006D6722">
          <w:rPr>
            <w:bCs/>
            <w:sz w:val="24"/>
            <w:szCs w:val="24"/>
          </w:rPr>
          <w:t>t</w:t>
        </w:r>
      </w:ins>
      <w:ins w:id="989" w:author="owner" w:date="2018-06-04T13:36:00Z">
        <w:r w:rsidR="00337480">
          <w:rPr>
            <w:bCs/>
            <w:sz w:val="24"/>
            <w:szCs w:val="24"/>
          </w:rPr>
          <w:t xml:space="preserve"> span</w:t>
        </w:r>
      </w:ins>
      <w:ins w:id="990" w:author="owner" w:date="2018-06-04T13:38:00Z">
        <w:r w:rsidR="006D6722">
          <w:rPr>
            <w:bCs/>
            <w:sz w:val="24"/>
            <w:szCs w:val="24"/>
          </w:rPr>
          <w:t>s from east to</w:t>
        </w:r>
      </w:ins>
      <w:ins w:id="991" w:author="owner" w:date="2018-06-04T13:36:00Z">
        <w:r w:rsidR="00337480">
          <w:rPr>
            <w:bCs/>
            <w:sz w:val="24"/>
            <w:szCs w:val="24"/>
          </w:rPr>
          <w:t xml:space="preserve"> west</w:t>
        </w:r>
      </w:ins>
      <w:ins w:id="992" w:author="owner" w:date="2018-06-04T13:38:00Z">
        <w:r w:rsidR="006D6722">
          <w:rPr>
            <w:bCs/>
            <w:sz w:val="24"/>
            <w:szCs w:val="24"/>
          </w:rPr>
          <w:t xml:space="preserve"> -</w:t>
        </w:r>
      </w:ins>
      <w:ins w:id="993" w:author="owner" w:date="2018-06-04T13:45:00Z">
        <w:r w:rsidR="003F5368">
          <w:rPr>
            <w:bCs/>
            <w:sz w:val="24"/>
            <w:szCs w:val="24"/>
          </w:rPr>
          <w:t xml:space="preserve"> </w:t>
        </w:r>
      </w:ins>
      <w:ins w:id="994" w:author="owner" w:date="2018-06-04T13:38:00Z">
        <w:r w:rsidR="006D6722">
          <w:rPr>
            <w:bCs/>
            <w:sz w:val="24"/>
            <w:szCs w:val="24"/>
          </w:rPr>
          <w:t xml:space="preserve">the distance that He has cast our sins from us </w:t>
        </w:r>
      </w:ins>
      <w:ins w:id="995" w:author="owner" w:date="2018-06-04T13:39:00Z">
        <w:r w:rsidR="006D6722">
          <w:rPr>
            <w:bCs/>
            <w:sz w:val="24"/>
            <w:szCs w:val="24"/>
          </w:rPr>
          <w:t>(Psalm 103:</w:t>
        </w:r>
      </w:ins>
      <w:ins w:id="996" w:author="owner" w:date="2018-06-04T13:48:00Z">
        <w:r w:rsidR="00E449D0">
          <w:rPr>
            <w:bCs/>
            <w:sz w:val="24"/>
            <w:szCs w:val="24"/>
          </w:rPr>
          <w:t>8</w:t>
        </w:r>
      </w:ins>
      <w:ins w:id="997" w:author="owner" w:date="2018-06-04T13:39:00Z">
        <w:r w:rsidR="006D6722">
          <w:rPr>
            <w:bCs/>
            <w:sz w:val="24"/>
            <w:szCs w:val="24"/>
          </w:rPr>
          <w:t>-14)</w:t>
        </w:r>
      </w:ins>
      <w:ins w:id="998" w:author="owner" w:date="2018-06-04T13:36:00Z">
        <w:r w:rsidR="00337480">
          <w:rPr>
            <w:bCs/>
            <w:sz w:val="24"/>
            <w:szCs w:val="24"/>
          </w:rPr>
          <w:t>.</w:t>
        </w:r>
      </w:ins>
      <w:ins w:id="999" w:author="owner" w:date="2018-06-04T13:42:00Z">
        <w:r w:rsidR="006D6722">
          <w:rPr>
            <w:bCs/>
            <w:sz w:val="24"/>
            <w:szCs w:val="24"/>
          </w:rPr>
          <w:t xml:space="preserve"> </w:t>
        </w:r>
      </w:ins>
      <w:ins w:id="1000" w:author="owner" w:date="2018-06-04T13:44:00Z">
        <w:r w:rsidR="006D6722">
          <w:rPr>
            <w:bCs/>
            <w:sz w:val="24"/>
            <w:szCs w:val="24"/>
          </w:rPr>
          <w:t>God’s love i</w:t>
        </w:r>
        <w:r w:rsidR="003F5368">
          <w:rPr>
            <w:bCs/>
            <w:sz w:val="24"/>
            <w:szCs w:val="24"/>
          </w:rPr>
          <w:t>s</w:t>
        </w:r>
      </w:ins>
      <w:ins w:id="1001" w:author="owner" w:date="2018-06-04T13:43:00Z">
        <w:r w:rsidR="006D6722">
          <w:rPr>
            <w:bCs/>
            <w:sz w:val="24"/>
            <w:szCs w:val="24"/>
          </w:rPr>
          <w:t xml:space="preserve"> long</w:t>
        </w:r>
      </w:ins>
      <w:ins w:id="1002" w:author="owner" w:date="2018-06-04T13:46:00Z">
        <w:r w:rsidR="003F5368">
          <w:rPr>
            <w:bCs/>
            <w:sz w:val="24"/>
            <w:szCs w:val="24"/>
          </w:rPr>
          <w:t>,</w:t>
        </w:r>
      </w:ins>
      <w:ins w:id="1003" w:author="owner" w:date="2018-06-04T13:43:00Z">
        <w:r w:rsidR="006D6722">
          <w:rPr>
            <w:bCs/>
            <w:sz w:val="24"/>
            <w:szCs w:val="24"/>
          </w:rPr>
          <w:t xml:space="preserve"> boundless</w:t>
        </w:r>
      </w:ins>
      <w:ins w:id="1004" w:author="owner" w:date="2018-06-04T13:46:00Z">
        <w:r w:rsidR="003F5368">
          <w:rPr>
            <w:bCs/>
            <w:sz w:val="24"/>
            <w:szCs w:val="24"/>
          </w:rPr>
          <w:t xml:space="preserve"> and eternal</w:t>
        </w:r>
      </w:ins>
      <w:ins w:id="1005" w:author="owner" w:date="2018-06-04T13:43:00Z">
        <w:r w:rsidR="006D6722">
          <w:rPr>
            <w:bCs/>
            <w:sz w:val="24"/>
            <w:szCs w:val="24"/>
          </w:rPr>
          <w:t xml:space="preserve">. </w:t>
        </w:r>
      </w:ins>
      <w:ins w:id="1006" w:author="owner" w:date="2018-06-04T13:50:00Z">
        <w:r w:rsidR="00E449D0">
          <w:rPr>
            <w:bCs/>
            <w:sz w:val="24"/>
            <w:szCs w:val="24"/>
          </w:rPr>
          <w:t>How high is God’s love? As high as the heavens are abo</w:t>
        </w:r>
      </w:ins>
      <w:ins w:id="1007" w:author="owner" w:date="2018-06-04T13:51:00Z">
        <w:r w:rsidR="00E449D0">
          <w:rPr>
            <w:bCs/>
            <w:sz w:val="24"/>
            <w:szCs w:val="24"/>
          </w:rPr>
          <w:t>ve the earth</w:t>
        </w:r>
      </w:ins>
      <w:ins w:id="1008" w:author="owner" w:date="2018-06-04T13:56:00Z">
        <w:r w:rsidR="00E449D0">
          <w:rPr>
            <w:bCs/>
            <w:sz w:val="24"/>
            <w:szCs w:val="24"/>
          </w:rPr>
          <w:t xml:space="preserve"> and it’s deeper than </w:t>
        </w:r>
      </w:ins>
      <w:ins w:id="1009" w:author="owner" w:date="2018-06-04T13:57:00Z">
        <w:r w:rsidR="00E449D0">
          <w:rPr>
            <w:bCs/>
            <w:sz w:val="24"/>
            <w:szCs w:val="24"/>
          </w:rPr>
          <w:t>the sea</w:t>
        </w:r>
      </w:ins>
      <w:ins w:id="1010" w:author="owner" w:date="2018-06-04T13:59:00Z">
        <w:r w:rsidR="00CA7EFE">
          <w:rPr>
            <w:bCs/>
            <w:sz w:val="24"/>
            <w:szCs w:val="24"/>
          </w:rPr>
          <w:t xml:space="preserve"> (Psalm 36:5-9)</w:t>
        </w:r>
      </w:ins>
      <w:ins w:id="1011" w:author="owner" w:date="2018-06-04T13:57:00Z">
        <w:r w:rsidR="00CA7EFE">
          <w:rPr>
            <w:bCs/>
            <w:sz w:val="24"/>
            <w:szCs w:val="24"/>
          </w:rPr>
          <w:t>.</w:t>
        </w:r>
      </w:ins>
      <w:ins w:id="1012" w:author="owner" w:date="2018-06-04T14:59:00Z">
        <w:r>
          <w:rPr>
            <w:bCs/>
            <w:sz w:val="24"/>
            <w:szCs w:val="24"/>
          </w:rPr>
          <w:t xml:space="preserve"> </w:t>
        </w:r>
      </w:ins>
      <w:r w:rsidR="001A316B">
        <w:rPr>
          <w:bCs/>
          <w:sz w:val="24"/>
          <w:szCs w:val="24"/>
        </w:rPr>
        <w:t>Yes,</w:t>
      </w:r>
      <w:del w:id="1013" w:author="owner" w:date="2018-06-04T14:05:00Z">
        <w:r w:rsidR="001A316B" w:rsidRPr="005D7058" w:rsidDel="00CA7EFE">
          <w:rPr>
            <w:bCs/>
            <w:sz w:val="24"/>
            <w:szCs w:val="24"/>
          </w:rPr>
          <w:delText xml:space="preserve"> </w:delText>
        </w:r>
      </w:del>
      <w:ins w:id="1014" w:author="owner" w:date="2018-06-04T14:11:00Z">
        <w:r w:rsidR="00B85B4A">
          <w:rPr>
            <w:bCs/>
            <w:sz w:val="24"/>
            <w:szCs w:val="24"/>
          </w:rPr>
          <w:t xml:space="preserve"> </w:t>
        </w:r>
      </w:ins>
      <w:r w:rsidR="001A316B" w:rsidRPr="005D7058">
        <w:rPr>
          <w:sz w:val="24"/>
          <w:szCs w:val="24"/>
        </w:rPr>
        <w:t xml:space="preserve">“Jesus loves me, this I know, for the Bible </w:t>
      </w:r>
      <w:del w:id="1015" w:author="virginia porter" w:date="2018-05-07T21:00:00Z">
        <w:r w:rsidR="0039677C" w:rsidDel="006A24FD">
          <w:rPr>
            <w:noProof/>
            <w:sz w:val="24"/>
            <w:szCs w:val="24"/>
          </w:rPr>
          <mc:AlternateContent>
            <mc:Choice Requires="wps">
              <w:drawing>
                <wp:anchor distT="0" distB="0" distL="114300" distR="114300" simplePos="0" relativeHeight="251675136" behindDoc="0" locked="0" layoutInCell="1" allowOverlap="1" wp14:anchorId="3D1BC4F5" wp14:editId="7C6C03AF">
                  <wp:simplePos x="0" y="0"/>
                  <wp:positionH relativeFrom="column">
                    <wp:posOffset>2781300</wp:posOffset>
                  </wp:positionH>
                  <wp:positionV relativeFrom="paragraph">
                    <wp:posOffset>200660</wp:posOffset>
                  </wp:positionV>
                  <wp:extent cx="314325" cy="180975"/>
                  <wp:effectExtent l="19050" t="0" r="47625" b="47625"/>
                  <wp:wrapNone/>
                  <wp:docPr id="9" name="Heart 9"/>
                  <wp:cNvGraphicFramePr/>
                  <a:graphic xmlns:a="http://schemas.openxmlformats.org/drawingml/2006/main">
                    <a:graphicData uri="http://schemas.microsoft.com/office/word/2010/wordprocessingShape">
                      <wps:wsp>
                        <wps:cNvSpPr/>
                        <wps:spPr>
                          <a:xfrm>
                            <a:off x="0" y="0"/>
                            <a:ext cx="314325" cy="180975"/>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AE419" id="Heart 9" o:spid="_x0000_s1026" style="position:absolute;margin-left:219pt;margin-top:15.8pt;width:24.75pt;height:14.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c5hQIAAGkFAAAOAAAAZHJzL2Uyb0RvYy54bWysVEtv2zAMvg/YfxB0X22nydoEdYqgRbYB&#10;RVusHXpWZCk2IIsapbz260fJjht0xQ7DfJBJkfz4EMmr631r2Fahb8CWvDjLOVNWQtXYdcl/PC8/&#10;XXLmg7CVMGBVyQ/K8+v5xw9XOzdTI6jBVAoZgVg/27mS1yG4WZZ5WatW+DNwypJQA7YiEIvrrEKx&#10;I/TWZKM8/5ztACuHIJX3dHvbCfk84WutZHjQ2qvATMkptpBOTOcqntn8SszWKFzdyD4M8Q9RtKKx&#10;5HSAuhVBsA02f0C1jUTwoMOZhDYDrRupUg6UTZG/yeapFk6lXKg43g1l8v8PVt5vH5E1VcmnnFnR&#10;0hN9VQIDm8bS7JyfkcaTe8Se80TGPPca2/inDNg+lfMwlFPtA5N0eV6Mz0cTziSJist8ejGJmNmr&#10;sUMfvihoWSQop+g4VVFs73zodI860ZkH01TLxpjE4Hp1Y5BtBT3tcpnT18OfqGUxgy7mRIWDUdHY&#10;2O9KU9oU5Sh5TA2nBjwhpbKh6ES1qFTnZnLqJbZotEgpJcCIrCm8AbsHOGp2IEfsLr9eP5qq1K+D&#10;cf63wDrjwSJ5BhsG47axgO8BGMqq99zpU/gnpYnkCqoDNQVCNy3eyWVDD3QnfHgUSONBg0QjHx7o&#10;0AZ2JYee4qwG/PXefdSnFyYpZzsat5L7nxuBijPzzVI/T4vxOM5nYsaTixExeCpZnUrspr0BevaC&#10;louTiYz6wRxJjdC+0GZYRK8kElaS75LLgEfmJnRrgHaLVItFUqOZdCLc2ScnI3isauy/5/2LQNd3&#10;aaD2vofjaIrZm17tdKOlhcUmgG5SI7/Wta83zXNqnH73xIVxyiet1w05/w0AAP//AwBQSwMEFAAG&#10;AAgAAAAhAMxOPijfAAAACQEAAA8AAABkcnMvZG93bnJldi54bWxMjzFvgzAUhPdK/Q/Wq9StsWko&#10;QRQTRZEqVc1U0qWbwS+Agp8RNoT8+7pTMp7udPddvl1Mz2YcXWdJQrQSwJBqqztqJPwcP15SYM4r&#10;0qq3hBKu6GBbPD7kKtP2Qt84l75hoYRcpiS03g8Z565u0Si3sgNS8E52NMoHOTZcj+oSyk3PX4VI&#10;uFEdhYVWDbhvsT6Xk5FwUAfxhdd0szvF5ec8ueFc7X+lfH5adu/APC7+FoZ//IAORWCq7ETasV5C&#10;vE7DFy9hHSXAQiBON2/AKgmJiIAXOb9/UPwBAAD//wMAUEsBAi0AFAAGAAgAAAAhALaDOJL+AAAA&#10;4QEAABMAAAAAAAAAAAAAAAAAAAAAAFtDb250ZW50X1R5cGVzXS54bWxQSwECLQAUAAYACAAAACEA&#10;OP0h/9YAAACUAQAACwAAAAAAAAAAAAAAAAAvAQAAX3JlbHMvLnJlbHNQSwECLQAUAAYACAAAACEA&#10;aum3OYUCAABpBQAADgAAAAAAAAAAAAAAAAAuAgAAZHJzL2Uyb0RvYy54bWxQSwECLQAUAAYACAAA&#10;ACEAzE4+KN8AAAAJAQAADwAAAAAAAAAAAAAAAADfBAAAZHJzL2Rvd25yZXYueG1sUEsFBgAAAAAE&#10;AAQA8wAAAOsFAAAAAA==&#10;" path="m157163,45244v65484,-105569,320873,,,135731c-163711,45244,91678,-60325,157163,45244xe" fillcolor="red" strokecolor="#1f4d78 [1604]" strokeweight="1pt">
                  <v:stroke joinstyle="miter"/>
                  <v:path arrowok="t" o:connecttype="custom" o:connectlocs="157163,45244;157163,180975;157163,45244" o:connectangles="0,0,0"/>
                </v:shape>
              </w:pict>
            </mc:Fallback>
          </mc:AlternateContent>
        </w:r>
      </w:del>
      <w:r w:rsidR="001A316B" w:rsidRPr="005D7058">
        <w:rPr>
          <w:sz w:val="24"/>
          <w:szCs w:val="24"/>
        </w:rPr>
        <w:t xml:space="preserve">tells me so.” </w:t>
      </w:r>
      <w:r w:rsidR="001A316B">
        <w:rPr>
          <w:sz w:val="24"/>
          <w:szCs w:val="24"/>
        </w:rPr>
        <w:t>These</w:t>
      </w:r>
      <w:r w:rsidR="001A316B" w:rsidRPr="005D7058">
        <w:rPr>
          <w:sz w:val="24"/>
          <w:szCs w:val="24"/>
        </w:rPr>
        <w:t xml:space="preserve"> lyrics come straight from </w:t>
      </w:r>
      <w:del w:id="1016" w:author="owner" w:date="2018-06-04T14:59:00Z">
        <w:r w:rsidR="001A316B" w:rsidDel="000C179D">
          <w:rPr>
            <w:sz w:val="24"/>
            <w:szCs w:val="24"/>
          </w:rPr>
          <w:delText xml:space="preserve">the </w:delText>
        </w:r>
      </w:del>
      <w:ins w:id="1017" w:author="owner" w:date="2018-06-04T14:58:00Z">
        <w:r>
          <w:rPr>
            <w:sz w:val="24"/>
            <w:szCs w:val="24"/>
          </w:rPr>
          <w:t xml:space="preserve">God’s </w:t>
        </w:r>
      </w:ins>
      <w:del w:id="1018" w:author="owner" w:date="2018-06-04T14:58:00Z">
        <w:r w:rsidR="001A316B" w:rsidDel="000C179D">
          <w:rPr>
            <w:sz w:val="24"/>
            <w:szCs w:val="24"/>
          </w:rPr>
          <w:delText xml:space="preserve">Bible –His </w:delText>
        </w:r>
      </w:del>
      <w:r w:rsidR="001A316B">
        <w:rPr>
          <w:sz w:val="24"/>
          <w:szCs w:val="24"/>
        </w:rPr>
        <w:t>love letter… and it’s written in red</w:t>
      </w:r>
      <w:r w:rsidR="001A316B" w:rsidRPr="005D7058">
        <w:rPr>
          <w:sz w:val="24"/>
          <w:szCs w:val="24"/>
        </w:rPr>
        <w:t>.</w:t>
      </w:r>
      <w:r w:rsidR="001A316B">
        <w:rPr>
          <w:sz w:val="24"/>
          <w:szCs w:val="24"/>
        </w:rPr>
        <w:t xml:space="preserve"> </w:t>
      </w:r>
      <w:r w:rsidR="00A20AF9">
        <w:rPr>
          <w:sz w:val="24"/>
          <w:szCs w:val="24"/>
        </w:rPr>
        <w:t xml:space="preserve">Oh, don’t forget to draw a heart around it! </w:t>
      </w:r>
    </w:p>
    <w:p w14:paraId="1288028B" w14:textId="246725C5" w:rsidR="00C63471" w:rsidRPr="00C63471" w:rsidDel="000C179D" w:rsidRDefault="00C63471" w:rsidP="00C63471">
      <w:pPr>
        <w:spacing w:after="0" w:line="240" w:lineRule="auto"/>
        <w:jc w:val="center"/>
        <w:rPr>
          <w:moveFrom w:id="1019" w:author="owner" w:date="2018-06-04T14:58:00Z"/>
          <w:rFonts w:asciiTheme="minorHAnsi" w:eastAsiaTheme="minorEastAsia" w:hAnsiTheme="minorHAnsi" w:cstheme="minorHAnsi"/>
          <w:b/>
          <w:bCs/>
          <w:sz w:val="24"/>
          <w:szCs w:val="24"/>
        </w:rPr>
      </w:pPr>
      <w:moveFromRangeStart w:id="1020" w:author="owner" w:date="2018-06-04T14:58:00Z" w:name="move515887662"/>
      <w:moveFrom w:id="1021" w:author="owner" w:date="2018-06-04T14:58:00Z">
        <w:r w:rsidDel="000C179D">
          <w:rPr>
            <w:rFonts w:asciiTheme="minorHAnsi" w:eastAsiaTheme="minorEastAsia" w:hAnsiTheme="minorHAnsi" w:cstheme="minorHAnsi"/>
            <w:b/>
            <w:bCs/>
            <w:sz w:val="24"/>
            <w:szCs w:val="24"/>
          </w:rPr>
          <w:t xml:space="preserve">1 </w:t>
        </w:r>
        <w:r w:rsidRPr="00C63471" w:rsidDel="000C179D">
          <w:rPr>
            <w:rFonts w:asciiTheme="minorHAnsi" w:eastAsiaTheme="minorEastAsia" w:hAnsiTheme="minorHAnsi" w:cstheme="minorHAnsi"/>
            <w:b/>
            <w:bCs/>
            <w:sz w:val="24"/>
            <w:szCs w:val="24"/>
          </w:rPr>
          <w:t>John 4:10</w:t>
        </w:r>
      </w:moveFrom>
    </w:p>
    <w:p w14:paraId="06D64559" w14:textId="2C678BE1" w:rsidR="00C63471" w:rsidDel="000C179D" w:rsidRDefault="00C63471" w:rsidP="00C63471">
      <w:pPr>
        <w:spacing w:after="0" w:line="240" w:lineRule="auto"/>
        <w:jc w:val="center"/>
        <w:rPr>
          <w:moveFrom w:id="1022" w:author="owner" w:date="2018-06-04T14:58:00Z"/>
          <w:rStyle w:val="netverse"/>
          <w:b/>
          <w:i/>
          <w:sz w:val="24"/>
          <w:szCs w:val="24"/>
          <w:lang w:val="en"/>
        </w:rPr>
      </w:pPr>
      <w:moveFrom w:id="1023" w:author="owner" w:date="2018-06-04T14:58:00Z">
        <w:r w:rsidRPr="00C63471" w:rsidDel="000C179D">
          <w:rPr>
            <w:rStyle w:val="s"/>
            <w:b/>
            <w:i/>
            <w:sz w:val="24"/>
            <w:szCs w:val="24"/>
            <w:lang w:val="en"/>
          </w:rPr>
          <w:t>In</w:t>
        </w:r>
        <w:r w:rsidRPr="00C63471" w:rsidDel="000C179D">
          <w:rPr>
            <w:rStyle w:val="netverse"/>
            <w:b/>
            <w:i/>
            <w:sz w:val="24"/>
            <w:szCs w:val="24"/>
            <w:lang w:val="en"/>
          </w:rPr>
          <w:t xml:space="preserve"> </w:t>
        </w:r>
        <w:r w:rsidRPr="00C63471" w:rsidDel="000C179D">
          <w:rPr>
            <w:rStyle w:val="s"/>
            <w:b/>
            <w:i/>
            <w:sz w:val="24"/>
            <w:szCs w:val="24"/>
            <w:lang w:val="en"/>
          </w:rPr>
          <w:t>this</w:t>
        </w:r>
        <w:r w:rsidRPr="00C63471" w:rsidDel="000C179D">
          <w:rPr>
            <w:rStyle w:val="netverse"/>
            <w:b/>
            <w:i/>
            <w:sz w:val="24"/>
            <w:szCs w:val="24"/>
            <w:lang w:val="en"/>
          </w:rPr>
          <w:t xml:space="preserve"> </w:t>
        </w:r>
        <w:r w:rsidRPr="00C63471" w:rsidDel="000C179D">
          <w:rPr>
            <w:rStyle w:val="s"/>
            <w:b/>
            <w:i/>
            <w:sz w:val="24"/>
            <w:szCs w:val="24"/>
            <w:lang w:val="en"/>
          </w:rPr>
          <w:t>is</w:t>
        </w:r>
        <w:r w:rsidRPr="00C63471" w:rsidDel="000C179D">
          <w:rPr>
            <w:rStyle w:val="netverse"/>
            <w:b/>
            <w:i/>
            <w:sz w:val="24"/>
            <w:szCs w:val="24"/>
            <w:lang w:val="en"/>
          </w:rPr>
          <w:t xml:space="preserve"> </w:t>
        </w:r>
        <w:r w:rsidRPr="00C63471" w:rsidDel="000C179D">
          <w:rPr>
            <w:rStyle w:val="s"/>
            <w:b/>
            <w:i/>
            <w:sz w:val="24"/>
            <w:szCs w:val="24"/>
            <w:lang w:val="en"/>
          </w:rPr>
          <w:t>love: not</w:t>
        </w:r>
        <w:r w:rsidRPr="00C63471" w:rsidDel="000C179D">
          <w:rPr>
            <w:rStyle w:val="netverse"/>
            <w:b/>
            <w:i/>
            <w:sz w:val="24"/>
            <w:szCs w:val="24"/>
            <w:lang w:val="en"/>
          </w:rPr>
          <w:t xml:space="preserve"> </w:t>
        </w:r>
        <w:r w:rsidRPr="00C63471" w:rsidDel="000C179D">
          <w:rPr>
            <w:rStyle w:val="s"/>
            <w:b/>
            <w:i/>
            <w:sz w:val="24"/>
            <w:szCs w:val="24"/>
            <w:lang w:val="en"/>
          </w:rPr>
          <w:t>that</w:t>
        </w:r>
        <w:r w:rsidRPr="00C63471" w:rsidDel="000C179D">
          <w:rPr>
            <w:rStyle w:val="netverse"/>
            <w:b/>
            <w:i/>
            <w:sz w:val="24"/>
            <w:szCs w:val="24"/>
            <w:vertAlign w:val="superscript"/>
            <w:lang w:val="en"/>
          </w:rPr>
          <w:t> </w:t>
        </w:r>
        <w:r w:rsidRPr="00C63471" w:rsidDel="000C179D">
          <w:rPr>
            <w:rStyle w:val="s"/>
            <w:b/>
            <w:i/>
            <w:sz w:val="24"/>
            <w:szCs w:val="24"/>
            <w:lang w:val="en"/>
          </w:rPr>
          <w:t>we</w:t>
        </w:r>
        <w:r w:rsidRPr="00C63471" w:rsidDel="000C179D">
          <w:rPr>
            <w:rStyle w:val="netverse"/>
            <w:b/>
            <w:i/>
            <w:sz w:val="24"/>
            <w:szCs w:val="24"/>
            <w:lang w:val="en"/>
          </w:rPr>
          <w:t xml:space="preserve"> </w:t>
        </w:r>
        <w:r w:rsidRPr="00C63471" w:rsidDel="000C179D">
          <w:rPr>
            <w:rStyle w:val="s"/>
            <w:b/>
            <w:i/>
            <w:sz w:val="24"/>
            <w:szCs w:val="24"/>
            <w:lang w:val="en"/>
          </w:rPr>
          <w:t>have loved</w:t>
        </w:r>
        <w:r w:rsidRPr="00C63471" w:rsidDel="000C179D">
          <w:rPr>
            <w:rStyle w:val="netverse"/>
            <w:b/>
            <w:i/>
            <w:sz w:val="24"/>
            <w:szCs w:val="24"/>
            <w:lang w:val="en"/>
          </w:rPr>
          <w:t xml:space="preserve"> </w:t>
        </w:r>
        <w:r w:rsidRPr="00C63471" w:rsidDel="000C179D">
          <w:rPr>
            <w:rStyle w:val="s"/>
            <w:b/>
            <w:i/>
            <w:sz w:val="24"/>
            <w:szCs w:val="24"/>
            <w:lang w:val="en"/>
          </w:rPr>
          <w:t>God</w:t>
        </w:r>
        <w:r w:rsidRPr="00C63471" w:rsidDel="000C179D">
          <w:rPr>
            <w:rStyle w:val="netverse"/>
            <w:b/>
            <w:i/>
            <w:sz w:val="24"/>
            <w:szCs w:val="24"/>
            <w:lang w:val="en"/>
          </w:rPr>
          <w:t xml:space="preserve">, </w:t>
        </w:r>
        <w:r w:rsidRPr="00C63471" w:rsidDel="000C179D">
          <w:rPr>
            <w:rStyle w:val="s"/>
            <w:b/>
            <w:i/>
            <w:sz w:val="24"/>
            <w:szCs w:val="24"/>
            <w:lang w:val="en"/>
          </w:rPr>
          <w:t>but</w:t>
        </w:r>
        <w:r w:rsidRPr="00C63471" w:rsidDel="000C179D">
          <w:rPr>
            <w:rStyle w:val="netverse"/>
            <w:b/>
            <w:i/>
            <w:sz w:val="24"/>
            <w:szCs w:val="24"/>
            <w:lang w:val="en"/>
          </w:rPr>
          <w:t xml:space="preserve"> </w:t>
        </w:r>
        <w:r w:rsidRPr="00C63471" w:rsidDel="000C179D">
          <w:rPr>
            <w:rStyle w:val="s"/>
            <w:b/>
            <w:i/>
            <w:sz w:val="24"/>
            <w:szCs w:val="24"/>
            <w:lang w:val="en"/>
          </w:rPr>
          <w:t>that</w:t>
        </w:r>
        <w:r w:rsidRPr="00C63471" w:rsidDel="000C179D">
          <w:rPr>
            <w:rStyle w:val="netverse"/>
            <w:b/>
            <w:i/>
            <w:sz w:val="24"/>
            <w:szCs w:val="24"/>
            <w:lang w:val="en"/>
          </w:rPr>
          <w:t xml:space="preserve"> </w:t>
        </w:r>
        <w:r w:rsidRPr="00C63471" w:rsidDel="000C179D">
          <w:rPr>
            <w:rStyle w:val="s"/>
            <w:b/>
            <w:i/>
            <w:sz w:val="24"/>
            <w:szCs w:val="24"/>
            <w:lang w:val="en"/>
          </w:rPr>
          <w:t>he</w:t>
        </w:r>
        <w:r w:rsidRPr="00C63471" w:rsidDel="000C179D">
          <w:rPr>
            <w:rStyle w:val="netverse"/>
            <w:b/>
            <w:i/>
            <w:sz w:val="24"/>
            <w:szCs w:val="24"/>
            <w:lang w:val="en"/>
          </w:rPr>
          <w:t xml:space="preserve"> </w:t>
        </w:r>
        <w:r w:rsidRPr="00C63471" w:rsidDel="000C179D">
          <w:rPr>
            <w:rStyle w:val="s"/>
            <w:b/>
            <w:i/>
            <w:sz w:val="24"/>
            <w:szCs w:val="24"/>
            <w:lang w:val="en"/>
          </w:rPr>
          <w:t>loved</w:t>
        </w:r>
        <w:r w:rsidRPr="00C63471" w:rsidDel="000C179D">
          <w:rPr>
            <w:rStyle w:val="netverse"/>
            <w:b/>
            <w:i/>
            <w:sz w:val="24"/>
            <w:szCs w:val="24"/>
            <w:lang w:val="en"/>
          </w:rPr>
          <w:t xml:space="preserve"> </w:t>
        </w:r>
        <w:r w:rsidRPr="00C63471" w:rsidDel="000C179D">
          <w:rPr>
            <w:rStyle w:val="s"/>
            <w:b/>
            <w:i/>
            <w:sz w:val="24"/>
            <w:szCs w:val="24"/>
            <w:lang w:val="en"/>
          </w:rPr>
          <w:t>us</w:t>
        </w:r>
        <w:r w:rsidRPr="00C63471" w:rsidDel="000C179D">
          <w:rPr>
            <w:rStyle w:val="netverse"/>
            <w:b/>
            <w:i/>
            <w:sz w:val="24"/>
            <w:szCs w:val="24"/>
            <w:lang w:val="en"/>
          </w:rPr>
          <w:t xml:space="preserve"> </w:t>
        </w:r>
        <w:r w:rsidRPr="00C63471" w:rsidDel="000C179D">
          <w:rPr>
            <w:rStyle w:val="s"/>
            <w:b/>
            <w:i/>
            <w:sz w:val="24"/>
            <w:szCs w:val="24"/>
            <w:lang w:val="en"/>
          </w:rPr>
          <w:t>and</w:t>
        </w:r>
        <w:r w:rsidRPr="00C63471" w:rsidDel="000C179D">
          <w:rPr>
            <w:rStyle w:val="netverse"/>
            <w:b/>
            <w:i/>
            <w:sz w:val="24"/>
            <w:szCs w:val="24"/>
            <w:lang w:val="en"/>
          </w:rPr>
          <w:t xml:space="preserve"> </w:t>
        </w:r>
        <w:r w:rsidRPr="00C63471" w:rsidDel="000C179D">
          <w:rPr>
            <w:rStyle w:val="s"/>
            <w:b/>
            <w:i/>
            <w:sz w:val="24"/>
            <w:szCs w:val="24"/>
            <w:lang w:val="en"/>
          </w:rPr>
          <w:t>sent</w:t>
        </w:r>
        <w:r w:rsidRPr="00C63471" w:rsidDel="000C179D">
          <w:rPr>
            <w:rStyle w:val="netverse"/>
            <w:b/>
            <w:i/>
            <w:sz w:val="24"/>
            <w:szCs w:val="24"/>
            <w:lang w:val="en"/>
          </w:rPr>
          <w:t xml:space="preserve"> </w:t>
        </w:r>
        <w:r w:rsidRPr="00C63471" w:rsidDel="000C179D">
          <w:rPr>
            <w:rStyle w:val="s"/>
            <w:b/>
            <w:i/>
            <w:sz w:val="24"/>
            <w:szCs w:val="24"/>
            <w:lang w:val="en"/>
          </w:rPr>
          <w:t>his</w:t>
        </w:r>
        <w:r w:rsidRPr="00C63471" w:rsidDel="000C179D">
          <w:rPr>
            <w:rStyle w:val="netverse"/>
            <w:b/>
            <w:i/>
            <w:sz w:val="24"/>
            <w:szCs w:val="24"/>
            <w:lang w:val="en"/>
          </w:rPr>
          <w:t xml:space="preserve"> </w:t>
        </w:r>
        <w:r w:rsidRPr="00C63471" w:rsidDel="000C179D">
          <w:rPr>
            <w:rStyle w:val="s"/>
            <w:b/>
            <w:i/>
            <w:sz w:val="24"/>
            <w:szCs w:val="24"/>
            <w:lang w:val="en"/>
          </w:rPr>
          <w:t>Son</w:t>
        </w:r>
        <w:r w:rsidRPr="00C63471" w:rsidDel="000C179D">
          <w:rPr>
            <w:rStyle w:val="netverse"/>
            <w:b/>
            <w:i/>
            <w:sz w:val="24"/>
            <w:szCs w:val="24"/>
            <w:lang w:val="en"/>
          </w:rPr>
          <w:t xml:space="preserve"> </w:t>
        </w:r>
        <w:r w:rsidRPr="00C63471" w:rsidDel="000C179D">
          <w:rPr>
            <w:rStyle w:val="s"/>
            <w:b/>
            <w:i/>
            <w:sz w:val="24"/>
            <w:szCs w:val="24"/>
            <w:lang w:val="en"/>
          </w:rPr>
          <w:t>to be the atoning sacrifice</w:t>
        </w:r>
        <w:r w:rsidRPr="00C63471" w:rsidDel="000C179D">
          <w:rPr>
            <w:rStyle w:val="netverse"/>
            <w:b/>
            <w:i/>
            <w:sz w:val="24"/>
            <w:szCs w:val="24"/>
            <w:lang w:val="en"/>
          </w:rPr>
          <w:t xml:space="preserve"> </w:t>
        </w:r>
        <w:r w:rsidRPr="00C63471" w:rsidDel="000C179D">
          <w:rPr>
            <w:rStyle w:val="s"/>
            <w:b/>
            <w:i/>
            <w:sz w:val="24"/>
            <w:szCs w:val="24"/>
            <w:lang w:val="en"/>
          </w:rPr>
          <w:t>for</w:t>
        </w:r>
        <w:r w:rsidRPr="00C63471" w:rsidDel="000C179D">
          <w:rPr>
            <w:rStyle w:val="netverse"/>
            <w:b/>
            <w:i/>
            <w:sz w:val="24"/>
            <w:szCs w:val="24"/>
            <w:lang w:val="en"/>
          </w:rPr>
          <w:t xml:space="preserve"> </w:t>
        </w:r>
        <w:r w:rsidRPr="00C63471" w:rsidDel="000C179D">
          <w:rPr>
            <w:rStyle w:val="s"/>
            <w:b/>
            <w:i/>
            <w:sz w:val="24"/>
            <w:szCs w:val="24"/>
            <w:lang w:val="en"/>
          </w:rPr>
          <w:t>our</w:t>
        </w:r>
        <w:r w:rsidRPr="00C63471" w:rsidDel="000C179D">
          <w:rPr>
            <w:rStyle w:val="netverse"/>
            <w:b/>
            <w:i/>
            <w:sz w:val="24"/>
            <w:szCs w:val="24"/>
            <w:lang w:val="en"/>
          </w:rPr>
          <w:t xml:space="preserve"> </w:t>
        </w:r>
        <w:r w:rsidRPr="00C63471" w:rsidDel="000C179D">
          <w:rPr>
            <w:rStyle w:val="s"/>
            <w:b/>
            <w:i/>
            <w:sz w:val="24"/>
            <w:szCs w:val="24"/>
            <w:lang w:val="en"/>
          </w:rPr>
          <w:t>sins</w:t>
        </w:r>
        <w:r w:rsidRPr="00C63471" w:rsidDel="000C179D">
          <w:rPr>
            <w:rStyle w:val="netverse"/>
            <w:b/>
            <w:i/>
            <w:sz w:val="24"/>
            <w:szCs w:val="24"/>
            <w:lang w:val="en"/>
          </w:rPr>
          <w:t>.</w:t>
        </w:r>
      </w:moveFrom>
    </w:p>
    <w:p w14:paraId="652F194F" w14:textId="1B6E0A23" w:rsidR="00C63471" w:rsidDel="000C179D" w:rsidRDefault="00C63471" w:rsidP="00C63471">
      <w:pPr>
        <w:spacing w:after="0" w:line="240" w:lineRule="auto"/>
        <w:jc w:val="center"/>
        <w:rPr>
          <w:moveFrom w:id="1024" w:author="owner" w:date="2018-06-04T14:58:00Z"/>
          <w:rStyle w:val="netverse"/>
          <w:b/>
          <w:i/>
          <w:sz w:val="24"/>
          <w:szCs w:val="24"/>
          <w:lang w:val="en"/>
        </w:rPr>
      </w:pPr>
    </w:p>
    <w:moveFromRangeEnd w:id="1020"/>
    <w:p w14:paraId="5AEACB75" w14:textId="77777777" w:rsidR="00C63471" w:rsidRDefault="00C63471" w:rsidP="00C63471">
      <w:pPr>
        <w:spacing w:after="0" w:line="240" w:lineRule="auto"/>
        <w:jc w:val="center"/>
        <w:rPr>
          <w:rStyle w:val="netverse"/>
          <w:b/>
          <w:i/>
          <w:sz w:val="24"/>
          <w:szCs w:val="24"/>
          <w:lang w:val="en"/>
        </w:rPr>
      </w:pPr>
    </w:p>
    <w:p w14:paraId="7C8C2696" w14:textId="77777777" w:rsidR="00F92235" w:rsidRDefault="00F92235" w:rsidP="00C63471">
      <w:pPr>
        <w:spacing w:after="0" w:line="240" w:lineRule="auto"/>
        <w:jc w:val="center"/>
        <w:rPr>
          <w:rStyle w:val="netverse"/>
          <w:b/>
          <w:i/>
          <w:sz w:val="24"/>
          <w:szCs w:val="24"/>
          <w:lang w:val="en"/>
        </w:rPr>
      </w:pPr>
    </w:p>
    <w:p w14:paraId="27B13597" w14:textId="77777777" w:rsidR="00F92235" w:rsidRDefault="00F92235" w:rsidP="00C63471">
      <w:pPr>
        <w:spacing w:after="0" w:line="240" w:lineRule="auto"/>
        <w:jc w:val="center"/>
        <w:rPr>
          <w:rStyle w:val="netverse"/>
          <w:b/>
          <w:i/>
          <w:sz w:val="24"/>
          <w:szCs w:val="24"/>
          <w:lang w:val="en"/>
        </w:rPr>
      </w:pPr>
    </w:p>
    <w:p w14:paraId="5461A750" w14:textId="77777777" w:rsidR="00F92235" w:rsidRDefault="00F92235" w:rsidP="00C63471">
      <w:pPr>
        <w:spacing w:after="0" w:line="240" w:lineRule="auto"/>
        <w:jc w:val="center"/>
        <w:rPr>
          <w:rStyle w:val="netverse"/>
          <w:b/>
          <w:i/>
          <w:sz w:val="24"/>
          <w:szCs w:val="24"/>
          <w:lang w:val="en"/>
        </w:rPr>
      </w:pPr>
    </w:p>
    <w:p w14:paraId="415C9083" w14:textId="77777777" w:rsidR="00F92235" w:rsidRDefault="00F92235" w:rsidP="00C63471">
      <w:pPr>
        <w:spacing w:after="0" w:line="240" w:lineRule="auto"/>
        <w:jc w:val="center"/>
        <w:rPr>
          <w:rStyle w:val="netverse"/>
          <w:b/>
          <w:i/>
          <w:sz w:val="24"/>
          <w:szCs w:val="24"/>
          <w:lang w:val="en"/>
        </w:rPr>
      </w:pPr>
    </w:p>
    <w:p w14:paraId="1720D360" w14:textId="77777777" w:rsidR="00F92235" w:rsidRDefault="00F92235" w:rsidP="00C63471">
      <w:pPr>
        <w:spacing w:after="0" w:line="240" w:lineRule="auto"/>
        <w:jc w:val="center"/>
        <w:rPr>
          <w:rStyle w:val="netverse"/>
          <w:b/>
          <w:i/>
          <w:sz w:val="24"/>
          <w:szCs w:val="24"/>
          <w:lang w:val="en"/>
        </w:rPr>
      </w:pPr>
    </w:p>
    <w:p w14:paraId="6159BEEC" w14:textId="36EB8C47" w:rsidR="00F92235" w:rsidDel="000C179D" w:rsidRDefault="00F92235" w:rsidP="00C63471">
      <w:pPr>
        <w:spacing w:after="0" w:line="240" w:lineRule="auto"/>
        <w:jc w:val="center"/>
        <w:rPr>
          <w:del w:id="1025" w:author="owner" w:date="2018-06-04T14:55:00Z"/>
          <w:rStyle w:val="netverse"/>
          <w:b/>
          <w:i/>
          <w:sz w:val="24"/>
          <w:szCs w:val="24"/>
          <w:lang w:val="en"/>
        </w:rPr>
      </w:pPr>
    </w:p>
    <w:p w14:paraId="4AFE54A7" w14:textId="05714302" w:rsidR="00F92235" w:rsidDel="000C179D" w:rsidRDefault="00F92235" w:rsidP="00C63471">
      <w:pPr>
        <w:spacing w:after="0" w:line="240" w:lineRule="auto"/>
        <w:jc w:val="center"/>
        <w:rPr>
          <w:del w:id="1026" w:author="owner" w:date="2018-06-04T14:55:00Z"/>
          <w:rStyle w:val="netverse"/>
          <w:b/>
          <w:i/>
          <w:sz w:val="24"/>
          <w:szCs w:val="24"/>
          <w:lang w:val="en"/>
        </w:rPr>
      </w:pPr>
    </w:p>
    <w:p w14:paraId="1A025A3F" w14:textId="65245494" w:rsidR="00F92235" w:rsidDel="000C179D" w:rsidRDefault="00F92235" w:rsidP="00C63471">
      <w:pPr>
        <w:spacing w:after="0" w:line="240" w:lineRule="auto"/>
        <w:jc w:val="center"/>
        <w:rPr>
          <w:del w:id="1027" w:author="owner" w:date="2018-06-04T14:55:00Z"/>
          <w:rStyle w:val="netverse"/>
          <w:b/>
          <w:i/>
          <w:sz w:val="24"/>
          <w:szCs w:val="24"/>
          <w:lang w:val="en"/>
        </w:rPr>
      </w:pPr>
    </w:p>
    <w:p w14:paraId="674CD29D" w14:textId="3DCD9C17" w:rsidR="00F92235" w:rsidDel="000C179D" w:rsidRDefault="00F92235" w:rsidP="00C63471">
      <w:pPr>
        <w:spacing w:after="0" w:line="240" w:lineRule="auto"/>
        <w:jc w:val="center"/>
        <w:rPr>
          <w:del w:id="1028" w:author="owner" w:date="2018-06-04T14:55:00Z"/>
          <w:rStyle w:val="netverse"/>
          <w:b/>
          <w:i/>
          <w:sz w:val="24"/>
          <w:szCs w:val="24"/>
          <w:lang w:val="en"/>
        </w:rPr>
      </w:pPr>
    </w:p>
    <w:p w14:paraId="0938C5ED" w14:textId="77777777" w:rsidR="00F92235" w:rsidRDefault="00F92235" w:rsidP="00C63471">
      <w:pPr>
        <w:spacing w:after="0" w:line="240" w:lineRule="auto"/>
        <w:jc w:val="center"/>
        <w:rPr>
          <w:rStyle w:val="netverse"/>
          <w:b/>
          <w:i/>
          <w:sz w:val="24"/>
          <w:szCs w:val="24"/>
          <w:lang w:val="en"/>
        </w:rPr>
      </w:pPr>
    </w:p>
    <w:p w14:paraId="620DD65C" w14:textId="3CF74E65" w:rsidR="00F92235" w:rsidDel="003C3B93" w:rsidRDefault="00F92235" w:rsidP="00C63471">
      <w:pPr>
        <w:spacing w:after="0" w:line="240" w:lineRule="auto"/>
        <w:jc w:val="center"/>
        <w:rPr>
          <w:del w:id="1029" w:author="virginia porter" w:date="2018-05-14T17:15:00Z"/>
          <w:rStyle w:val="netverse"/>
          <w:b/>
          <w:i/>
          <w:sz w:val="24"/>
          <w:szCs w:val="24"/>
          <w:lang w:val="en"/>
        </w:rPr>
      </w:pPr>
    </w:p>
    <w:p w14:paraId="47E56947" w14:textId="7687474A" w:rsidR="00F92235" w:rsidDel="003C3B93" w:rsidRDefault="00F92235" w:rsidP="00C63471">
      <w:pPr>
        <w:spacing w:after="0" w:line="240" w:lineRule="auto"/>
        <w:jc w:val="center"/>
        <w:rPr>
          <w:del w:id="1030" w:author="virginia porter" w:date="2018-05-14T17:15:00Z"/>
          <w:rStyle w:val="netverse"/>
          <w:b/>
          <w:i/>
          <w:sz w:val="24"/>
          <w:szCs w:val="24"/>
          <w:lang w:val="en"/>
        </w:rPr>
      </w:pPr>
    </w:p>
    <w:p w14:paraId="4704AB2C" w14:textId="3EC6D07A" w:rsidR="00F92235" w:rsidDel="003C3B93" w:rsidRDefault="00F92235" w:rsidP="00C63471">
      <w:pPr>
        <w:spacing w:after="0" w:line="240" w:lineRule="auto"/>
        <w:jc w:val="center"/>
        <w:rPr>
          <w:del w:id="1031" w:author="virginia porter" w:date="2018-05-14T17:15:00Z"/>
          <w:rStyle w:val="netverse"/>
          <w:b/>
          <w:i/>
          <w:sz w:val="24"/>
          <w:szCs w:val="24"/>
          <w:lang w:val="en"/>
        </w:rPr>
      </w:pPr>
    </w:p>
    <w:p w14:paraId="1927A3C8" w14:textId="6C38B60E" w:rsidR="00F92235" w:rsidDel="003C3B93" w:rsidRDefault="00F92235" w:rsidP="00C63471">
      <w:pPr>
        <w:spacing w:after="0" w:line="240" w:lineRule="auto"/>
        <w:jc w:val="center"/>
        <w:rPr>
          <w:del w:id="1032" w:author="virginia porter" w:date="2018-05-14T17:15:00Z"/>
          <w:rStyle w:val="netverse"/>
          <w:b/>
          <w:i/>
          <w:sz w:val="24"/>
          <w:szCs w:val="24"/>
          <w:lang w:val="en"/>
        </w:rPr>
      </w:pPr>
    </w:p>
    <w:p w14:paraId="20C2FF9B" w14:textId="56AD19D7" w:rsidR="0039677C" w:rsidDel="003C3B93" w:rsidRDefault="0039677C" w:rsidP="00C63471">
      <w:pPr>
        <w:spacing w:after="0" w:line="240" w:lineRule="auto"/>
        <w:jc w:val="center"/>
        <w:rPr>
          <w:del w:id="1033" w:author="virginia porter" w:date="2018-05-14T17:15:00Z"/>
          <w:rStyle w:val="netverse"/>
          <w:b/>
          <w:i/>
          <w:sz w:val="24"/>
          <w:szCs w:val="24"/>
          <w:lang w:val="en"/>
        </w:rPr>
      </w:pPr>
    </w:p>
    <w:p w14:paraId="73D4AFE0" w14:textId="49C53688" w:rsidR="0039677C" w:rsidDel="003C3B93" w:rsidRDefault="0039677C" w:rsidP="00C63471">
      <w:pPr>
        <w:spacing w:after="0" w:line="240" w:lineRule="auto"/>
        <w:jc w:val="center"/>
        <w:rPr>
          <w:del w:id="1034" w:author="virginia porter" w:date="2018-05-14T17:15:00Z"/>
          <w:rStyle w:val="netverse"/>
          <w:b/>
          <w:i/>
          <w:sz w:val="24"/>
          <w:szCs w:val="24"/>
          <w:lang w:val="en"/>
        </w:rPr>
      </w:pPr>
    </w:p>
    <w:p w14:paraId="416C2B05" w14:textId="6D145551" w:rsidR="0039677C" w:rsidDel="002D1E23" w:rsidRDefault="0039677C" w:rsidP="00C63471">
      <w:pPr>
        <w:spacing w:after="0" w:line="240" w:lineRule="auto"/>
        <w:jc w:val="center"/>
        <w:rPr>
          <w:del w:id="1035" w:author="virginia porter" w:date="2018-05-07T21:01:00Z"/>
          <w:rStyle w:val="netverse"/>
          <w:b/>
          <w:i/>
          <w:sz w:val="24"/>
          <w:szCs w:val="24"/>
          <w:lang w:val="en"/>
        </w:rPr>
      </w:pPr>
    </w:p>
    <w:p w14:paraId="6DBB4863" w14:textId="4019FDF6" w:rsidR="0039677C" w:rsidDel="002D1E23" w:rsidRDefault="0039677C" w:rsidP="00C63471">
      <w:pPr>
        <w:spacing w:after="0" w:line="240" w:lineRule="auto"/>
        <w:jc w:val="center"/>
        <w:rPr>
          <w:del w:id="1036" w:author="virginia porter" w:date="2018-05-07T21:01:00Z"/>
          <w:rStyle w:val="netverse"/>
          <w:b/>
          <w:i/>
          <w:sz w:val="24"/>
          <w:szCs w:val="24"/>
          <w:lang w:val="en"/>
        </w:rPr>
      </w:pPr>
    </w:p>
    <w:p w14:paraId="44D4FB8B" w14:textId="403091D2" w:rsidR="0039677C" w:rsidDel="002D1E23" w:rsidRDefault="0039677C" w:rsidP="00C63471">
      <w:pPr>
        <w:spacing w:after="0" w:line="240" w:lineRule="auto"/>
        <w:jc w:val="center"/>
        <w:rPr>
          <w:del w:id="1037" w:author="virginia porter" w:date="2018-05-07T21:01:00Z"/>
          <w:rStyle w:val="netverse"/>
          <w:b/>
          <w:i/>
          <w:sz w:val="24"/>
          <w:szCs w:val="24"/>
          <w:lang w:val="en"/>
        </w:rPr>
      </w:pPr>
    </w:p>
    <w:p w14:paraId="39C2EDD2" w14:textId="2256FBC2" w:rsidR="0039677C" w:rsidDel="002D1E23" w:rsidRDefault="0039677C" w:rsidP="00C63471">
      <w:pPr>
        <w:spacing w:after="0" w:line="240" w:lineRule="auto"/>
        <w:jc w:val="center"/>
        <w:rPr>
          <w:del w:id="1038" w:author="virginia porter" w:date="2018-05-07T21:01:00Z"/>
          <w:rStyle w:val="netverse"/>
          <w:b/>
          <w:i/>
          <w:sz w:val="24"/>
          <w:szCs w:val="24"/>
          <w:lang w:val="en"/>
        </w:rPr>
      </w:pPr>
    </w:p>
    <w:p w14:paraId="062A6177" w14:textId="7E050C7A" w:rsidR="0039677C" w:rsidDel="002D1E23" w:rsidRDefault="0039677C" w:rsidP="00C63471">
      <w:pPr>
        <w:spacing w:after="0" w:line="240" w:lineRule="auto"/>
        <w:jc w:val="center"/>
        <w:rPr>
          <w:del w:id="1039" w:author="virginia porter" w:date="2018-05-07T21:01:00Z"/>
          <w:rStyle w:val="netverse"/>
          <w:b/>
          <w:i/>
          <w:sz w:val="24"/>
          <w:szCs w:val="24"/>
          <w:lang w:val="en"/>
        </w:rPr>
      </w:pPr>
    </w:p>
    <w:p w14:paraId="22E9D358" w14:textId="22BC9DB5" w:rsidR="0039677C" w:rsidDel="002D1E23" w:rsidRDefault="0039677C" w:rsidP="00C63471">
      <w:pPr>
        <w:spacing w:after="0" w:line="240" w:lineRule="auto"/>
        <w:jc w:val="center"/>
        <w:rPr>
          <w:del w:id="1040" w:author="virginia porter" w:date="2018-05-07T21:01:00Z"/>
          <w:rStyle w:val="netverse"/>
          <w:b/>
          <w:i/>
          <w:sz w:val="24"/>
          <w:szCs w:val="24"/>
          <w:lang w:val="en"/>
        </w:rPr>
      </w:pPr>
    </w:p>
    <w:p w14:paraId="7F5DAAE3" w14:textId="38FAE61F" w:rsidR="0039677C" w:rsidDel="002D1E23" w:rsidRDefault="0039677C" w:rsidP="00C63471">
      <w:pPr>
        <w:spacing w:after="0" w:line="240" w:lineRule="auto"/>
        <w:jc w:val="center"/>
        <w:rPr>
          <w:del w:id="1041" w:author="virginia porter" w:date="2018-05-07T21:01:00Z"/>
          <w:rStyle w:val="netverse"/>
          <w:b/>
          <w:i/>
          <w:sz w:val="24"/>
          <w:szCs w:val="24"/>
          <w:lang w:val="en"/>
        </w:rPr>
      </w:pPr>
    </w:p>
    <w:p w14:paraId="4771B116" w14:textId="0C5B040A" w:rsidR="0039677C" w:rsidDel="002D1E23" w:rsidRDefault="0039677C" w:rsidP="00C63471">
      <w:pPr>
        <w:spacing w:after="0" w:line="240" w:lineRule="auto"/>
        <w:jc w:val="center"/>
        <w:rPr>
          <w:del w:id="1042" w:author="virginia porter" w:date="2018-05-07T21:01:00Z"/>
          <w:rStyle w:val="netverse"/>
          <w:b/>
          <w:i/>
          <w:sz w:val="24"/>
          <w:szCs w:val="24"/>
          <w:lang w:val="en"/>
        </w:rPr>
      </w:pPr>
    </w:p>
    <w:p w14:paraId="6FA3851C" w14:textId="1AB69FC5" w:rsidR="0039677C" w:rsidDel="002D1E23" w:rsidRDefault="0039677C" w:rsidP="00C63471">
      <w:pPr>
        <w:spacing w:after="0" w:line="240" w:lineRule="auto"/>
        <w:jc w:val="center"/>
        <w:rPr>
          <w:del w:id="1043" w:author="virginia porter" w:date="2018-05-07T21:01:00Z"/>
          <w:rStyle w:val="netverse"/>
          <w:b/>
          <w:i/>
          <w:sz w:val="24"/>
          <w:szCs w:val="24"/>
          <w:lang w:val="en"/>
        </w:rPr>
      </w:pPr>
    </w:p>
    <w:p w14:paraId="6F36877E" w14:textId="6B1BFB84" w:rsidR="0039677C" w:rsidDel="002D1E23" w:rsidRDefault="0039677C" w:rsidP="00C63471">
      <w:pPr>
        <w:spacing w:after="0" w:line="240" w:lineRule="auto"/>
        <w:jc w:val="center"/>
        <w:rPr>
          <w:del w:id="1044" w:author="virginia porter" w:date="2018-05-07T21:01:00Z"/>
          <w:rStyle w:val="netverse"/>
          <w:b/>
          <w:i/>
          <w:sz w:val="24"/>
          <w:szCs w:val="24"/>
          <w:lang w:val="en"/>
        </w:rPr>
      </w:pPr>
    </w:p>
    <w:p w14:paraId="19F8E496" w14:textId="2B8CE493" w:rsidR="0039677C" w:rsidDel="002D1E23" w:rsidRDefault="0039677C" w:rsidP="00C63471">
      <w:pPr>
        <w:spacing w:after="0" w:line="240" w:lineRule="auto"/>
        <w:jc w:val="center"/>
        <w:rPr>
          <w:del w:id="1045" w:author="virginia porter" w:date="2018-05-07T21:01:00Z"/>
          <w:rStyle w:val="netverse"/>
          <w:b/>
          <w:i/>
          <w:sz w:val="24"/>
          <w:szCs w:val="24"/>
          <w:lang w:val="en"/>
        </w:rPr>
      </w:pPr>
    </w:p>
    <w:p w14:paraId="7C66130C" w14:textId="5729AB5A" w:rsidR="0039677C" w:rsidDel="002D1E23" w:rsidRDefault="0039677C" w:rsidP="00C63471">
      <w:pPr>
        <w:spacing w:after="0" w:line="240" w:lineRule="auto"/>
        <w:jc w:val="center"/>
        <w:rPr>
          <w:del w:id="1046" w:author="virginia porter" w:date="2018-05-07T21:01:00Z"/>
          <w:rStyle w:val="netverse"/>
          <w:b/>
          <w:i/>
          <w:sz w:val="24"/>
          <w:szCs w:val="24"/>
          <w:lang w:val="en"/>
        </w:rPr>
      </w:pPr>
    </w:p>
    <w:p w14:paraId="72F5BB47" w14:textId="749F6E43" w:rsidR="0039677C" w:rsidDel="002D1E23" w:rsidRDefault="0039677C" w:rsidP="00C63471">
      <w:pPr>
        <w:spacing w:after="0" w:line="240" w:lineRule="auto"/>
        <w:jc w:val="center"/>
        <w:rPr>
          <w:del w:id="1047" w:author="virginia porter" w:date="2018-05-07T21:01:00Z"/>
          <w:rStyle w:val="netverse"/>
          <w:b/>
          <w:i/>
          <w:sz w:val="24"/>
          <w:szCs w:val="24"/>
          <w:lang w:val="en"/>
        </w:rPr>
      </w:pPr>
    </w:p>
    <w:p w14:paraId="581E7FD0" w14:textId="235606FD" w:rsidR="0039677C" w:rsidDel="002D1E23" w:rsidRDefault="0039677C" w:rsidP="00C63471">
      <w:pPr>
        <w:spacing w:after="0" w:line="240" w:lineRule="auto"/>
        <w:jc w:val="center"/>
        <w:rPr>
          <w:del w:id="1048" w:author="virginia porter" w:date="2018-05-07T21:01:00Z"/>
          <w:rStyle w:val="netverse"/>
          <w:b/>
          <w:i/>
          <w:sz w:val="24"/>
          <w:szCs w:val="24"/>
          <w:lang w:val="en"/>
        </w:rPr>
      </w:pPr>
    </w:p>
    <w:p w14:paraId="251A337E" w14:textId="3656DB1F" w:rsidR="0039677C" w:rsidDel="002D1E23" w:rsidRDefault="0039677C" w:rsidP="00C63471">
      <w:pPr>
        <w:spacing w:after="0" w:line="240" w:lineRule="auto"/>
        <w:jc w:val="center"/>
        <w:rPr>
          <w:del w:id="1049" w:author="virginia porter" w:date="2018-05-07T21:01:00Z"/>
          <w:rStyle w:val="netverse"/>
          <w:b/>
          <w:i/>
          <w:sz w:val="24"/>
          <w:szCs w:val="24"/>
          <w:lang w:val="en"/>
        </w:rPr>
      </w:pPr>
    </w:p>
    <w:p w14:paraId="793635F2" w14:textId="3D210B7B" w:rsidR="0039677C" w:rsidDel="002D1E23" w:rsidRDefault="0039677C" w:rsidP="00C63471">
      <w:pPr>
        <w:spacing w:after="0" w:line="240" w:lineRule="auto"/>
        <w:jc w:val="center"/>
        <w:rPr>
          <w:del w:id="1050" w:author="virginia porter" w:date="2018-05-07T21:01:00Z"/>
          <w:rStyle w:val="netverse"/>
          <w:b/>
          <w:i/>
          <w:sz w:val="24"/>
          <w:szCs w:val="24"/>
          <w:lang w:val="en"/>
        </w:rPr>
      </w:pPr>
    </w:p>
    <w:p w14:paraId="2FC08890" w14:textId="37C231A5" w:rsidR="00F92235" w:rsidDel="002D1E23" w:rsidRDefault="00F92235" w:rsidP="00C63471">
      <w:pPr>
        <w:spacing w:after="0" w:line="240" w:lineRule="auto"/>
        <w:jc w:val="center"/>
        <w:rPr>
          <w:del w:id="1051" w:author="virginia porter" w:date="2018-05-07T21:01:00Z"/>
          <w:rStyle w:val="netverse"/>
          <w:b/>
          <w:i/>
          <w:sz w:val="24"/>
          <w:szCs w:val="24"/>
          <w:lang w:val="en"/>
        </w:rPr>
      </w:pPr>
    </w:p>
    <w:p w14:paraId="0843DBB3" w14:textId="2FF7571E" w:rsidR="00F92235" w:rsidDel="002D1E23" w:rsidRDefault="00F92235" w:rsidP="00C63471">
      <w:pPr>
        <w:spacing w:after="0" w:line="240" w:lineRule="auto"/>
        <w:jc w:val="center"/>
        <w:rPr>
          <w:del w:id="1052" w:author="virginia porter" w:date="2018-05-07T21:01:00Z"/>
          <w:rStyle w:val="netverse"/>
          <w:b/>
          <w:i/>
          <w:sz w:val="24"/>
          <w:szCs w:val="24"/>
          <w:lang w:val="en"/>
        </w:rPr>
      </w:pPr>
    </w:p>
    <w:p w14:paraId="2E501E45" w14:textId="2DC9C8B0" w:rsidR="00F92235" w:rsidDel="003C3B93" w:rsidRDefault="00F92235" w:rsidP="00C63471">
      <w:pPr>
        <w:spacing w:after="0" w:line="240" w:lineRule="auto"/>
        <w:jc w:val="center"/>
        <w:rPr>
          <w:del w:id="1053" w:author="virginia porter" w:date="2018-05-14T17:15:00Z"/>
          <w:rStyle w:val="netverse"/>
          <w:b/>
          <w:i/>
          <w:sz w:val="24"/>
          <w:szCs w:val="24"/>
          <w:lang w:val="en"/>
        </w:rPr>
      </w:pPr>
    </w:p>
    <w:p w14:paraId="52A61867" w14:textId="77777777" w:rsidR="00F92235" w:rsidRDefault="00F92235" w:rsidP="00F92235">
      <w:pPr>
        <w:pStyle w:val="Heading2"/>
      </w:pPr>
      <w:r w:rsidRPr="001673C0">
        <w:t>DISCUSSION QUESTIONS: Let’s talk about it.</w:t>
      </w:r>
    </w:p>
    <w:p w14:paraId="4903115E" w14:textId="77777777" w:rsidR="00F92235" w:rsidRPr="000059D1" w:rsidRDefault="00F92235" w:rsidP="00F92235"/>
    <w:p w14:paraId="15BE16D9" w14:textId="77777777" w:rsidR="00F92235" w:rsidRPr="00D6680B"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1. It h</w:t>
      </w:r>
      <w:r w:rsidR="00F92235">
        <w:rPr>
          <w:sz w:val="24"/>
          <w:szCs w:val="24"/>
        </w:rPr>
        <w:t xml:space="preserve">as been said that the </w:t>
      </w:r>
      <w:r w:rsidR="00F92235" w:rsidRPr="00D6680B">
        <w:rPr>
          <w:sz w:val="24"/>
          <w:szCs w:val="24"/>
        </w:rPr>
        <w:t>difference in head knowledge and heart knowledge</w:t>
      </w:r>
      <w:r w:rsidR="00F92235">
        <w:rPr>
          <w:sz w:val="24"/>
          <w:szCs w:val="24"/>
        </w:rPr>
        <w:t xml:space="preserve"> </w:t>
      </w:r>
      <w:r w:rsidR="00F92235" w:rsidRPr="00D6680B">
        <w:rPr>
          <w:sz w:val="24"/>
          <w:szCs w:val="24"/>
        </w:rPr>
        <w:t>is 18 inches.</w:t>
      </w:r>
      <w:r w:rsidR="00F92235">
        <w:rPr>
          <w:sz w:val="24"/>
          <w:szCs w:val="24"/>
        </w:rPr>
        <w:t xml:space="preserve"> Read </w:t>
      </w:r>
      <w:r w:rsidR="00F92235" w:rsidRPr="00D6680B">
        <w:rPr>
          <w:sz w:val="24"/>
          <w:szCs w:val="24"/>
        </w:rPr>
        <w:t>1</w:t>
      </w:r>
      <w:r w:rsidR="00F92235">
        <w:rPr>
          <w:sz w:val="24"/>
          <w:szCs w:val="24"/>
        </w:rPr>
        <w:t xml:space="preserve"> </w:t>
      </w:r>
      <w:r w:rsidR="00F92235" w:rsidRPr="00D6680B">
        <w:rPr>
          <w:sz w:val="24"/>
          <w:szCs w:val="24"/>
        </w:rPr>
        <w:t>Samuel 16:7</w:t>
      </w:r>
      <w:r w:rsidR="00F92235">
        <w:rPr>
          <w:sz w:val="24"/>
          <w:szCs w:val="24"/>
        </w:rPr>
        <w:t xml:space="preserve"> and then describe what is meant by that statement. ________________________________________________________________________________________________________________________________________________ </w:t>
      </w:r>
    </w:p>
    <w:p w14:paraId="387F3230" w14:textId="77777777" w:rsidR="00F92235" w:rsidRPr="00217814"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2. </w:t>
      </w:r>
      <w:r w:rsidR="00F92235" w:rsidRPr="00D6680B">
        <w:rPr>
          <w:sz w:val="24"/>
          <w:szCs w:val="24"/>
        </w:rPr>
        <w:t>Read 2 Cor</w:t>
      </w:r>
      <w:r w:rsidR="00F92235">
        <w:rPr>
          <w:sz w:val="24"/>
          <w:szCs w:val="24"/>
        </w:rPr>
        <w:t>inthians</w:t>
      </w:r>
      <w:r w:rsidR="00F92235" w:rsidRPr="00D6680B">
        <w:rPr>
          <w:sz w:val="24"/>
          <w:szCs w:val="24"/>
        </w:rPr>
        <w:t xml:space="preserve"> 4:3-6</w:t>
      </w:r>
      <w:r w:rsidR="00F92235">
        <w:rPr>
          <w:sz w:val="24"/>
          <w:szCs w:val="24"/>
        </w:rPr>
        <w:t xml:space="preserve">. When God opens a person’s spiritually blind </w:t>
      </w:r>
      <w:r w:rsidR="00F92235" w:rsidRPr="00D6680B">
        <w:rPr>
          <w:sz w:val="24"/>
          <w:szCs w:val="24"/>
        </w:rPr>
        <w:t>eye</w:t>
      </w:r>
      <w:r w:rsidR="00F92235">
        <w:rPr>
          <w:sz w:val="24"/>
          <w:szCs w:val="24"/>
        </w:rPr>
        <w:t>s,</w:t>
      </w:r>
      <w:r w:rsidR="00F92235" w:rsidRPr="00D6680B">
        <w:rPr>
          <w:sz w:val="24"/>
          <w:szCs w:val="24"/>
        </w:rPr>
        <w:t xml:space="preserve"> what </w:t>
      </w:r>
      <w:r w:rsidR="00F92235">
        <w:rPr>
          <w:sz w:val="24"/>
          <w:szCs w:val="24"/>
        </w:rPr>
        <w:t>two things He reveals to them</w:t>
      </w:r>
      <w:r w:rsidR="00F92235" w:rsidRPr="00D6680B">
        <w:rPr>
          <w:sz w:val="24"/>
          <w:szCs w:val="24"/>
        </w:rPr>
        <w:t xml:space="preserve">? Be specific. </w:t>
      </w:r>
      <w:r w:rsidR="00F92235">
        <w:rPr>
          <w:sz w:val="24"/>
          <w:szCs w:val="24"/>
        </w:rPr>
        <w:t>________________________________________________________________________________________________________________________________________________</w:t>
      </w:r>
    </w:p>
    <w:p w14:paraId="02B52D7D" w14:textId="77777777" w:rsidR="00F92235" w:rsidRDefault="0039677C" w:rsidP="0039677C">
      <w:pPr>
        <w:pStyle w:val="ListParagraph"/>
        <w:spacing w:after="0" w:line="240" w:lineRule="auto"/>
        <w:contextualSpacing w:val="0"/>
        <w:rPr>
          <w:sz w:val="24"/>
          <w:szCs w:val="24"/>
        </w:rPr>
      </w:pPr>
      <w:r>
        <w:rPr>
          <w:sz w:val="24"/>
          <w:szCs w:val="24"/>
        </w:rPr>
        <w:t xml:space="preserve">3. </w:t>
      </w:r>
      <w:r w:rsidR="00F92235" w:rsidRPr="00FC04FF">
        <w:rPr>
          <w:sz w:val="24"/>
          <w:szCs w:val="24"/>
        </w:rPr>
        <w:t xml:space="preserve">Read the story of Eli and Samuel, found in 1 Samuel 3:1-21 And list two important principles you can ascertain about the connection between the Word of God and the </w:t>
      </w:r>
      <w:r w:rsidR="00F92235">
        <w:rPr>
          <w:sz w:val="24"/>
          <w:szCs w:val="24"/>
        </w:rPr>
        <w:t>r</w:t>
      </w:r>
      <w:r w:rsidR="00F92235" w:rsidRPr="00FC04FF">
        <w:rPr>
          <w:sz w:val="24"/>
          <w:szCs w:val="24"/>
        </w:rPr>
        <w:t xml:space="preserve">evelation of God.  </w:t>
      </w:r>
      <w:r w:rsidR="00F92235">
        <w:rPr>
          <w:sz w:val="24"/>
          <w:szCs w:val="24"/>
        </w:rPr>
        <w:t>________________________________________________________________________________________________________________________________________________________________________________________________________________________</w:t>
      </w:r>
    </w:p>
    <w:p w14:paraId="7B9EC3E9" w14:textId="77777777" w:rsidR="00F92235" w:rsidRPr="00BB1911"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4. </w:t>
      </w:r>
      <w:r w:rsidR="00F92235">
        <w:rPr>
          <w:sz w:val="24"/>
          <w:szCs w:val="24"/>
        </w:rPr>
        <w:t xml:space="preserve">In 1 John 1:1-4 and </w:t>
      </w:r>
      <w:r w:rsidR="00F92235" w:rsidRPr="00D6680B">
        <w:rPr>
          <w:sz w:val="24"/>
          <w:szCs w:val="24"/>
        </w:rPr>
        <w:t>Revelation 1:1, 8, 12-19</w:t>
      </w:r>
      <w:r w:rsidR="00F92235">
        <w:rPr>
          <w:sz w:val="24"/>
          <w:szCs w:val="24"/>
        </w:rPr>
        <w:t>, what was revealed to the apostle John</w:t>
      </w:r>
      <w:r w:rsidR="00F92235" w:rsidRPr="00D6680B">
        <w:rPr>
          <w:sz w:val="24"/>
          <w:szCs w:val="24"/>
        </w:rPr>
        <w:t>?</w:t>
      </w:r>
      <w:r w:rsidR="00F92235">
        <w:rPr>
          <w:sz w:val="24"/>
          <w:szCs w:val="24"/>
        </w:rPr>
        <w:t xml:space="preserve"> ______</w:t>
      </w:r>
      <w:r w:rsidR="00F92235" w:rsidRPr="00BB1911">
        <w:rPr>
          <w:sz w:val="24"/>
          <w:szCs w:val="24"/>
        </w:rPr>
        <w:t>__________________________________________________________________</w:t>
      </w:r>
    </w:p>
    <w:p w14:paraId="14CEC7FF" w14:textId="77777777" w:rsidR="00F92235" w:rsidRPr="00FE45B1" w:rsidRDefault="0039677C" w:rsidP="0039677C">
      <w:pPr>
        <w:pStyle w:val="ListParagraph"/>
        <w:spacing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5. </w:t>
      </w:r>
      <w:r w:rsidR="00F92235" w:rsidRPr="00FE45B1">
        <w:rPr>
          <w:rFonts w:asciiTheme="minorHAnsi" w:eastAsiaTheme="minorEastAsia" w:hAnsiTheme="minorHAnsi" w:cstheme="minorBidi"/>
          <w:sz w:val="24"/>
          <w:szCs w:val="24"/>
        </w:rPr>
        <w:t>Wh</w:t>
      </w:r>
      <w:r w:rsidR="00F92235">
        <w:rPr>
          <w:rFonts w:asciiTheme="minorHAnsi" w:eastAsiaTheme="minorEastAsia" w:hAnsiTheme="minorHAnsi" w:cstheme="minorBidi"/>
          <w:sz w:val="24"/>
          <w:szCs w:val="24"/>
        </w:rPr>
        <w:t>at is the stated reason</w:t>
      </w:r>
      <w:r w:rsidR="00F92235" w:rsidRPr="00FE45B1">
        <w:rPr>
          <w:rFonts w:asciiTheme="minorHAnsi" w:eastAsiaTheme="minorEastAsia" w:hAnsiTheme="minorHAnsi" w:cstheme="minorBidi"/>
          <w:sz w:val="24"/>
          <w:szCs w:val="24"/>
        </w:rPr>
        <w:t xml:space="preserve"> </w:t>
      </w:r>
      <w:r w:rsidR="00F92235">
        <w:rPr>
          <w:rFonts w:asciiTheme="minorHAnsi" w:eastAsiaTheme="minorEastAsia" w:hAnsiTheme="minorHAnsi" w:cstheme="minorBidi"/>
          <w:sz w:val="24"/>
          <w:szCs w:val="24"/>
        </w:rPr>
        <w:t xml:space="preserve">for </w:t>
      </w:r>
      <w:r w:rsidR="00F92235" w:rsidRPr="00FE45B1">
        <w:rPr>
          <w:rFonts w:asciiTheme="minorHAnsi" w:eastAsiaTheme="minorEastAsia" w:hAnsiTheme="minorHAnsi" w:cstheme="minorBidi"/>
          <w:sz w:val="24"/>
          <w:szCs w:val="24"/>
        </w:rPr>
        <w:t>God choos</w:t>
      </w:r>
      <w:r w:rsidR="00F92235">
        <w:rPr>
          <w:rFonts w:asciiTheme="minorHAnsi" w:eastAsiaTheme="minorEastAsia" w:hAnsiTheme="minorHAnsi" w:cstheme="minorBidi"/>
          <w:sz w:val="24"/>
          <w:szCs w:val="24"/>
        </w:rPr>
        <w:t>ing</w:t>
      </w:r>
      <w:r w:rsidR="00F92235" w:rsidRPr="00FE45B1">
        <w:rPr>
          <w:rFonts w:asciiTheme="minorHAnsi" w:eastAsiaTheme="minorEastAsia" w:hAnsiTheme="minorHAnsi" w:cstheme="minorBidi"/>
          <w:sz w:val="24"/>
          <w:szCs w:val="24"/>
        </w:rPr>
        <w:t xml:space="preserve"> to reveal Himself to the apostle John</w:t>
      </w:r>
      <w:r w:rsidR="00F92235">
        <w:rPr>
          <w:rFonts w:asciiTheme="minorHAnsi" w:eastAsiaTheme="minorEastAsia" w:hAnsiTheme="minorHAnsi" w:cstheme="minorBidi"/>
          <w:sz w:val="24"/>
          <w:szCs w:val="24"/>
        </w:rPr>
        <w:t xml:space="preserve"> and Paul</w:t>
      </w:r>
      <w:r w:rsidR="00F92235" w:rsidRPr="00FE45B1">
        <w:rPr>
          <w:rFonts w:asciiTheme="minorHAnsi" w:eastAsiaTheme="minorEastAsia" w:hAnsiTheme="minorHAnsi" w:cstheme="minorBidi"/>
          <w:sz w:val="24"/>
          <w:szCs w:val="24"/>
        </w:rPr>
        <w:t>? (1 John</w:t>
      </w:r>
      <w:r w:rsidR="00F92235">
        <w:rPr>
          <w:rFonts w:asciiTheme="minorHAnsi" w:eastAsiaTheme="minorEastAsia" w:hAnsiTheme="minorHAnsi" w:cstheme="minorBidi"/>
          <w:sz w:val="24"/>
          <w:szCs w:val="24"/>
        </w:rPr>
        <w:t xml:space="preserve"> </w:t>
      </w:r>
      <w:r w:rsidR="00F92235" w:rsidRPr="00FE45B1">
        <w:rPr>
          <w:rFonts w:asciiTheme="minorHAnsi" w:eastAsiaTheme="minorEastAsia" w:hAnsiTheme="minorHAnsi" w:cstheme="minorBidi"/>
          <w:sz w:val="24"/>
          <w:szCs w:val="24"/>
        </w:rPr>
        <w:t>1:1-4</w:t>
      </w:r>
      <w:r w:rsidR="00F92235">
        <w:rPr>
          <w:rFonts w:asciiTheme="minorHAnsi" w:eastAsiaTheme="minorEastAsia" w:hAnsiTheme="minorHAnsi" w:cstheme="minorBidi"/>
          <w:sz w:val="24"/>
          <w:szCs w:val="24"/>
        </w:rPr>
        <w:t>; Galatians 1:11-19</w:t>
      </w:r>
      <w:r w:rsidR="00F92235" w:rsidRPr="00FE45B1">
        <w:rPr>
          <w:rFonts w:asciiTheme="minorHAnsi" w:eastAsiaTheme="minorEastAsia" w:hAnsiTheme="minorHAnsi" w:cstheme="minorBidi"/>
          <w:sz w:val="24"/>
          <w:szCs w:val="24"/>
        </w:rPr>
        <w:t>)</w:t>
      </w:r>
      <w:r w:rsidR="00F92235">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5BDB3FE7" w14:textId="77777777" w:rsidR="00F92235" w:rsidRPr="00D6680B"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6. </w:t>
      </w:r>
      <w:r w:rsidR="00F92235">
        <w:rPr>
          <w:rFonts w:asciiTheme="minorHAnsi" w:eastAsiaTheme="minorEastAsia" w:hAnsiTheme="minorHAnsi" w:cstheme="minorBidi"/>
          <w:sz w:val="24"/>
          <w:szCs w:val="24"/>
        </w:rPr>
        <w:t>After you r</w:t>
      </w:r>
      <w:r w:rsidR="00F92235" w:rsidRPr="00D6680B">
        <w:rPr>
          <w:rFonts w:asciiTheme="minorHAnsi" w:eastAsiaTheme="minorEastAsia" w:hAnsiTheme="minorHAnsi" w:cstheme="minorBidi"/>
          <w:sz w:val="24"/>
          <w:szCs w:val="24"/>
        </w:rPr>
        <w:t>ead 1 Samuel 3:1, 7, 19-21</w:t>
      </w:r>
      <w:r w:rsidR="00F92235">
        <w:rPr>
          <w:rFonts w:asciiTheme="minorHAnsi" w:eastAsiaTheme="minorEastAsia" w:hAnsiTheme="minorHAnsi" w:cstheme="minorBidi"/>
          <w:sz w:val="24"/>
          <w:szCs w:val="24"/>
        </w:rPr>
        <w:t xml:space="preserve"> and</w:t>
      </w:r>
      <w:r w:rsidR="00F92235" w:rsidRPr="00D6680B">
        <w:rPr>
          <w:rFonts w:asciiTheme="minorHAnsi" w:eastAsiaTheme="minorEastAsia" w:hAnsiTheme="minorHAnsi" w:cstheme="minorBidi"/>
          <w:sz w:val="24"/>
          <w:szCs w:val="24"/>
        </w:rPr>
        <w:t xml:space="preserve"> Proverbs 29:16-18</w:t>
      </w:r>
      <w:r w:rsidR="00F92235">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052F5897" w14:textId="77777777" w:rsidR="00F92235" w:rsidRPr="006B0D64" w:rsidRDefault="0039677C" w:rsidP="0039677C">
      <w:pPr>
        <w:pStyle w:val="Heading3"/>
        <w:ind w:left="720"/>
        <w:rPr>
          <w:rFonts w:asciiTheme="minorHAnsi" w:eastAsiaTheme="minorEastAsia" w:hAnsiTheme="minorHAnsi" w:cstheme="minorBidi"/>
          <w:b w:val="0"/>
          <w:bCs w:val="0"/>
          <w:sz w:val="24"/>
          <w:szCs w:val="24"/>
        </w:rPr>
      </w:pPr>
      <w:r>
        <w:rPr>
          <w:rFonts w:asciiTheme="minorHAnsi" w:eastAsiaTheme="minorEastAsia" w:hAnsiTheme="minorHAnsi" w:cstheme="minorBidi"/>
          <w:b w:val="0"/>
          <w:bCs w:val="0"/>
          <w:sz w:val="24"/>
          <w:szCs w:val="24"/>
        </w:rPr>
        <w:t xml:space="preserve">7. </w:t>
      </w:r>
      <w:r w:rsidR="00F92235">
        <w:rPr>
          <w:rFonts w:asciiTheme="minorHAnsi" w:eastAsiaTheme="minorEastAsia" w:hAnsiTheme="minorHAnsi" w:cstheme="minorBidi"/>
          <w:b w:val="0"/>
          <w:bCs w:val="0"/>
          <w:sz w:val="24"/>
          <w:szCs w:val="24"/>
        </w:rPr>
        <w:t>From the above two passages, when</w:t>
      </w:r>
      <w:r w:rsidR="00F92235" w:rsidRPr="5897EC05">
        <w:rPr>
          <w:rFonts w:asciiTheme="minorHAnsi" w:eastAsiaTheme="minorEastAsia" w:hAnsiTheme="minorHAnsi" w:cstheme="minorBidi"/>
          <w:b w:val="0"/>
          <w:bCs w:val="0"/>
          <w:sz w:val="24"/>
          <w:szCs w:val="24"/>
        </w:rPr>
        <w:t xml:space="preserve"> the Word of God</w:t>
      </w:r>
      <w:r w:rsidR="00F92235">
        <w:rPr>
          <w:rFonts w:asciiTheme="minorHAnsi" w:eastAsiaTheme="minorEastAsia" w:hAnsiTheme="minorHAnsi" w:cstheme="minorBidi"/>
          <w:b w:val="0"/>
          <w:bCs w:val="0"/>
          <w:sz w:val="24"/>
          <w:szCs w:val="24"/>
        </w:rPr>
        <w:t xml:space="preserve"> is</w:t>
      </w:r>
      <w:r w:rsidR="00F92235" w:rsidRPr="5897EC05">
        <w:rPr>
          <w:rFonts w:asciiTheme="minorHAnsi" w:eastAsiaTheme="minorEastAsia" w:hAnsiTheme="minorHAnsi" w:cstheme="minorBidi"/>
          <w:b w:val="0"/>
          <w:bCs w:val="0"/>
          <w:sz w:val="24"/>
          <w:szCs w:val="24"/>
        </w:rPr>
        <w:t xml:space="preserve"> rare in your life</w:t>
      </w:r>
      <w:r w:rsidR="00F92235">
        <w:rPr>
          <w:rFonts w:asciiTheme="minorHAnsi" w:eastAsiaTheme="minorEastAsia" w:hAnsiTheme="minorHAnsi" w:cstheme="minorBidi"/>
          <w:b w:val="0"/>
          <w:bCs w:val="0"/>
          <w:sz w:val="24"/>
          <w:szCs w:val="24"/>
        </w:rPr>
        <w:t>, what are the inevitable effects</w:t>
      </w:r>
      <w:r w:rsidR="00F92235" w:rsidRPr="5897EC05">
        <w:rPr>
          <w:rFonts w:asciiTheme="minorHAnsi" w:eastAsiaTheme="minorEastAsia" w:hAnsiTheme="minorHAnsi" w:cstheme="minorBidi"/>
          <w:b w:val="0"/>
          <w:bCs w:val="0"/>
          <w:sz w:val="24"/>
          <w:szCs w:val="24"/>
        </w:rPr>
        <w:t>?</w:t>
      </w:r>
      <w:r w:rsidR="00F92235">
        <w:rPr>
          <w:rFonts w:asciiTheme="minorHAnsi" w:eastAsiaTheme="minorEastAsia" w:hAnsiTheme="minorHAnsi" w:cstheme="minorBidi"/>
          <w:b w:val="0"/>
          <w:bCs w:val="0"/>
          <w:sz w:val="24"/>
          <w:szCs w:val="24"/>
        </w:rPr>
        <w:t xml:space="preserve"> ________________________________________________________________________________________________________________________________________________</w:t>
      </w:r>
    </w:p>
    <w:p w14:paraId="046639E7" w14:textId="77777777" w:rsidR="00F92235" w:rsidRDefault="00F92235" w:rsidP="00C63471">
      <w:pPr>
        <w:spacing w:after="0" w:line="240" w:lineRule="auto"/>
        <w:jc w:val="center"/>
        <w:rPr>
          <w:rStyle w:val="netverse"/>
          <w:b/>
          <w:i/>
          <w:sz w:val="24"/>
          <w:szCs w:val="24"/>
          <w:lang w:val="en"/>
        </w:rPr>
      </w:pPr>
    </w:p>
    <w:p w14:paraId="60C80A5D" w14:textId="77777777" w:rsidR="00F92235" w:rsidRDefault="00F92235" w:rsidP="00C63471">
      <w:pPr>
        <w:spacing w:after="0" w:line="240" w:lineRule="auto"/>
        <w:jc w:val="center"/>
        <w:rPr>
          <w:rStyle w:val="netverse"/>
          <w:b/>
          <w:i/>
          <w:sz w:val="24"/>
          <w:szCs w:val="24"/>
          <w:lang w:val="en"/>
        </w:rPr>
      </w:pPr>
    </w:p>
    <w:p w14:paraId="75427B82" w14:textId="786F72B9" w:rsidR="00F92235" w:rsidRDefault="00F92235" w:rsidP="00C63471">
      <w:pPr>
        <w:spacing w:after="0" w:line="240" w:lineRule="auto"/>
        <w:jc w:val="center"/>
        <w:rPr>
          <w:rStyle w:val="netverse"/>
          <w:b/>
          <w:i/>
          <w:sz w:val="24"/>
          <w:szCs w:val="24"/>
          <w:lang w:val="en"/>
        </w:rPr>
      </w:pPr>
    </w:p>
    <w:p w14:paraId="66910DC1" w14:textId="65C98A57" w:rsidR="00E81763" w:rsidRDefault="00E81763" w:rsidP="00C63471">
      <w:pPr>
        <w:spacing w:after="0" w:line="240" w:lineRule="auto"/>
        <w:jc w:val="center"/>
        <w:rPr>
          <w:rStyle w:val="netverse"/>
          <w:b/>
          <w:i/>
          <w:sz w:val="24"/>
          <w:szCs w:val="24"/>
          <w:lang w:val="en"/>
        </w:rPr>
      </w:pPr>
    </w:p>
    <w:p w14:paraId="7FCD14A7" w14:textId="799E3DD4" w:rsidR="00E81763" w:rsidRDefault="00E81763" w:rsidP="00C63471">
      <w:pPr>
        <w:spacing w:after="0" w:line="240" w:lineRule="auto"/>
        <w:jc w:val="center"/>
        <w:rPr>
          <w:rStyle w:val="netverse"/>
          <w:b/>
          <w:i/>
          <w:sz w:val="24"/>
          <w:szCs w:val="24"/>
          <w:lang w:val="en"/>
        </w:rPr>
      </w:pPr>
    </w:p>
    <w:p w14:paraId="46B6F543" w14:textId="73EBDFEE" w:rsidR="00E81763" w:rsidRDefault="00E81763" w:rsidP="00C63471">
      <w:pPr>
        <w:spacing w:after="0" w:line="240" w:lineRule="auto"/>
        <w:jc w:val="center"/>
        <w:rPr>
          <w:rStyle w:val="netverse"/>
          <w:b/>
          <w:i/>
          <w:sz w:val="24"/>
          <w:szCs w:val="24"/>
          <w:lang w:val="en"/>
        </w:rPr>
      </w:pPr>
    </w:p>
    <w:p w14:paraId="3AFAB070" w14:textId="3E4F7FA5" w:rsidR="00E81763" w:rsidRDefault="00E81763" w:rsidP="00C63471">
      <w:pPr>
        <w:spacing w:after="0" w:line="240" w:lineRule="auto"/>
        <w:jc w:val="center"/>
        <w:rPr>
          <w:rStyle w:val="netverse"/>
          <w:b/>
          <w:i/>
          <w:sz w:val="24"/>
          <w:szCs w:val="24"/>
          <w:lang w:val="en"/>
        </w:rPr>
      </w:pPr>
    </w:p>
    <w:p w14:paraId="0AE0B74F" w14:textId="77777777" w:rsidR="00E81763" w:rsidRDefault="00E81763" w:rsidP="00C63471">
      <w:pPr>
        <w:spacing w:after="0" w:line="240" w:lineRule="auto"/>
        <w:jc w:val="center"/>
        <w:rPr>
          <w:rStyle w:val="netverse"/>
          <w:b/>
          <w:i/>
          <w:sz w:val="24"/>
          <w:szCs w:val="24"/>
          <w:lang w:val="en"/>
        </w:rPr>
      </w:pPr>
    </w:p>
    <w:p w14:paraId="12890F62" w14:textId="77777777" w:rsidR="00F92235" w:rsidRDefault="00F92235" w:rsidP="00C63471">
      <w:pPr>
        <w:spacing w:after="0" w:line="240" w:lineRule="auto"/>
        <w:jc w:val="center"/>
        <w:rPr>
          <w:rStyle w:val="netverse"/>
          <w:b/>
          <w:i/>
          <w:sz w:val="24"/>
          <w:szCs w:val="24"/>
          <w:lang w:val="en"/>
        </w:rPr>
      </w:pPr>
    </w:p>
    <w:p w14:paraId="2F1FDE78" w14:textId="77777777" w:rsidR="00F92235" w:rsidRDefault="00F92235" w:rsidP="00C63471">
      <w:pPr>
        <w:spacing w:after="0" w:line="240" w:lineRule="auto"/>
        <w:jc w:val="center"/>
        <w:rPr>
          <w:rStyle w:val="netverse"/>
          <w:b/>
          <w:i/>
          <w:sz w:val="24"/>
          <w:szCs w:val="24"/>
          <w:lang w:val="en"/>
        </w:rPr>
      </w:pPr>
    </w:p>
    <w:p w14:paraId="261C47AD" w14:textId="47EDFD85" w:rsidR="007C090F" w:rsidRDefault="007C090F" w:rsidP="009629C1">
      <w:pPr>
        <w:spacing w:after="0"/>
        <w:jc w:val="center"/>
        <w:rPr>
          <w:ins w:id="1054" w:author="owner" w:date="2018-06-04T15:03:00Z"/>
          <w:rFonts w:asciiTheme="minorHAnsi" w:eastAsiaTheme="minorEastAsia" w:hAnsiTheme="minorHAnsi" w:cstheme="minorHAnsi"/>
          <w:b/>
          <w:bCs/>
          <w:sz w:val="36"/>
          <w:szCs w:val="36"/>
        </w:rPr>
      </w:pPr>
      <w:r w:rsidRPr="007C090F">
        <w:rPr>
          <w:rFonts w:asciiTheme="minorHAnsi" w:eastAsiaTheme="minorEastAsia" w:hAnsiTheme="minorHAnsi" w:cstheme="minorHAnsi"/>
          <w:b/>
          <w:bCs/>
          <w:sz w:val="36"/>
          <w:szCs w:val="36"/>
        </w:rPr>
        <w:t>Week #3</w:t>
      </w:r>
    </w:p>
    <w:p w14:paraId="1023B248" w14:textId="77777777" w:rsidR="000C179D" w:rsidRPr="007C090F" w:rsidRDefault="000C179D" w:rsidP="009629C1">
      <w:pPr>
        <w:spacing w:after="0"/>
        <w:jc w:val="center"/>
        <w:rPr>
          <w:rFonts w:asciiTheme="minorHAnsi" w:eastAsiaTheme="minorEastAsia" w:hAnsiTheme="minorHAnsi" w:cstheme="minorHAnsi"/>
          <w:b/>
          <w:bCs/>
          <w:sz w:val="36"/>
          <w:szCs w:val="36"/>
        </w:rPr>
      </w:pPr>
    </w:p>
    <w:p w14:paraId="04F926FA" w14:textId="0FA19EB9" w:rsidR="00746B1D" w:rsidRPr="007C090F" w:rsidRDefault="00746B1D" w:rsidP="009629C1">
      <w:pPr>
        <w:spacing w:after="0"/>
        <w:jc w:val="center"/>
        <w:rPr>
          <w:rFonts w:ascii="Edwardian Script ITC" w:eastAsiaTheme="minorEastAsia" w:hAnsi="Edwardian Script ITC" w:cstheme="minorHAnsi"/>
          <w:b/>
          <w:bCs/>
          <w:sz w:val="72"/>
          <w:szCs w:val="72"/>
        </w:rPr>
      </w:pPr>
      <w:r>
        <w:rPr>
          <w:rFonts w:ascii="Edwardian Script ITC" w:eastAsiaTheme="minorEastAsia" w:hAnsi="Edwardian Script ITC" w:cstheme="minorHAnsi"/>
          <w:b/>
          <w:bCs/>
          <w:sz w:val="72"/>
          <w:szCs w:val="72"/>
        </w:rPr>
        <w:t>Prayer for Spiritual Vision</w:t>
      </w:r>
    </w:p>
    <w:p w14:paraId="7C2C420B" w14:textId="61C77FDD" w:rsidR="00C63471" w:rsidRDefault="00F92235" w:rsidP="009629C1">
      <w:pPr>
        <w:spacing w:after="0"/>
        <w:jc w:val="center"/>
        <w:rPr>
          <w:rFonts w:asciiTheme="minorHAnsi" w:eastAsiaTheme="minorEastAsia" w:hAnsiTheme="minorHAnsi" w:cstheme="minorHAnsi"/>
          <w:b/>
          <w:bCs/>
          <w:sz w:val="28"/>
          <w:szCs w:val="28"/>
        </w:rPr>
      </w:pPr>
      <w:r w:rsidRPr="00F92235">
        <w:rPr>
          <w:rFonts w:asciiTheme="minorHAnsi" w:eastAsiaTheme="minorEastAsia" w:hAnsiTheme="minorHAnsi" w:cstheme="minorHAnsi"/>
          <w:b/>
          <w:bCs/>
          <w:sz w:val="28"/>
          <w:szCs w:val="28"/>
        </w:rPr>
        <w:t>Key Passage</w:t>
      </w:r>
    </w:p>
    <w:p w14:paraId="42188A90" w14:textId="77777777" w:rsidR="00156BA7" w:rsidRDefault="00156BA7" w:rsidP="00156BA7">
      <w:pPr>
        <w:pStyle w:val="Heading3"/>
        <w:spacing w:before="0" w:beforeAutospacing="0" w:after="0" w:afterAutospacing="0"/>
        <w:jc w:val="center"/>
        <w:rPr>
          <w:rFonts w:asciiTheme="minorHAnsi" w:hAnsiTheme="minorHAnsi"/>
          <w:sz w:val="24"/>
          <w:szCs w:val="24"/>
        </w:rPr>
      </w:pPr>
      <w:r w:rsidRPr="00B07A65">
        <w:rPr>
          <w:rFonts w:asciiTheme="minorHAnsi" w:hAnsiTheme="minorHAnsi"/>
          <w:sz w:val="24"/>
          <w:szCs w:val="24"/>
        </w:rPr>
        <w:t>Ephesians 1:15-18 (KJV)</w:t>
      </w:r>
      <w:r>
        <w:rPr>
          <w:rFonts w:asciiTheme="minorHAnsi" w:hAnsiTheme="minorHAnsi"/>
          <w:sz w:val="24"/>
          <w:szCs w:val="24"/>
        </w:rPr>
        <w:t xml:space="preserve"> </w:t>
      </w:r>
    </w:p>
    <w:p w14:paraId="1F281336" w14:textId="5F75B7C9" w:rsidR="00156BA7" w:rsidRPr="00B07A65" w:rsidRDefault="00156BA7" w:rsidP="00156BA7">
      <w:pPr>
        <w:pStyle w:val="Heading3"/>
        <w:spacing w:before="0" w:beforeAutospacing="0" w:after="0" w:afterAutospacing="0"/>
        <w:jc w:val="center"/>
        <w:rPr>
          <w:rFonts w:asciiTheme="minorHAnsi" w:hAnsiTheme="minorHAnsi" w:cstheme="minorHAnsi"/>
          <w:i/>
          <w:sz w:val="24"/>
          <w:szCs w:val="24"/>
        </w:rPr>
      </w:pPr>
      <w:r w:rsidRPr="00B07A65">
        <w:rPr>
          <w:rFonts w:asciiTheme="minorHAnsi" w:hAnsiTheme="minorHAnsi" w:cstheme="minorHAnsi"/>
          <w:i/>
          <w:color w:val="000000"/>
          <w:sz w:val="24"/>
          <w:szCs w:val="24"/>
        </w:rPr>
        <w:t>For this reason,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because I</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have heard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of your faith in the Lord Jesus and your love</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for all the saints,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do not cease to give thanks for you when I remember you</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in my prayers.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pray that</w:t>
      </w:r>
      <w:r w:rsidRPr="00B07A65">
        <w:rPr>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the God of our Lord Jesus Christ, the Father of glory,</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may give you spiritual wisdom and revelation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vertAlign w:val="superscript"/>
        </w:rPr>
        <w:t> </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 your growing knowledge of him,</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 since the eyes of your</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heart have been enlightened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 so that you may know what is the hope of his calling,</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what is the wealth of his glorious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inheritance in the saints.</w:t>
      </w:r>
    </w:p>
    <w:p w14:paraId="3D8129A9" w14:textId="77777777" w:rsidR="00156BA7" w:rsidRDefault="00156BA7" w:rsidP="009629C1">
      <w:pPr>
        <w:spacing w:after="0"/>
        <w:jc w:val="center"/>
        <w:rPr>
          <w:ins w:id="1055" w:author="owner" w:date="2018-06-04T15:11:00Z"/>
          <w:rFonts w:asciiTheme="minorHAnsi" w:eastAsiaTheme="minorEastAsia" w:hAnsiTheme="minorHAnsi" w:cstheme="minorHAnsi"/>
          <w:b/>
          <w:bCs/>
          <w:sz w:val="28"/>
          <w:szCs w:val="28"/>
        </w:rPr>
      </w:pPr>
    </w:p>
    <w:p w14:paraId="1E04BE37" w14:textId="7D066A1C" w:rsidR="00581FE7" w:rsidRDefault="00581FE7" w:rsidP="00581FE7">
      <w:pPr>
        <w:pStyle w:val="ListParagraph"/>
        <w:spacing w:after="0" w:line="240" w:lineRule="auto"/>
        <w:ind w:left="0"/>
        <w:contextualSpacing w:val="0"/>
        <w:jc w:val="center"/>
        <w:rPr>
          <w:ins w:id="1056" w:author="owner" w:date="2018-06-04T15:11:00Z"/>
          <w:rFonts w:asciiTheme="minorHAnsi" w:hAnsiTheme="minorHAnsi" w:cstheme="minorHAnsi"/>
          <w:b/>
          <w:i/>
          <w:color w:val="000000"/>
          <w:sz w:val="24"/>
          <w:szCs w:val="24"/>
        </w:rPr>
      </w:pPr>
      <w:moveToRangeStart w:id="1057" w:author="owner" w:date="2018-06-04T15:11:00Z" w:name="move515888419"/>
    </w:p>
    <w:p w14:paraId="04F49AEB" w14:textId="27FDC4DE" w:rsidR="00581FE7" w:rsidRDefault="00581FE7" w:rsidP="00581FE7">
      <w:pPr>
        <w:pStyle w:val="ListParagraph"/>
        <w:spacing w:after="0" w:line="240" w:lineRule="auto"/>
        <w:ind w:left="0"/>
        <w:contextualSpacing w:val="0"/>
        <w:jc w:val="center"/>
        <w:rPr>
          <w:ins w:id="1058" w:author="owner" w:date="2018-06-04T15:12:00Z"/>
          <w:rFonts w:asciiTheme="minorHAnsi" w:hAnsiTheme="minorHAnsi" w:cstheme="minorHAnsi"/>
          <w:b/>
          <w:i/>
          <w:color w:val="000000"/>
          <w:sz w:val="24"/>
          <w:szCs w:val="24"/>
        </w:rPr>
      </w:pPr>
    </w:p>
    <w:p w14:paraId="4D764F31" w14:textId="1DD619FF" w:rsidR="00581FE7" w:rsidRDefault="00581FE7" w:rsidP="00581FE7">
      <w:pPr>
        <w:pStyle w:val="ListParagraph"/>
        <w:spacing w:after="0" w:line="240" w:lineRule="auto"/>
        <w:ind w:left="0"/>
        <w:contextualSpacing w:val="0"/>
        <w:jc w:val="center"/>
        <w:rPr>
          <w:ins w:id="1059" w:author="owner" w:date="2018-06-04T15:37:00Z"/>
          <w:rFonts w:asciiTheme="minorHAnsi" w:hAnsiTheme="minorHAnsi" w:cstheme="minorHAnsi"/>
          <w:b/>
          <w:color w:val="000000"/>
          <w:sz w:val="28"/>
          <w:szCs w:val="28"/>
        </w:rPr>
      </w:pPr>
      <w:ins w:id="1060" w:author="owner" w:date="2018-06-04T15:12:00Z">
        <w:r w:rsidRPr="00581FE7">
          <w:rPr>
            <w:rFonts w:asciiTheme="minorHAnsi" w:hAnsiTheme="minorHAnsi" w:cstheme="minorHAnsi"/>
            <w:b/>
            <w:color w:val="000000"/>
            <w:sz w:val="28"/>
            <w:szCs w:val="28"/>
            <w:rPrChange w:id="1061" w:author="owner" w:date="2018-06-04T15:13:00Z">
              <w:rPr>
                <w:rFonts w:asciiTheme="minorHAnsi" w:hAnsiTheme="minorHAnsi" w:cstheme="minorHAnsi"/>
                <w:b/>
                <w:color w:val="000000"/>
                <w:sz w:val="24"/>
                <w:szCs w:val="24"/>
              </w:rPr>
            </w:rPrChange>
          </w:rPr>
          <w:t>Introduction</w:t>
        </w:r>
      </w:ins>
    </w:p>
    <w:p w14:paraId="39B01BF6" w14:textId="77777777" w:rsidR="005144DC" w:rsidRPr="00581FE7" w:rsidRDefault="005144DC" w:rsidP="00581FE7">
      <w:pPr>
        <w:pStyle w:val="ListParagraph"/>
        <w:spacing w:after="0" w:line="240" w:lineRule="auto"/>
        <w:ind w:left="0"/>
        <w:contextualSpacing w:val="0"/>
        <w:jc w:val="center"/>
        <w:rPr>
          <w:moveTo w:id="1062" w:author="owner" w:date="2018-06-04T15:11:00Z"/>
          <w:rFonts w:asciiTheme="minorHAnsi" w:hAnsiTheme="minorHAnsi" w:cstheme="minorHAnsi"/>
          <w:b/>
          <w:color w:val="000000"/>
          <w:sz w:val="28"/>
          <w:szCs w:val="28"/>
          <w:rPrChange w:id="1063" w:author="owner" w:date="2018-06-04T15:13:00Z">
            <w:rPr>
              <w:moveTo w:id="1064" w:author="owner" w:date="2018-06-04T15:11:00Z"/>
              <w:rFonts w:asciiTheme="minorHAnsi" w:hAnsiTheme="minorHAnsi" w:cstheme="minorHAnsi"/>
              <w:b/>
              <w:i/>
              <w:color w:val="000000"/>
              <w:sz w:val="24"/>
              <w:szCs w:val="24"/>
            </w:rPr>
          </w:rPrChange>
        </w:rPr>
      </w:pPr>
    </w:p>
    <w:p w14:paraId="3701F835" w14:textId="26FE59E2" w:rsidR="00581FE7" w:rsidRPr="00BE04AB" w:rsidDel="00581FE7" w:rsidRDefault="00BE04AB" w:rsidP="00581FE7">
      <w:pPr>
        <w:pStyle w:val="bodyblock"/>
        <w:tabs>
          <w:tab w:val="left" w:pos="4355"/>
        </w:tabs>
        <w:spacing w:before="0" w:beforeAutospacing="0" w:after="0" w:afterAutospacing="0"/>
        <w:jc w:val="center"/>
        <w:rPr>
          <w:del w:id="1065" w:author="owner" w:date="2018-06-04T15:15:00Z"/>
          <w:moveTo w:id="1066" w:author="owner" w:date="2018-06-04T15:11:00Z"/>
          <w:rFonts w:asciiTheme="minorHAnsi" w:eastAsiaTheme="minorEastAsia" w:hAnsiTheme="minorHAnsi" w:cstheme="minorBidi"/>
          <w:rPrChange w:id="1067" w:author="owner" w:date="2018-06-04T15:30:00Z">
            <w:rPr>
              <w:del w:id="1068" w:author="owner" w:date="2018-06-04T15:15:00Z"/>
              <w:moveTo w:id="1069" w:author="owner" w:date="2018-06-04T15:11:00Z"/>
              <w:rFonts w:asciiTheme="minorHAnsi" w:eastAsiaTheme="minorEastAsia" w:hAnsiTheme="minorHAnsi" w:cstheme="minorBidi"/>
              <w:b/>
              <w:sz w:val="28"/>
              <w:szCs w:val="28"/>
            </w:rPr>
          </w:rPrChange>
        </w:rPr>
      </w:pPr>
      <w:ins w:id="1070" w:author="owner" w:date="2018-06-04T15:30:00Z">
        <w:r>
          <w:rPr>
            <w:rFonts w:asciiTheme="minorHAnsi" w:eastAsiaTheme="minorEastAsia" w:hAnsiTheme="minorHAnsi" w:cstheme="minorBidi"/>
          </w:rPr>
          <w:t>When the Holy Spirit took up residence in my</w:t>
        </w:r>
      </w:ins>
      <w:ins w:id="1071" w:author="owner" w:date="2018-06-04T15:31:00Z">
        <w:r>
          <w:rPr>
            <w:rFonts w:asciiTheme="minorHAnsi" w:eastAsiaTheme="minorEastAsia" w:hAnsiTheme="minorHAnsi" w:cstheme="minorBidi"/>
          </w:rPr>
          <w:t xml:space="preserve"> heart, He gave me an insatiable </w:t>
        </w:r>
      </w:ins>
      <w:ins w:id="1072" w:author="owner" w:date="2018-06-04T15:33:00Z">
        <w:r>
          <w:rPr>
            <w:rFonts w:asciiTheme="minorHAnsi" w:eastAsiaTheme="minorEastAsia" w:hAnsiTheme="minorHAnsi" w:cstheme="minorBidi"/>
          </w:rPr>
          <w:t>appetite</w:t>
        </w:r>
      </w:ins>
      <w:ins w:id="1073" w:author="owner" w:date="2018-06-04T15:31:00Z">
        <w:r>
          <w:rPr>
            <w:rFonts w:asciiTheme="minorHAnsi" w:eastAsiaTheme="minorEastAsia" w:hAnsiTheme="minorHAnsi" w:cstheme="minorBidi"/>
          </w:rPr>
          <w:t xml:space="preserve"> for God’s Word. </w:t>
        </w:r>
      </w:ins>
      <w:ins w:id="1074" w:author="owner" w:date="2018-06-04T15:32:00Z">
        <w:r>
          <w:rPr>
            <w:rFonts w:asciiTheme="minorHAnsi" w:eastAsiaTheme="minorEastAsia" w:hAnsiTheme="minorHAnsi" w:cstheme="minorBidi"/>
          </w:rPr>
          <w:t>Before tha</w:t>
        </w:r>
      </w:ins>
      <w:ins w:id="1075" w:author="owner" w:date="2018-06-04T15:33:00Z">
        <w:r>
          <w:rPr>
            <w:rFonts w:asciiTheme="minorHAnsi" w:eastAsiaTheme="minorEastAsia" w:hAnsiTheme="minorHAnsi" w:cstheme="minorBidi"/>
          </w:rPr>
          <w:t>t</w:t>
        </w:r>
      </w:ins>
      <w:ins w:id="1076" w:author="owner" w:date="2018-06-04T15:32:00Z">
        <w:r>
          <w:rPr>
            <w:rFonts w:asciiTheme="minorHAnsi" w:eastAsiaTheme="minorEastAsia" w:hAnsiTheme="minorHAnsi" w:cstheme="minorBidi"/>
          </w:rPr>
          <w:t xml:space="preserve">, I had no desire to hear or read the Bible. </w:t>
        </w:r>
      </w:ins>
      <w:ins w:id="1077" w:author="owner" w:date="2018-06-04T15:33:00Z">
        <w:r>
          <w:rPr>
            <w:rFonts w:asciiTheme="minorHAnsi" w:eastAsiaTheme="minorEastAsia" w:hAnsiTheme="minorHAnsi" w:cstheme="minorBidi"/>
          </w:rPr>
          <w:t xml:space="preserve">This was one of the notable changes </w:t>
        </w:r>
      </w:ins>
      <w:ins w:id="1078" w:author="owner" w:date="2018-06-04T15:34:00Z">
        <w:r>
          <w:rPr>
            <w:rFonts w:asciiTheme="minorHAnsi" w:eastAsiaTheme="minorEastAsia" w:hAnsiTheme="minorHAnsi" w:cstheme="minorBidi"/>
          </w:rPr>
          <w:t xml:space="preserve">wrought </w:t>
        </w:r>
      </w:ins>
      <w:ins w:id="1079" w:author="owner" w:date="2018-06-04T15:35:00Z">
        <w:r>
          <w:rPr>
            <w:rFonts w:asciiTheme="minorHAnsi" w:eastAsiaTheme="minorEastAsia" w:hAnsiTheme="minorHAnsi" w:cstheme="minorBidi"/>
          </w:rPr>
          <w:t xml:space="preserve">by </w:t>
        </w:r>
        <w:r w:rsidR="005144DC">
          <w:rPr>
            <w:rFonts w:asciiTheme="minorHAnsi" w:eastAsiaTheme="minorEastAsia" w:hAnsiTheme="minorHAnsi" w:cstheme="minorBidi"/>
          </w:rPr>
          <w:t xml:space="preserve">having a </w:t>
        </w:r>
        <w:r>
          <w:rPr>
            <w:rFonts w:asciiTheme="minorHAnsi" w:eastAsiaTheme="minorEastAsia" w:hAnsiTheme="minorHAnsi" w:cstheme="minorBidi"/>
          </w:rPr>
          <w:t xml:space="preserve">true conversion. </w:t>
        </w:r>
        <w:r w:rsidR="005144DC">
          <w:rPr>
            <w:rFonts w:asciiTheme="minorHAnsi" w:eastAsiaTheme="minorEastAsia" w:hAnsiTheme="minorHAnsi" w:cstheme="minorBidi"/>
          </w:rPr>
          <w:t xml:space="preserve"> </w:t>
        </w:r>
      </w:ins>
    </w:p>
    <w:moveToRangeEnd w:id="1057"/>
    <w:p w14:paraId="3378A37F" w14:textId="6CB3CFA6" w:rsidR="00581FE7" w:rsidRPr="00581FE7" w:rsidDel="00581FE7" w:rsidRDefault="00581FE7" w:rsidP="009629C1">
      <w:pPr>
        <w:spacing w:after="0"/>
        <w:jc w:val="center"/>
        <w:rPr>
          <w:del w:id="1080" w:author="owner" w:date="2018-06-04T15:10:00Z"/>
          <w:rFonts w:asciiTheme="minorHAnsi" w:eastAsiaTheme="minorEastAsia" w:hAnsiTheme="minorHAnsi" w:cstheme="minorHAnsi"/>
          <w:b/>
          <w:bCs/>
          <w:sz w:val="28"/>
          <w:szCs w:val="28"/>
          <w:lang w:val="en"/>
          <w:rPrChange w:id="1081" w:author="owner" w:date="2018-06-04T15:10:00Z">
            <w:rPr>
              <w:del w:id="1082" w:author="owner" w:date="2018-06-04T15:10:00Z"/>
              <w:rFonts w:asciiTheme="minorHAnsi" w:eastAsiaTheme="minorEastAsia" w:hAnsiTheme="minorHAnsi" w:cstheme="minorHAnsi"/>
              <w:b/>
              <w:bCs/>
              <w:sz w:val="28"/>
              <w:szCs w:val="28"/>
            </w:rPr>
          </w:rPrChange>
        </w:rPr>
      </w:pPr>
    </w:p>
    <w:p w14:paraId="48EE8A05" w14:textId="787097E5" w:rsidR="00C63471" w:rsidDel="002D444B" w:rsidRDefault="00C63471" w:rsidP="00C63471">
      <w:pPr>
        <w:spacing w:after="0" w:line="240" w:lineRule="auto"/>
        <w:jc w:val="center"/>
        <w:rPr>
          <w:moveFrom w:id="1083" w:author="owner" w:date="2018-06-04T13:24:00Z"/>
          <w:rFonts w:asciiTheme="minorHAnsi" w:eastAsiaTheme="minorEastAsia" w:hAnsiTheme="minorHAnsi" w:cstheme="minorHAnsi"/>
          <w:b/>
          <w:bCs/>
          <w:sz w:val="24"/>
          <w:szCs w:val="24"/>
        </w:rPr>
      </w:pPr>
      <w:moveFromRangeStart w:id="1084" w:author="owner" w:date="2018-06-04T13:24:00Z" w:name="move515882023"/>
      <w:moveFrom w:id="1085" w:author="owner" w:date="2018-06-04T13:24:00Z">
        <w:r w:rsidDel="002D444B">
          <w:rPr>
            <w:rFonts w:asciiTheme="minorHAnsi" w:eastAsiaTheme="minorEastAsia" w:hAnsiTheme="minorHAnsi" w:cstheme="minorHAnsi"/>
            <w:b/>
            <w:bCs/>
            <w:sz w:val="24"/>
            <w:szCs w:val="24"/>
          </w:rPr>
          <w:t xml:space="preserve">1 </w:t>
        </w:r>
        <w:r w:rsidRPr="00C63471" w:rsidDel="002D444B">
          <w:rPr>
            <w:rFonts w:asciiTheme="minorHAnsi" w:eastAsiaTheme="minorEastAsia" w:hAnsiTheme="minorHAnsi" w:cstheme="minorHAnsi"/>
            <w:b/>
            <w:bCs/>
            <w:sz w:val="24"/>
            <w:szCs w:val="24"/>
          </w:rPr>
          <w:t>John 4:1</w:t>
        </w:r>
        <w:r w:rsidDel="002D444B">
          <w:rPr>
            <w:rFonts w:asciiTheme="minorHAnsi" w:eastAsiaTheme="minorEastAsia" w:hAnsiTheme="minorHAnsi" w:cstheme="minorHAnsi"/>
            <w:b/>
            <w:bCs/>
            <w:sz w:val="24"/>
            <w:szCs w:val="24"/>
          </w:rPr>
          <w:t>6-17</w:t>
        </w:r>
      </w:moveFrom>
    </w:p>
    <w:p w14:paraId="0231BC8F" w14:textId="63121F74" w:rsidR="00C63471" w:rsidDel="002D444B" w:rsidRDefault="00C63471" w:rsidP="00C63471">
      <w:pPr>
        <w:spacing w:after="0" w:line="240" w:lineRule="auto"/>
        <w:jc w:val="center"/>
        <w:rPr>
          <w:moveFrom w:id="1086" w:author="owner" w:date="2018-06-04T13:24:00Z"/>
          <w:rStyle w:val="netverse"/>
          <w:b/>
          <w:i/>
          <w:sz w:val="24"/>
          <w:szCs w:val="24"/>
          <w:lang w:val="en"/>
        </w:rPr>
      </w:pPr>
      <w:moveFrom w:id="1087" w:author="owner" w:date="2018-06-04T13:24:00Z">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we</w:t>
        </w:r>
        <w:r w:rsidRPr="00C63471" w:rsidDel="002D444B">
          <w:rPr>
            <w:rStyle w:val="netverse"/>
            <w:b/>
            <w:i/>
            <w:sz w:val="24"/>
            <w:szCs w:val="24"/>
            <w:lang w:val="en"/>
          </w:rPr>
          <w:t xml:space="preserve"> </w:t>
        </w:r>
        <w:r w:rsidRPr="00C63471" w:rsidDel="002D444B">
          <w:rPr>
            <w:rStyle w:val="s"/>
            <w:b/>
            <w:i/>
            <w:sz w:val="24"/>
            <w:szCs w:val="24"/>
            <w:lang w:val="en"/>
          </w:rPr>
          <w:t>have come to know</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to believe</w:t>
        </w:r>
        <w:r w:rsidRPr="00C63471" w:rsidDel="002D444B">
          <w:rPr>
            <w:rStyle w:val="netverse"/>
            <w:b/>
            <w:i/>
            <w:sz w:val="24"/>
            <w:szCs w:val="24"/>
            <w:lang w:val="en"/>
          </w:rPr>
          <w:t xml:space="preserve"> </w:t>
        </w:r>
        <w:r w:rsidRPr="00C63471" w:rsidDel="002D444B">
          <w:rPr>
            <w:rStyle w:val="s"/>
            <w:b/>
            <w:i/>
            <w:sz w:val="24"/>
            <w:szCs w:val="24"/>
            <w:lang w:val="en"/>
          </w:rPr>
          <w:t>the love</w:t>
        </w:r>
        <w:r w:rsidRPr="00C63471" w:rsidDel="002D444B">
          <w:rPr>
            <w:rStyle w:val="netverse"/>
            <w:b/>
            <w:i/>
            <w:sz w:val="24"/>
            <w:szCs w:val="24"/>
            <w:lang w:val="en"/>
          </w:rPr>
          <w:t xml:space="preserve"> </w:t>
        </w:r>
        <w:r w:rsidRPr="00C63471" w:rsidDel="002D444B">
          <w:rPr>
            <w:rStyle w:val="s"/>
            <w:b/>
            <w:i/>
            <w:sz w:val="24"/>
            <w:szCs w:val="24"/>
            <w:lang w:val="en"/>
          </w:rPr>
          <w:t>that</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has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us</w:t>
        </w:r>
        <w:r w:rsidRPr="00C63471" w:rsidDel="002D444B">
          <w:rPr>
            <w:rStyle w:val="netverse"/>
            <w:b/>
            <w:i/>
            <w:sz w:val="24"/>
            <w:szCs w:val="24"/>
            <w:lang w:val="en"/>
          </w:rPr>
          <w:t>.</w:t>
        </w:r>
        <w:r w:rsidRPr="00C63471" w:rsidDel="002D444B">
          <w:rPr>
            <w:rStyle w:val="netverse"/>
            <w:b/>
            <w:i/>
            <w:sz w:val="24"/>
            <w:szCs w:val="24"/>
            <w:vertAlign w:val="superscript"/>
            <w:lang w:val="en"/>
          </w:rPr>
          <w:t> </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is</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the one who 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him</w:t>
        </w:r>
        <w:r w:rsidRPr="00C63471" w:rsidDel="002D444B">
          <w:rPr>
            <w:rStyle w:val="netverse"/>
            <w:b/>
            <w:i/>
            <w:sz w:val="24"/>
            <w:szCs w:val="24"/>
            <w:lang w:val="en"/>
          </w:rPr>
          <w:t>.</w:t>
        </w:r>
        <w:r w:rsidRPr="00C63471" w:rsidDel="002D444B">
          <w:rPr>
            <w:b/>
            <w:i/>
            <w:sz w:val="24"/>
            <w:szCs w:val="24"/>
            <w:lang w:val="en"/>
          </w:rPr>
          <w:t xml:space="preserve"> </w:t>
        </w:r>
        <w:r w:rsidRPr="00C63471" w:rsidDel="002D444B">
          <w:rPr>
            <w:rStyle w:val="s"/>
            <w:b/>
            <w:i/>
            <w:sz w:val="24"/>
            <w:szCs w:val="24"/>
            <w:lang w:val="en"/>
          </w:rPr>
          <w:t>By</w:t>
        </w:r>
        <w:r w:rsidRPr="00C63471" w:rsidDel="002D444B">
          <w:rPr>
            <w:rStyle w:val="netverse"/>
            <w:b/>
            <w:i/>
            <w:sz w:val="24"/>
            <w:szCs w:val="24"/>
            <w:lang w:val="en"/>
          </w:rPr>
          <w:t xml:space="preserve"> </w:t>
        </w:r>
        <w:r w:rsidRPr="00C63471" w:rsidDel="002D444B">
          <w:rPr>
            <w:rStyle w:val="s"/>
            <w:b/>
            <w:i/>
            <w:sz w:val="24"/>
            <w:szCs w:val="24"/>
            <w:lang w:val="en"/>
          </w:rPr>
          <w:t>this</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is perfected</w:t>
        </w:r>
        <w:r w:rsidRPr="00C63471" w:rsidDel="002D444B">
          <w:rPr>
            <w:rStyle w:val="netverse"/>
            <w:b/>
            <w:i/>
            <w:sz w:val="24"/>
            <w:szCs w:val="24"/>
            <w:lang w:val="en"/>
          </w:rPr>
          <w:t xml:space="preserve"> </w:t>
        </w:r>
        <w:r w:rsidRPr="00C63471" w:rsidDel="002D444B">
          <w:rPr>
            <w:rStyle w:val="s"/>
            <w:b/>
            <w:i/>
            <w:sz w:val="24"/>
            <w:szCs w:val="24"/>
            <w:lang w:val="en"/>
          </w:rPr>
          <w:t>with</w:t>
        </w:r>
        <w:r w:rsidRPr="00C63471" w:rsidDel="002D444B">
          <w:rPr>
            <w:rStyle w:val="netverse"/>
            <w:b/>
            <w:i/>
            <w:sz w:val="24"/>
            <w:szCs w:val="24"/>
            <w:vertAlign w:val="superscript"/>
            <w:lang w:val="en"/>
          </w:rPr>
          <w:t> </w:t>
        </w:r>
        <w:r w:rsidRPr="00C63471" w:rsidDel="002D444B">
          <w:rPr>
            <w:rStyle w:val="s"/>
            <w:b/>
            <w:i/>
            <w:sz w:val="24"/>
            <w:szCs w:val="24"/>
            <w:lang w:val="en"/>
          </w:rPr>
          <w:t>us</w:t>
        </w:r>
        <w:r w:rsidRPr="00C63471" w:rsidDel="002D444B">
          <w:rPr>
            <w:rStyle w:val="netverse"/>
            <w:b/>
            <w:i/>
            <w:sz w:val="24"/>
            <w:szCs w:val="24"/>
            <w:lang w:val="en"/>
          </w:rPr>
          <w:t xml:space="preserve">, </w:t>
        </w:r>
        <w:r w:rsidRPr="00C63471" w:rsidDel="002D444B">
          <w:rPr>
            <w:rStyle w:val="s"/>
            <w:b/>
            <w:i/>
            <w:sz w:val="24"/>
            <w:szCs w:val="24"/>
            <w:lang w:val="en"/>
          </w:rPr>
          <w:t>so that</w:t>
        </w:r>
        <w:r w:rsidRPr="00C63471" w:rsidDel="002D444B">
          <w:rPr>
            <w:rStyle w:val="netverse"/>
            <w:b/>
            <w:i/>
            <w:sz w:val="24"/>
            <w:szCs w:val="24"/>
            <w:lang w:val="en"/>
          </w:rPr>
          <w:t xml:space="preserve"> </w:t>
        </w:r>
        <w:r w:rsidRPr="00C63471" w:rsidDel="002D444B">
          <w:rPr>
            <w:rStyle w:val="s"/>
            <w:b/>
            <w:i/>
            <w:sz w:val="24"/>
            <w:szCs w:val="24"/>
            <w:lang w:val="en"/>
          </w:rPr>
          <w:t>we may have</w:t>
        </w:r>
        <w:r w:rsidRPr="00C63471" w:rsidDel="002D444B">
          <w:rPr>
            <w:rStyle w:val="netverse"/>
            <w:b/>
            <w:i/>
            <w:sz w:val="24"/>
            <w:szCs w:val="24"/>
            <w:lang w:val="en"/>
          </w:rPr>
          <w:t xml:space="preserve"> </w:t>
        </w:r>
        <w:r w:rsidRPr="00C63471" w:rsidDel="002D444B">
          <w:rPr>
            <w:rStyle w:val="s"/>
            <w:b/>
            <w:i/>
            <w:sz w:val="24"/>
            <w:szCs w:val="24"/>
            <w:lang w:val="en"/>
          </w:rPr>
          <w:t>confidence</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the day</w:t>
        </w:r>
        <w:r w:rsidRPr="00C63471" w:rsidDel="002D444B">
          <w:rPr>
            <w:rStyle w:val="netverse"/>
            <w:b/>
            <w:i/>
            <w:sz w:val="24"/>
            <w:szCs w:val="24"/>
            <w:lang w:val="en"/>
          </w:rPr>
          <w:t xml:space="preserve"> </w:t>
        </w:r>
        <w:r w:rsidRPr="00C63471" w:rsidDel="002D444B">
          <w:rPr>
            <w:rStyle w:val="s"/>
            <w:b/>
            <w:i/>
            <w:sz w:val="24"/>
            <w:szCs w:val="24"/>
            <w:lang w:val="en"/>
          </w:rPr>
          <w:t>of judgment</w:t>
        </w:r>
        <w:r w:rsidRPr="00C63471" w:rsidDel="002D444B">
          <w:rPr>
            <w:rStyle w:val="netverse"/>
            <w:b/>
            <w:i/>
            <w:sz w:val="24"/>
            <w:szCs w:val="24"/>
            <w:lang w:val="en"/>
          </w:rPr>
          <w:t xml:space="preserve">, </w:t>
        </w:r>
        <w:r w:rsidRPr="00C63471" w:rsidDel="002D444B">
          <w:rPr>
            <w:rStyle w:val="s"/>
            <w:b/>
            <w:i/>
            <w:sz w:val="24"/>
            <w:szCs w:val="24"/>
            <w:lang w:val="en"/>
          </w:rPr>
          <w:t>because</w:t>
        </w:r>
        <w:r w:rsidRPr="00C63471" w:rsidDel="002D444B">
          <w:rPr>
            <w:rStyle w:val="netverse"/>
            <w:b/>
            <w:i/>
            <w:sz w:val="24"/>
            <w:szCs w:val="24"/>
            <w:lang w:val="en"/>
          </w:rPr>
          <w:t xml:space="preserve"> </w:t>
        </w:r>
        <w:r w:rsidRPr="00C63471" w:rsidDel="002D444B">
          <w:rPr>
            <w:rStyle w:val="s"/>
            <w:b/>
            <w:i/>
            <w:sz w:val="24"/>
            <w:szCs w:val="24"/>
            <w:lang w:val="en"/>
          </w:rPr>
          <w:t>just as</w:t>
        </w:r>
        <w:r w:rsidRPr="00C63471" w:rsidDel="002D444B">
          <w:rPr>
            <w:rStyle w:val="netverse"/>
            <w:b/>
            <w:i/>
            <w:sz w:val="24"/>
            <w:szCs w:val="24"/>
            <w:lang w:val="en"/>
          </w:rPr>
          <w:t xml:space="preserve"> </w:t>
        </w:r>
        <w:r w:rsidRPr="00C63471" w:rsidDel="002D444B">
          <w:rPr>
            <w:rStyle w:val="s"/>
            <w:b/>
            <w:i/>
            <w:sz w:val="24"/>
            <w:szCs w:val="24"/>
            <w:lang w:val="en"/>
          </w:rPr>
          <w:t>Jesus</w:t>
        </w:r>
        <w:r w:rsidRPr="00C63471" w:rsidDel="002D444B">
          <w:rPr>
            <w:rStyle w:val="netverse"/>
            <w:b/>
            <w:i/>
            <w:sz w:val="24"/>
            <w:szCs w:val="24"/>
            <w:lang w:val="en"/>
          </w:rPr>
          <w:t xml:space="preserve"> </w:t>
        </w:r>
        <w:r w:rsidRPr="00C63471" w:rsidDel="002D444B">
          <w:rPr>
            <w:rStyle w:val="s"/>
            <w:b/>
            <w:i/>
            <w:sz w:val="24"/>
            <w:szCs w:val="24"/>
            <w:lang w:val="en"/>
          </w:rPr>
          <w:t>is</w:t>
        </w:r>
        <w:r w:rsidRPr="00C63471" w:rsidDel="002D444B">
          <w:rPr>
            <w:rStyle w:val="netverse"/>
            <w:b/>
            <w:i/>
            <w:sz w:val="24"/>
            <w:szCs w:val="24"/>
            <w:lang w:val="en"/>
          </w:rPr>
          <w:t xml:space="preserve">, </w:t>
        </w:r>
        <w:r w:rsidRPr="00C63471" w:rsidDel="002D444B">
          <w:rPr>
            <w:rStyle w:val="s"/>
            <w:b/>
            <w:i/>
            <w:sz w:val="24"/>
            <w:szCs w:val="24"/>
            <w:lang w:val="en"/>
          </w:rPr>
          <w:t>so also</w:t>
        </w:r>
        <w:r w:rsidRPr="00C63471" w:rsidDel="002D444B">
          <w:rPr>
            <w:rStyle w:val="netverse"/>
            <w:b/>
            <w:i/>
            <w:sz w:val="24"/>
            <w:szCs w:val="24"/>
            <w:lang w:val="en"/>
          </w:rPr>
          <w:t xml:space="preserve"> </w:t>
        </w:r>
        <w:r w:rsidRPr="00C63471" w:rsidDel="002D444B">
          <w:rPr>
            <w:rStyle w:val="s"/>
            <w:b/>
            <w:i/>
            <w:sz w:val="24"/>
            <w:szCs w:val="24"/>
            <w:lang w:val="en"/>
          </w:rPr>
          <w:t>are</w:t>
        </w:r>
        <w:r w:rsidRPr="00C63471" w:rsidDel="002D444B">
          <w:rPr>
            <w:rStyle w:val="netverse"/>
            <w:b/>
            <w:i/>
            <w:sz w:val="24"/>
            <w:szCs w:val="24"/>
            <w:lang w:val="en"/>
          </w:rPr>
          <w:t xml:space="preserve"> </w:t>
        </w:r>
        <w:r w:rsidRPr="00C63471" w:rsidDel="002D444B">
          <w:rPr>
            <w:rStyle w:val="s"/>
            <w:b/>
            <w:i/>
            <w:sz w:val="24"/>
            <w:szCs w:val="24"/>
            <w:lang w:val="en"/>
          </w:rPr>
          <w:t>we</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this</w:t>
        </w:r>
        <w:r w:rsidRPr="00C63471" w:rsidDel="002D444B">
          <w:rPr>
            <w:rStyle w:val="netverse"/>
            <w:b/>
            <w:i/>
            <w:sz w:val="24"/>
            <w:szCs w:val="24"/>
            <w:lang w:val="en"/>
          </w:rPr>
          <w:t xml:space="preserve"> </w:t>
        </w:r>
        <w:r w:rsidRPr="00C63471" w:rsidDel="002D444B">
          <w:rPr>
            <w:rStyle w:val="s"/>
            <w:b/>
            <w:i/>
            <w:sz w:val="24"/>
            <w:szCs w:val="24"/>
            <w:lang w:val="en"/>
          </w:rPr>
          <w:t>world</w:t>
        </w:r>
        <w:r w:rsidRPr="00C63471" w:rsidDel="002D444B">
          <w:rPr>
            <w:rStyle w:val="netverse"/>
            <w:b/>
            <w:i/>
            <w:sz w:val="24"/>
            <w:szCs w:val="24"/>
            <w:lang w:val="en"/>
          </w:rPr>
          <w:t>.</w:t>
        </w:r>
      </w:moveFrom>
    </w:p>
    <w:moveFromRangeEnd w:id="1084"/>
    <w:p w14:paraId="491B6C27" w14:textId="37CDFA2A" w:rsidR="003931E8" w:rsidDel="00581FE7" w:rsidRDefault="003931E8" w:rsidP="00C63471">
      <w:pPr>
        <w:spacing w:after="0" w:line="240" w:lineRule="auto"/>
        <w:jc w:val="center"/>
        <w:rPr>
          <w:del w:id="1088" w:author="owner" w:date="2018-06-04T15:10:00Z"/>
          <w:rStyle w:val="netverse"/>
          <w:b/>
          <w:i/>
          <w:sz w:val="24"/>
          <w:szCs w:val="24"/>
          <w:lang w:val="en"/>
        </w:rPr>
      </w:pPr>
    </w:p>
    <w:p w14:paraId="3C10E279" w14:textId="619BD3E1" w:rsidR="003931E8" w:rsidRPr="00C63471" w:rsidDel="00581FE7" w:rsidRDefault="003931E8" w:rsidP="00C63471">
      <w:pPr>
        <w:spacing w:after="0" w:line="240" w:lineRule="auto"/>
        <w:jc w:val="center"/>
        <w:rPr>
          <w:del w:id="1089" w:author="owner" w:date="2018-06-04T15:11:00Z"/>
          <w:b/>
          <w:i/>
          <w:sz w:val="24"/>
          <w:szCs w:val="24"/>
          <w:lang w:val="en"/>
        </w:rPr>
      </w:pPr>
    </w:p>
    <w:p w14:paraId="6ECCFF51" w14:textId="0C674A04" w:rsidR="003931E8" w:rsidDel="00581FE7" w:rsidRDefault="003931E8" w:rsidP="009629C1">
      <w:pPr>
        <w:pStyle w:val="ListParagraph"/>
        <w:spacing w:after="0"/>
        <w:ind w:left="0" w:firstLine="720"/>
        <w:contextualSpacing w:val="0"/>
        <w:jc w:val="both"/>
        <w:rPr>
          <w:del w:id="1090" w:author="owner" w:date="2018-06-04T15:15:00Z"/>
          <w:sz w:val="24"/>
          <w:szCs w:val="24"/>
        </w:rPr>
      </w:pPr>
      <w:del w:id="1091" w:author="owner" w:date="2018-06-04T15:15:00Z">
        <w:r w:rsidDel="00581FE7">
          <w:rPr>
            <w:sz w:val="24"/>
            <w:szCs w:val="24"/>
          </w:rPr>
          <w:delText xml:space="preserve">Technology is changing so </w:delText>
        </w:r>
      </w:del>
      <w:del w:id="1092" w:author="owner" w:date="2018-06-04T15:03:00Z">
        <w:r w:rsidDel="000C179D">
          <w:rPr>
            <w:sz w:val="24"/>
            <w:szCs w:val="24"/>
          </w:rPr>
          <w:delText>fact t</w:delText>
        </w:r>
      </w:del>
      <w:del w:id="1093" w:author="owner" w:date="2018-06-04T15:15:00Z">
        <w:r w:rsidDel="00581FE7">
          <w:rPr>
            <w:sz w:val="24"/>
            <w:szCs w:val="24"/>
          </w:rPr>
          <w:delText xml:space="preserve">hat it is hard to keep up. I am showing my age a bit here, but as I have dived into the world of publishing and promoting books, I realize that in this respect, I’ve been living in the dark ages. The problem with living in the dark is that you can’t see! </w:delText>
        </w:r>
        <w:r w:rsidR="00AA110C" w:rsidDel="00581FE7">
          <w:rPr>
            <w:sz w:val="24"/>
            <w:szCs w:val="24"/>
          </w:rPr>
          <w:delText xml:space="preserve">Mediums such as FaceBook allow us to see evil, hear evil, read evil, and write evil. At the click of a button, even in the dark, </w:delText>
        </w:r>
        <w:r w:rsidR="00AA43EB" w:rsidDel="00581FE7">
          <w:rPr>
            <w:sz w:val="24"/>
            <w:szCs w:val="24"/>
          </w:rPr>
          <w:delText>a</w:delText>
        </w:r>
        <w:r w:rsidR="00AA110C" w:rsidDel="00581FE7">
          <w:rPr>
            <w:sz w:val="24"/>
            <w:szCs w:val="24"/>
          </w:rPr>
          <w:delText xml:space="preserve"> little idol called a smart phone, sheds light on the face of evil</w:delText>
        </w:r>
        <w:r w:rsidR="00AA43EB" w:rsidDel="00581FE7">
          <w:rPr>
            <w:sz w:val="24"/>
            <w:szCs w:val="24"/>
          </w:rPr>
          <w:delText xml:space="preserve"> of every kind.</w:delText>
        </w:r>
        <w:r w:rsidR="00AA110C" w:rsidDel="00581FE7">
          <w:rPr>
            <w:sz w:val="24"/>
            <w:szCs w:val="24"/>
          </w:rPr>
          <w:delText xml:space="preserve"> But where are we going to see the Face of God? </w:delText>
        </w:r>
      </w:del>
    </w:p>
    <w:p w14:paraId="496BAB94" w14:textId="77777777" w:rsidR="00AA110C" w:rsidRDefault="00AA110C" w:rsidP="009629C1">
      <w:pPr>
        <w:pStyle w:val="ListParagraph"/>
        <w:spacing w:after="0"/>
        <w:ind w:left="0" w:firstLine="720"/>
        <w:contextualSpacing w:val="0"/>
        <w:jc w:val="both"/>
        <w:rPr>
          <w:sz w:val="24"/>
          <w:szCs w:val="24"/>
        </w:rPr>
      </w:pPr>
    </w:p>
    <w:p w14:paraId="68D7BC31" w14:textId="77777777" w:rsidR="00BE04AB" w:rsidRDefault="00BE04AB" w:rsidP="002A0BDA">
      <w:pPr>
        <w:pStyle w:val="ListParagraph"/>
        <w:spacing w:after="0"/>
        <w:ind w:left="0" w:firstLine="720"/>
        <w:contextualSpacing w:val="0"/>
        <w:jc w:val="both"/>
        <w:rPr>
          <w:ins w:id="1094" w:author="owner" w:date="2018-06-04T15:29:00Z"/>
          <w:rFonts w:asciiTheme="minorHAnsi" w:eastAsiaTheme="minorEastAsia" w:hAnsiTheme="minorHAnsi" w:cstheme="minorBidi"/>
        </w:rPr>
      </w:pPr>
    </w:p>
    <w:p w14:paraId="6D5B9B58" w14:textId="143C500D" w:rsidR="002A0BDA" w:rsidRDefault="002A0BDA">
      <w:pPr>
        <w:pStyle w:val="ListParagraph"/>
        <w:spacing w:after="0"/>
        <w:ind w:left="0" w:firstLine="720"/>
        <w:contextualSpacing w:val="0"/>
        <w:jc w:val="both"/>
        <w:rPr>
          <w:moveTo w:id="1095" w:author="owner" w:date="2018-06-04T15:17:00Z"/>
          <w:rFonts w:asciiTheme="minorHAnsi" w:eastAsiaTheme="minorEastAsia" w:hAnsiTheme="minorHAnsi" w:cstheme="minorBidi"/>
        </w:rPr>
        <w:pPrChange w:id="1096" w:author="owner" w:date="2018-06-04T15:19:00Z">
          <w:pPr>
            <w:pStyle w:val="NormalWeb"/>
            <w:spacing w:line="276" w:lineRule="auto"/>
            <w:ind w:firstLine="720"/>
            <w:jc w:val="both"/>
          </w:pPr>
        </w:pPrChange>
      </w:pPr>
      <w:moveToRangeStart w:id="1097" w:author="owner" w:date="2018-06-04T15:17:00Z" w:name="move515888799"/>
      <w:moveTo w:id="1098" w:author="owner" w:date="2018-06-04T15:17:00Z">
        <w:r>
          <w:rPr>
            <w:rFonts w:asciiTheme="minorHAnsi" w:eastAsiaTheme="minorEastAsia" w:hAnsiTheme="minorHAnsi" w:cstheme="minorBidi"/>
          </w:rPr>
          <w:t>Growing in the knowledge of God,</w:t>
        </w:r>
      </w:moveTo>
      <w:ins w:id="1099" w:author="owner" w:date="2018-06-04T15:18:00Z">
        <w:r w:rsidRPr="002A0BDA">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00C14D98">
          <w:rPr>
            <w:rFonts w:asciiTheme="minorHAnsi" w:eastAsiaTheme="minorEastAsia" w:hAnsiTheme="minorHAnsi" w:cstheme="minorBidi"/>
            <w:sz w:val="24"/>
            <w:szCs w:val="24"/>
          </w:rPr>
          <w:t xml:space="preserve"> the aim of Bible study</w:t>
        </w:r>
      </w:ins>
      <w:ins w:id="1100" w:author="owner" w:date="2018-06-04T15:19:00Z">
        <w:r>
          <w:rPr>
            <w:rFonts w:asciiTheme="minorHAnsi" w:eastAsiaTheme="minorEastAsia" w:hAnsiTheme="minorHAnsi" w:cstheme="minorBidi"/>
            <w:sz w:val="24"/>
            <w:szCs w:val="24"/>
          </w:rPr>
          <w:t>.</w:t>
        </w:r>
      </w:ins>
      <w:moveTo w:id="1101" w:author="owner" w:date="2018-06-04T15:17:00Z">
        <w:r>
          <w:rPr>
            <w:rFonts w:asciiTheme="minorHAnsi" w:eastAsiaTheme="minorEastAsia" w:hAnsiTheme="minorHAnsi" w:cstheme="minorBidi"/>
          </w:rPr>
          <w:t xml:space="preserve"> </w:t>
        </w:r>
      </w:moveTo>
      <w:ins w:id="1102" w:author="owner" w:date="2018-06-04T15:19:00Z">
        <w:r>
          <w:rPr>
            <w:rFonts w:asciiTheme="minorHAnsi" w:eastAsiaTheme="minorEastAsia" w:hAnsiTheme="minorHAnsi" w:cstheme="minorBidi"/>
          </w:rPr>
          <w:t>It is also</w:t>
        </w:r>
      </w:ins>
      <w:moveTo w:id="1103" w:author="owner" w:date="2018-06-04T15:17:00Z">
        <w:del w:id="1104" w:author="owner" w:date="2018-06-04T15:19:00Z">
          <w:r w:rsidDel="002A0BDA">
            <w:rPr>
              <w:rFonts w:asciiTheme="minorHAnsi" w:eastAsiaTheme="minorEastAsia" w:hAnsiTheme="minorHAnsi" w:cstheme="minorBidi"/>
            </w:rPr>
            <w:delText>is</w:delText>
          </w:r>
        </w:del>
        <w:r>
          <w:rPr>
            <w:rFonts w:asciiTheme="minorHAnsi" w:eastAsiaTheme="minorEastAsia" w:hAnsiTheme="minorHAnsi" w:cstheme="minorBidi"/>
          </w:rPr>
          <w:t xml:space="preserve"> paramount to maturing in the faith (Colossians 1:9-10).</w:t>
        </w:r>
        <w:r w:rsidRPr="007003AB">
          <w:rPr>
            <w:rFonts w:asciiTheme="minorHAnsi" w:eastAsiaTheme="minorEastAsia" w:hAnsiTheme="minorHAnsi" w:cstheme="minorBidi"/>
          </w:rPr>
          <w:t xml:space="preserve"> </w:t>
        </w:r>
      </w:moveTo>
      <w:ins w:id="1105" w:author="owner" w:date="2018-06-04T15:24:00Z">
        <w:r>
          <w:rPr>
            <w:rFonts w:asciiTheme="minorHAnsi" w:eastAsiaTheme="minorEastAsia" w:hAnsiTheme="minorHAnsi" w:cstheme="minorBidi"/>
          </w:rPr>
          <w:t xml:space="preserve">But there is a vast difference in gaining knowledge of God and Knowing God. </w:t>
        </w:r>
      </w:ins>
      <w:ins w:id="1106" w:author="owner" w:date="2018-06-04T15:27:00Z">
        <w:r w:rsidR="00BE04AB">
          <w:rPr>
            <w:rFonts w:asciiTheme="minorHAnsi" w:eastAsiaTheme="minorEastAsia" w:hAnsiTheme="minorHAnsi" w:cstheme="minorBidi"/>
          </w:rPr>
          <w:t xml:space="preserve">Paul’s prayer for the believers in </w:t>
        </w:r>
      </w:ins>
      <w:ins w:id="1107" w:author="owner" w:date="2018-06-04T15:28:00Z">
        <w:r w:rsidR="00BE04AB">
          <w:rPr>
            <w:rFonts w:asciiTheme="minorHAnsi" w:eastAsiaTheme="minorEastAsia" w:hAnsiTheme="minorHAnsi" w:cstheme="minorBidi"/>
          </w:rPr>
          <w:t xml:space="preserve">Ephesus was the latter. </w:t>
        </w:r>
      </w:ins>
      <w:ins w:id="1108" w:author="owner" w:date="2018-06-04T15:21:00Z">
        <w:r>
          <w:rPr>
            <w:rFonts w:asciiTheme="minorHAnsi" w:eastAsiaTheme="minorEastAsia" w:hAnsiTheme="minorHAnsi" w:cstheme="minorBidi"/>
          </w:rPr>
          <w:t>Apart from the Holy Spirit</w:t>
        </w:r>
      </w:ins>
      <w:ins w:id="1109" w:author="owner" w:date="2018-06-04T15:22:00Z">
        <w:r>
          <w:rPr>
            <w:rFonts w:asciiTheme="minorHAnsi" w:eastAsiaTheme="minorEastAsia" w:hAnsiTheme="minorHAnsi" w:cstheme="minorBidi"/>
          </w:rPr>
          <w:t>s illumination</w:t>
        </w:r>
      </w:ins>
      <w:ins w:id="1110" w:author="owner" w:date="2018-06-04T15:21:00Z">
        <w:r>
          <w:rPr>
            <w:rFonts w:asciiTheme="minorHAnsi" w:eastAsiaTheme="minorEastAsia" w:hAnsiTheme="minorHAnsi" w:cstheme="minorBidi"/>
          </w:rPr>
          <w:t>,</w:t>
        </w:r>
      </w:ins>
      <w:ins w:id="1111" w:author="owner" w:date="2018-06-04T15:22:00Z">
        <w:r>
          <w:rPr>
            <w:rFonts w:asciiTheme="minorHAnsi" w:eastAsiaTheme="minorEastAsia" w:hAnsiTheme="minorHAnsi" w:cstheme="minorBidi"/>
          </w:rPr>
          <w:t xml:space="preserve"> </w:t>
        </w:r>
      </w:ins>
      <w:ins w:id="1112" w:author="owner" w:date="2018-06-04T15:23:00Z">
        <w:r>
          <w:rPr>
            <w:rFonts w:asciiTheme="minorHAnsi" w:eastAsiaTheme="minorEastAsia" w:hAnsiTheme="minorHAnsi" w:cstheme="minorBidi"/>
          </w:rPr>
          <w:t>knowing God is not</w:t>
        </w:r>
      </w:ins>
      <w:moveTo w:id="1113" w:author="owner" w:date="2018-06-04T15:17:00Z">
        <w:del w:id="1114" w:author="owner" w:date="2018-06-04T15:21:00Z">
          <w:r w:rsidDel="002A0BDA">
            <w:rPr>
              <w:rFonts w:asciiTheme="minorHAnsi" w:eastAsiaTheme="minorEastAsia" w:hAnsiTheme="minorHAnsi" w:cstheme="minorBidi"/>
            </w:rPr>
            <w:delText>That is not to say that</w:delText>
          </w:r>
        </w:del>
        <w:del w:id="1115" w:author="owner" w:date="2018-06-04T15:23:00Z">
          <w:r w:rsidDel="002A0BDA">
            <w:rPr>
              <w:rFonts w:asciiTheme="minorHAnsi" w:eastAsiaTheme="minorEastAsia" w:hAnsiTheme="minorHAnsi" w:cstheme="minorBidi"/>
            </w:rPr>
            <w:delText xml:space="preserve"> a full knowledge of Him is</w:delText>
          </w:r>
        </w:del>
      </w:moveTo>
      <w:ins w:id="1116" w:author="owner" w:date="2018-06-04T15:23:00Z">
        <w:r>
          <w:rPr>
            <w:rFonts w:asciiTheme="minorHAnsi" w:eastAsiaTheme="minorEastAsia" w:hAnsiTheme="minorHAnsi" w:cstheme="minorBidi"/>
          </w:rPr>
          <w:t xml:space="preserve"> even </w:t>
        </w:r>
      </w:ins>
      <w:moveTo w:id="1117" w:author="owner" w:date="2018-06-04T15:17:00Z">
        <w:del w:id="1118" w:author="owner" w:date="2018-06-04T15:26:00Z">
          <w:r w:rsidDel="00BE04AB">
            <w:rPr>
              <w:rFonts w:asciiTheme="minorHAnsi" w:eastAsiaTheme="minorEastAsia" w:hAnsiTheme="minorHAnsi" w:cstheme="minorBidi"/>
            </w:rPr>
            <w:delText xml:space="preserve"> </w:delText>
          </w:r>
        </w:del>
        <w:r>
          <w:rPr>
            <w:rFonts w:asciiTheme="minorHAnsi" w:eastAsiaTheme="minorEastAsia" w:hAnsiTheme="minorHAnsi" w:cstheme="minorBidi"/>
          </w:rPr>
          <w:t xml:space="preserve">obtainable. </w:t>
        </w:r>
        <w:del w:id="1119" w:author="owner" w:date="2018-06-04T15:26:00Z">
          <w:r w:rsidDel="00BE04AB">
            <w:rPr>
              <w:rFonts w:asciiTheme="minorHAnsi" w:eastAsiaTheme="minorEastAsia" w:hAnsiTheme="minorHAnsi" w:cstheme="minorBidi"/>
            </w:rPr>
            <w:delText xml:space="preserve">Yet, as any true seeker of God will tell you, </w:delText>
          </w:r>
          <w:r w:rsidRPr="5897EC05" w:rsidDel="00BE04AB">
            <w:rPr>
              <w:rFonts w:asciiTheme="minorHAnsi" w:eastAsiaTheme="minorEastAsia" w:hAnsiTheme="minorHAnsi" w:cstheme="minorBidi"/>
            </w:rPr>
            <w:delText xml:space="preserve">even a glimpse of His glory through divine revelation, </w:delText>
          </w:r>
          <w:r w:rsidDel="00BE04AB">
            <w:rPr>
              <w:rFonts w:asciiTheme="minorHAnsi" w:eastAsiaTheme="minorEastAsia" w:hAnsiTheme="minorHAnsi" w:cstheme="minorBidi"/>
            </w:rPr>
            <w:delText>will leave you</w:delText>
          </w:r>
          <w:r w:rsidRPr="5897EC05" w:rsidDel="00BE04AB">
            <w:rPr>
              <w:rFonts w:asciiTheme="minorHAnsi" w:eastAsiaTheme="minorEastAsia" w:hAnsiTheme="minorHAnsi" w:cstheme="minorBidi"/>
            </w:rPr>
            <w:delText xml:space="preserve"> with an insatiable </w:delText>
          </w:r>
          <w:r w:rsidDel="00BE04AB">
            <w:rPr>
              <w:rFonts w:asciiTheme="minorHAnsi" w:eastAsiaTheme="minorEastAsia" w:hAnsiTheme="minorHAnsi" w:cstheme="minorBidi"/>
            </w:rPr>
            <w:delText xml:space="preserve">quest for more. </w:delText>
          </w:r>
        </w:del>
        <w:r>
          <w:rPr>
            <w:rFonts w:asciiTheme="minorHAnsi" w:eastAsiaTheme="minorEastAsia" w:hAnsiTheme="minorHAnsi" w:cstheme="minorBidi"/>
          </w:rPr>
          <w:t>God desires to reveals Himself to us. His Word is His chosen means by which He does that</w:t>
        </w:r>
      </w:moveTo>
      <w:ins w:id="1120" w:author="owner" w:date="2018-06-04T15:28:00Z">
        <w:r w:rsidR="00BE04AB">
          <w:rPr>
            <w:rFonts w:asciiTheme="minorHAnsi" w:eastAsiaTheme="minorEastAsia" w:hAnsiTheme="minorHAnsi" w:cstheme="minorBidi"/>
          </w:rPr>
          <w:t>.</w:t>
        </w:r>
      </w:ins>
      <w:moveTo w:id="1121" w:author="owner" w:date="2018-06-04T15:17:00Z">
        <w:del w:id="1122" w:author="owner" w:date="2018-06-04T15:28:00Z">
          <w:r w:rsidDel="00BE04AB">
            <w:rPr>
              <w:rFonts w:asciiTheme="minorHAnsi" w:eastAsiaTheme="minorEastAsia" w:hAnsiTheme="minorHAnsi" w:cstheme="minorBidi"/>
            </w:rPr>
            <w:delText xml:space="preserve"> - and when He does, it changes the course of our lives. That is the point!</w:delText>
          </w:r>
        </w:del>
      </w:moveTo>
      <w:ins w:id="1123" w:author="owner" w:date="2018-06-04T15:29:00Z">
        <w:r w:rsidR="00BE04AB">
          <w:rPr>
            <w:rFonts w:asciiTheme="minorHAnsi" w:eastAsiaTheme="minorEastAsia" w:hAnsiTheme="minorHAnsi" w:cstheme="minorBidi"/>
          </w:rPr>
          <w:t xml:space="preserve"> </w:t>
        </w:r>
      </w:ins>
      <w:moveTo w:id="1124" w:author="owner" w:date="2018-06-04T15:17:00Z">
        <w:r>
          <w:rPr>
            <w:rFonts w:asciiTheme="minorHAnsi" w:eastAsiaTheme="minorEastAsia" w:hAnsiTheme="minorHAnsi" w:cstheme="minorBidi"/>
          </w:rPr>
          <w:t xml:space="preserve"> </w:t>
        </w:r>
      </w:moveTo>
    </w:p>
    <w:moveToRangeEnd w:id="1097"/>
    <w:p w14:paraId="42A22EFF" w14:textId="77777777" w:rsidR="009629C1" w:rsidRPr="00C14D98" w:rsidRDefault="009629C1" w:rsidP="009629C1">
      <w:pPr>
        <w:pStyle w:val="ListParagraph"/>
        <w:spacing w:after="0"/>
        <w:ind w:left="0" w:firstLine="720"/>
        <w:contextualSpacing w:val="0"/>
        <w:jc w:val="both"/>
        <w:rPr>
          <w:rFonts w:asciiTheme="minorHAnsi" w:hAnsiTheme="minorHAnsi" w:cstheme="minorHAnsi"/>
          <w:sz w:val="24"/>
          <w:szCs w:val="24"/>
        </w:rPr>
      </w:pPr>
      <w:r w:rsidRPr="00C14D98">
        <w:rPr>
          <w:sz w:val="24"/>
          <w:szCs w:val="24"/>
        </w:rPr>
        <w:t>In his book</w:t>
      </w:r>
      <w:r w:rsidRPr="00C14D98">
        <w:rPr>
          <w:i/>
          <w:sz w:val="24"/>
          <w:szCs w:val="24"/>
        </w:rPr>
        <w:t>, The Truth War,</w:t>
      </w:r>
      <w:r w:rsidRPr="00C14D98">
        <w:rPr>
          <w:sz w:val="24"/>
          <w:szCs w:val="24"/>
        </w:rPr>
        <w:t xml:space="preserve"> John McArthur put it this way, “God has revealed Himself to humanity through Scripture and His Son–the Truth. Truth means nothing apart from God and His Word. Truth is the self-expression of God!”</w:t>
      </w:r>
      <w:r>
        <w:rPr>
          <w:sz w:val="24"/>
          <w:szCs w:val="24"/>
        </w:rPr>
        <w:t xml:space="preserve"> </w:t>
      </w:r>
      <w:r w:rsidRPr="00C14D98">
        <w:rPr>
          <w:rFonts w:asciiTheme="minorHAnsi" w:hAnsiTheme="minorHAnsi" w:cstheme="minorHAnsi"/>
          <w:sz w:val="24"/>
          <w:szCs w:val="24"/>
        </w:rPr>
        <w:t xml:space="preserve">The prophets foretold of Christ Jesus, the gospels give the record of His incarnation, but the epistles, such as the ones we are studying, explain the gospels. In short, the Bible, in its entirety, is a picture of God in the face of Christ Jesus. Therefore, of all the </w:t>
      </w:r>
      <w:r>
        <w:rPr>
          <w:rFonts w:asciiTheme="minorHAnsi" w:hAnsiTheme="minorHAnsi" w:cstheme="minorHAnsi"/>
          <w:sz w:val="24"/>
          <w:szCs w:val="24"/>
        </w:rPr>
        <w:t>in</w:t>
      </w:r>
      <w:r w:rsidRPr="00C14D98">
        <w:rPr>
          <w:rFonts w:asciiTheme="minorHAnsi" w:hAnsiTheme="minorHAnsi" w:cstheme="minorHAnsi"/>
          <w:sz w:val="24"/>
          <w:szCs w:val="24"/>
        </w:rPr>
        <w:t xml:space="preserve">numerable benefits of the written Word of God, the most important of all is that we see and know God through the Bible. </w:t>
      </w:r>
    </w:p>
    <w:p w14:paraId="62F1CB7E" w14:textId="77777777" w:rsidR="009629C1" w:rsidRDefault="009629C1" w:rsidP="009629C1">
      <w:pPr>
        <w:pStyle w:val="ListParagraph"/>
        <w:spacing w:after="0"/>
        <w:ind w:left="0" w:firstLine="720"/>
        <w:contextualSpacing w:val="0"/>
        <w:jc w:val="both"/>
        <w:rPr>
          <w:sz w:val="24"/>
          <w:szCs w:val="24"/>
        </w:rPr>
      </w:pPr>
    </w:p>
    <w:p w14:paraId="71189F53" w14:textId="77777777" w:rsidR="009629C1" w:rsidRPr="00FC04FF" w:rsidRDefault="009629C1" w:rsidP="009629C1">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FC04FF">
        <w:rPr>
          <w:rFonts w:asciiTheme="minorHAnsi" w:eastAsiaTheme="minorEastAsia" w:hAnsiTheme="minorHAnsi" w:cstheme="minorHAnsi"/>
          <w:b/>
          <w:bCs/>
          <w:iCs/>
          <w:sz w:val="24"/>
          <w:szCs w:val="24"/>
        </w:rPr>
        <w:t xml:space="preserve">John 17:3 </w:t>
      </w:r>
    </w:p>
    <w:p w14:paraId="58A52B56" w14:textId="77777777" w:rsidR="009629C1" w:rsidRPr="00FC04FF" w:rsidRDefault="009629C1" w:rsidP="009629C1">
      <w:pPr>
        <w:pStyle w:val="ListParagraph"/>
        <w:spacing w:after="0" w:line="240" w:lineRule="auto"/>
        <w:ind w:left="0"/>
        <w:contextualSpacing w:val="0"/>
        <w:jc w:val="center"/>
        <w:rPr>
          <w:rFonts w:asciiTheme="minorHAnsi" w:hAnsiTheme="minorHAnsi" w:cstheme="minorHAnsi"/>
          <w:b/>
          <w:i/>
          <w:color w:val="000000"/>
          <w:sz w:val="24"/>
          <w:szCs w:val="24"/>
        </w:rPr>
      </w:pP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Now this</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is eternal life</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 that they know you, the only true God, and Jesus Christ,</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whom you sent.</w:t>
      </w:r>
    </w:p>
    <w:p w14:paraId="537C6991" w14:textId="77777777" w:rsidR="009629C1" w:rsidRDefault="009629C1" w:rsidP="009629C1">
      <w:pPr>
        <w:pStyle w:val="ListParagraph"/>
        <w:spacing w:after="0"/>
        <w:ind w:left="0" w:firstLine="720"/>
        <w:contextualSpacing w:val="0"/>
        <w:jc w:val="both"/>
        <w:rPr>
          <w:sz w:val="24"/>
          <w:szCs w:val="24"/>
        </w:rPr>
      </w:pPr>
    </w:p>
    <w:p w14:paraId="66EACC05" w14:textId="4D1CA080" w:rsidR="009629C1" w:rsidRPr="00C14D98" w:rsidDel="002A0BDA" w:rsidRDefault="009629C1" w:rsidP="009629C1">
      <w:pPr>
        <w:pStyle w:val="ListParagraph"/>
        <w:spacing w:after="0"/>
        <w:ind w:left="0" w:firstLine="720"/>
        <w:contextualSpacing w:val="0"/>
        <w:jc w:val="both"/>
        <w:rPr>
          <w:del w:id="1125" w:author="owner" w:date="2018-06-04T15:18:00Z"/>
          <w:rFonts w:asciiTheme="minorHAnsi" w:eastAsiaTheme="minorEastAsia" w:hAnsiTheme="minorHAnsi" w:cstheme="minorBidi"/>
          <w:sz w:val="24"/>
          <w:szCs w:val="24"/>
        </w:rPr>
      </w:pPr>
      <w:r w:rsidRPr="00C14D98">
        <w:rPr>
          <w:sz w:val="24"/>
          <w:szCs w:val="24"/>
        </w:rPr>
        <w:t xml:space="preserve"> </w:t>
      </w:r>
      <w:r w:rsidRPr="00C14D98">
        <w:rPr>
          <w:rFonts w:asciiTheme="minorHAnsi" w:eastAsiaTheme="minorEastAsia" w:hAnsiTheme="minorHAnsi" w:cstheme="minorBidi"/>
          <w:sz w:val="24"/>
          <w:szCs w:val="24"/>
        </w:rPr>
        <w:t xml:space="preserve">Prior to securing our redemption on the cross, Jesus prayed to the Father and said, “And this is life eternal, that they might </w:t>
      </w:r>
      <w:r w:rsidRPr="00C14D98">
        <w:rPr>
          <w:rFonts w:asciiTheme="minorHAnsi" w:eastAsiaTheme="minorEastAsia" w:hAnsiTheme="minorHAnsi" w:cstheme="minorBidi"/>
          <w:sz w:val="24"/>
          <w:szCs w:val="24"/>
          <w:u w:val="single"/>
        </w:rPr>
        <w:t>know thee the only true God, and Jesus Christ</w:t>
      </w:r>
      <w:r w:rsidRPr="00C14D98">
        <w:rPr>
          <w:rFonts w:asciiTheme="minorHAnsi" w:eastAsiaTheme="minorEastAsia" w:hAnsiTheme="minorHAnsi" w:cstheme="minorBidi"/>
          <w:sz w:val="24"/>
          <w:szCs w:val="24"/>
        </w:rPr>
        <w:t xml:space="preserve">, whom thou hast sent” (John 17:1-26). </w:t>
      </w:r>
      <w:r>
        <w:rPr>
          <w:rFonts w:asciiTheme="minorHAnsi" w:eastAsiaTheme="minorEastAsia" w:hAnsiTheme="minorHAnsi" w:cstheme="minorBidi"/>
          <w:sz w:val="24"/>
          <w:szCs w:val="24"/>
        </w:rPr>
        <w:t xml:space="preserve">Bottom line – to know God </w:t>
      </w:r>
      <w:r w:rsidRPr="00C14D98">
        <w:rPr>
          <w:rFonts w:asciiTheme="minorHAnsi" w:eastAsiaTheme="minorEastAsia" w:hAnsiTheme="minorHAnsi" w:cstheme="minorBidi"/>
          <w:sz w:val="24"/>
          <w:szCs w:val="24"/>
        </w:rPr>
        <w:t>the Father and God the Son is eternal life.</w:t>
      </w:r>
      <w:r>
        <w:rPr>
          <w:rFonts w:asciiTheme="minorHAnsi" w:eastAsiaTheme="minorEastAsia" w:hAnsiTheme="minorHAnsi" w:cstheme="minorBidi"/>
          <w:sz w:val="24"/>
          <w:szCs w:val="24"/>
        </w:rPr>
        <w:t xml:space="preserve"> </w:t>
      </w:r>
      <w:r w:rsidRPr="00C14D98">
        <w:rPr>
          <w:rFonts w:asciiTheme="minorHAnsi" w:eastAsiaTheme="minorEastAsia" w:hAnsiTheme="minorHAnsi" w:cstheme="minorBidi"/>
          <w:sz w:val="24"/>
          <w:szCs w:val="24"/>
        </w:rPr>
        <w:t>As Paul asserted in Galatians 2:20, “Christ is our life!”</w:t>
      </w:r>
      <w:r>
        <w:rPr>
          <w:rFonts w:asciiTheme="minorHAnsi" w:eastAsiaTheme="minorEastAsia" w:hAnsiTheme="minorHAnsi" w:cstheme="minorBidi"/>
          <w:sz w:val="24"/>
          <w:szCs w:val="24"/>
        </w:rPr>
        <w:t xml:space="preserve"> He has chosen to reveal Himself to us through His Word. </w:t>
      </w:r>
      <w:r w:rsidRPr="00C14D98">
        <w:rPr>
          <w:rFonts w:asciiTheme="minorHAnsi" w:eastAsiaTheme="minorEastAsia" w:hAnsiTheme="minorHAnsi" w:cstheme="minorBidi"/>
          <w:sz w:val="24"/>
          <w:szCs w:val="24"/>
        </w:rPr>
        <w:t xml:space="preserve"> </w:t>
      </w:r>
      <w:del w:id="1126" w:author="owner" w:date="2018-06-04T15:18:00Z">
        <w:r w:rsidRPr="00C14D98" w:rsidDel="002A0BDA">
          <w:rPr>
            <w:rFonts w:asciiTheme="minorHAnsi" w:eastAsiaTheme="minorEastAsia" w:hAnsiTheme="minorHAnsi" w:cstheme="minorBidi"/>
            <w:sz w:val="24"/>
            <w:szCs w:val="24"/>
          </w:rPr>
          <w:delText xml:space="preserve">This </w:delText>
        </w:r>
        <w:r w:rsidDel="002A0BDA">
          <w:rPr>
            <w:rFonts w:asciiTheme="minorHAnsi" w:eastAsiaTheme="minorEastAsia" w:hAnsiTheme="minorHAnsi" w:cstheme="minorBidi"/>
            <w:sz w:val="24"/>
            <w:szCs w:val="24"/>
          </w:rPr>
          <w:delText>is</w:delText>
        </w:r>
        <w:r w:rsidRPr="00C14D98" w:rsidDel="002A0BDA">
          <w:rPr>
            <w:rFonts w:asciiTheme="minorHAnsi" w:eastAsiaTheme="minorEastAsia" w:hAnsiTheme="minorHAnsi" w:cstheme="minorBidi"/>
            <w:sz w:val="24"/>
            <w:szCs w:val="24"/>
          </w:rPr>
          <w:delText xml:space="preserve"> the aim of any Bible study, to Know God.</w:delText>
        </w:r>
      </w:del>
    </w:p>
    <w:p w14:paraId="58A1CEAE" w14:textId="77777777" w:rsidR="009629C1" w:rsidRPr="00C14D98" w:rsidRDefault="009629C1" w:rsidP="009629C1">
      <w:pPr>
        <w:pStyle w:val="ListParagraph"/>
        <w:spacing w:after="0"/>
        <w:ind w:left="0" w:firstLine="720"/>
        <w:contextualSpacing w:val="0"/>
        <w:jc w:val="both"/>
        <w:rPr>
          <w:rFonts w:asciiTheme="minorHAnsi" w:eastAsiaTheme="minorEastAsia" w:hAnsiTheme="minorHAnsi" w:cstheme="minorBidi"/>
          <w:sz w:val="24"/>
          <w:szCs w:val="24"/>
        </w:rPr>
      </w:pPr>
    </w:p>
    <w:p w14:paraId="5282D482" w14:textId="77777777" w:rsidR="009629C1" w:rsidRDefault="009629C1" w:rsidP="009629C1">
      <w:pPr>
        <w:pStyle w:val="ListParagraph"/>
        <w:spacing w:after="0" w:line="240" w:lineRule="auto"/>
        <w:ind w:left="0"/>
        <w:contextualSpacing w:val="0"/>
        <w:jc w:val="center"/>
        <w:rPr>
          <w:rFonts w:eastAsia="Times New Roman" w:cstheme="minorHAnsi"/>
          <w:b/>
          <w:sz w:val="24"/>
          <w:szCs w:val="24"/>
        </w:rPr>
      </w:pPr>
      <w:r w:rsidRPr="00D6680B">
        <w:rPr>
          <w:rFonts w:eastAsia="Times New Roman" w:cstheme="minorHAnsi"/>
          <w:b/>
          <w:bCs/>
          <w:sz w:val="24"/>
          <w:szCs w:val="24"/>
        </w:rPr>
        <w:t>1 Samuel 3:19-21</w:t>
      </w:r>
      <w:r w:rsidRPr="00D6680B">
        <w:rPr>
          <w:rFonts w:eastAsia="Times New Roman" w:cstheme="minorHAnsi"/>
          <w:b/>
          <w:sz w:val="24"/>
          <w:szCs w:val="24"/>
        </w:rPr>
        <w:t xml:space="preserve"> </w:t>
      </w:r>
    </w:p>
    <w:p w14:paraId="001F5D44" w14:textId="77777777" w:rsidR="009629C1" w:rsidRDefault="009629C1" w:rsidP="009629C1">
      <w:pPr>
        <w:spacing w:after="0" w:line="240" w:lineRule="auto"/>
        <w:jc w:val="center"/>
        <w:outlineLvl w:val="2"/>
        <w:rPr>
          <w:rFonts w:asciiTheme="minorHAnsi" w:hAnsiTheme="minorHAnsi" w:cstheme="minorHAnsi"/>
          <w:b/>
          <w:i/>
          <w:color w:val="000000"/>
          <w:sz w:val="24"/>
          <w:szCs w:val="24"/>
        </w:rPr>
      </w:pPr>
      <w:r w:rsidRPr="00876E00">
        <w:rPr>
          <w:rFonts w:asciiTheme="minorHAnsi" w:hAnsiTheme="minorHAnsi" w:cstheme="minorHAnsi"/>
          <w:b/>
          <w:i/>
          <w:color w:val="000000"/>
          <w:sz w:val="24"/>
          <w:szCs w:val="24"/>
        </w:rPr>
        <w:t>Samuel continued to grow, and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was with him. None of his prophecies fell to the ground unfulfilled.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All Israel from Dan to Beer Sheba realized that Samuel was confirmed as a prophet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Then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again appeared in Shiloh, for it was in Shiloh that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had revealed himself to Samuel</w:t>
      </w:r>
      <w:r w:rsidRPr="00876E00">
        <w:rPr>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through the word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p>
    <w:p w14:paraId="4E49AB9B" w14:textId="48E0A660" w:rsidR="009629C1" w:rsidDel="002A0BDA" w:rsidRDefault="009629C1" w:rsidP="009629C1">
      <w:pPr>
        <w:pStyle w:val="NormalWeb"/>
        <w:spacing w:line="276" w:lineRule="auto"/>
        <w:ind w:firstLine="720"/>
        <w:jc w:val="both"/>
        <w:rPr>
          <w:moveFrom w:id="1127" w:author="owner" w:date="2018-06-04T15:17:00Z"/>
          <w:rFonts w:asciiTheme="minorHAnsi" w:eastAsiaTheme="minorEastAsia" w:hAnsiTheme="minorHAnsi" w:cstheme="minorBidi"/>
        </w:rPr>
      </w:pPr>
      <w:moveFromRangeStart w:id="1128" w:author="owner" w:date="2018-06-04T15:17:00Z" w:name="move515888799"/>
      <w:moveFrom w:id="1129" w:author="owner" w:date="2018-06-04T15:17:00Z">
        <w:r w:rsidDel="002A0BDA">
          <w:rPr>
            <w:rFonts w:asciiTheme="minorHAnsi" w:eastAsiaTheme="minorEastAsia" w:hAnsiTheme="minorHAnsi" w:cstheme="minorBidi"/>
          </w:rPr>
          <w:t>Growing in the knowledge of God, is paramount to maturing in the faith (Colossians 1:9-10).</w:t>
        </w:r>
        <w:r w:rsidRPr="007003AB" w:rsidDel="002A0BDA">
          <w:rPr>
            <w:rFonts w:asciiTheme="minorHAnsi" w:eastAsiaTheme="minorEastAsia" w:hAnsiTheme="minorHAnsi" w:cstheme="minorBidi"/>
          </w:rPr>
          <w:t xml:space="preserve"> </w:t>
        </w:r>
        <w:r w:rsidDel="002A0BDA">
          <w:rPr>
            <w:rFonts w:asciiTheme="minorHAnsi" w:eastAsiaTheme="minorEastAsia" w:hAnsiTheme="minorHAnsi" w:cstheme="minorBidi"/>
          </w:rPr>
          <w:t xml:space="preserve">That is not to say that a full knowledge of Him is obtainable. Yet, as any true seeker of God will tell you, </w:t>
        </w:r>
        <w:r w:rsidRPr="5897EC05" w:rsidDel="002A0BDA">
          <w:rPr>
            <w:rFonts w:asciiTheme="minorHAnsi" w:eastAsiaTheme="minorEastAsia" w:hAnsiTheme="minorHAnsi" w:cstheme="minorBidi"/>
          </w:rPr>
          <w:t xml:space="preserve">even a glimpse of His glory through divine revelation, </w:t>
        </w:r>
        <w:r w:rsidDel="002A0BDA">
          <w:rPr>
            <w:rFonts w:asciiTheme="minorHAnsi" w:eastAsiaTheme="minorEastAsia" w:hAnsiTheme="minorHAnsi" w:cstheme="minorBidi"/>
          </w:rPr>
          <w:t>will leave you</w:t>
        </w:r>
        <w:r w:rsidRPr="5897EC05" w:rsidDel="002A0BDA">
          <w:rPr>
            <w:rFonts w:asciiTheme="minorHAnsi" w:eastAsiaTheme="minorEastAsia" w:hAnsiTheme="minorHAnsi" w:cstheme="minorBidi"/>
          </w:rPr>
          <w:t xml:space="preserve"> with an insatiable </w:t>
        </w:r>
        <w:r w:rsidDel="002A0BDA">
          <w:rPr>
            <w:rFonts w:asciiTheme="minorHAnsi" w:eastAsiaTheme="minorEastAsia" w:hAnsiTheme="minorHAnsi" w:cstheme="minorBidi"/>
          </w:rPr>
          <w:t xml:space="preserve">quest for more. God desires to reveals Himself to us. His Word is His chosen means by which He does that - and when He does, it changes the course of our lives. That is the point! </w:t>
        </w:r>
      </w:moveFrom>
    </w:p>
    <w:moveFromRangeEnd w:id="1128"/>
    <w:p w14:paraId="7B493219" w14:textId="77777777" w:rsidR="000059D1" w:rsidRPr="0039677C" w:rsidRDefault="0043036E" w:rsidP="000059D1">
      <w:pPr>
        <w:jc w:val="center"/>
        <w:rPr>
          <w:rFonts w:asciiTheme="minorHAnsi" w:hAnsiTheme="minorHAnsi" w:cstheme="minorHAnsi"/>
          <w:b/>
          <w:sz w:val="28"/>
          <w:szCs w:val="28"/>
        </w:rPr>
      </w:pPr>
      <w:r w:rsidRPr="0039677C">
        <w:rPr>
          <w:rFonts w:asciiTheme="minorHAnsi" w:hAnsiTheme="minorHAnsi" w:cstheme="minorHAnsi"/>
          <w:b/>
          <w:sz w:val="28"/>
          <w:szCs w:val="28"/>
        </w:rPr>
        <w:t>The Bible – An Inspired Book</w:t>
      </w:r>
    </w:p>
    <w:p w14:paraId="4213DAAC" w14:textId="77777777" w:rsidR="0043036E" w:rsidRDefault="0043036E"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14:paraId="0EB8E06A" w14:textId="77777777" w:rsidR="0043036E" w:rsidRPr="006A0127" w:rsidRDefault="0043036E" w:rsidP="0043036E">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14:paraId="6585F382" w14:textId="77777777" w:rsidR="0043036E" w:rsidRDefault="0043036E" w:rsidP="0043036E">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14:paraId="5EDBBA7C" w14:textId="77777777" w:rsidR="0043036E" w:rsidRDefault="0043036E"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14:paraId="2E8E1558" w14:textId="77777777" w:rsidR="008F7060" w:rsidRDefault="00897B3E" w:rsidP="00262C21">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Wise</w:t>
      </w:r>
      <w:r w:rsidR="00F16291">
        <w:rPr>
          <w:rFonts w:asciiTheme="minorHAnsi" w:hAnsiTheme="minorHAnsi" w:cstheme="minorHAnsi"/>
          <w:color w:val="000000"/>
          <w:sz w:val="24"/>
          <w:szCs w:val="24"/>
        </w:rPr>
        <w:t xml:space="preserve"> King Solomon said,</w:t>
      </w:r>
      <w:r w:rsidR="00C14D98">
        <w:rPr>
          <w:rFonts w:asciiTheme="minorHAnsi" w:hAnsiTheme="minorHAnsi" w:cstheme="minorHAnsi"/>
          <w:color w:val="000000"/>
          <w:sz w:val="24"/>
          <w:szCs w:val="24"/>
        </w:rPr>
        <w:t xml:space="preserve"> </w:t>
      </w:r>
      <w:r w:rsidR="00F16291">
        <w:rPr>
          <w:rFonts w:asciiTheme="minorHAnsi" w:hAnsiTheme="minorHAnsi" w:cstheme="minorHAnsi"/>
          <w:color w:val="000000"/>
          <w:sz w:val="24"/>
          <w:szCs w:val="24"/>
        </w:rPr>
        <w:t xml:space="preserve">“Death and life are in the power of the tongue” (Proverbs 18:21). </w:t>
      </w:r>
      <w:r w:rsidR="00C4733D">
        <w:rPr>
          <w:rFonts w:asciiTheme="minorHAnsi" w:hAnsiTheme="minorHAnsi" w:cstheme="minorHAnsi"/>
          <w:color w:val="000000"/>
          <w:sz w:val="24"/>
          <w:szCs w:val="24"/>
        </w:rPr>
        <w:t xml:space="preserve">Words </w:t>
      </w:r>
      <w:r>
        <w:rPr>
          <w:rFonts w:asciiTheme="minorHAnsi" w:hAnsiTheme="minorHAnsi" w:cstheme="minorHAnsi"/>
          <w:color w:val="000000"/>
          <w:sz w:val="24"/>
          <w:szCs w:val="24"/>
        </w:rPr>
        <w:t>have</w:t>
      </w:r>
      <w:r w:rsidR="00C4733D">
        <w:rPr>
          <w:rFonts w:asciiTheme="minorHAnsi" w:hAnsiTheme="minorHAnsi" w:cstheme="minorHAnsi"/>
          <w:color w:val="000000"/>
          <w:sz w:val="24"/>
          <w:szCs w:val="24"/>
        </w:rPr>
        <w:t xml:space="preserve"> power. </w:t>
      </w:r>
      <w:r>
        <w:rPr>
          <w:rFonts w:asciiTheme="minorHAnsi" w:hAnsiTheme="minorHAnsi" w:cstheme="minorHAnsi"/>
          <w:color w:val="000000"/>
          <w:sz w:val="24"/>
          <w:szCs w:val="24"/>
        </w:rPr>
        <w:t>T</w:t>
      </w:r>
      <w:r w:rsidR="00C4733D">
        <w:rPr>
          <w:rFonts w:asciiTheme="minorHAnsi" w:hAnsiTheme="minorHAnsi" w:cstheme="minorHAnsi"/>
          <w:color w:val="000000"/>
          <w:sz w:val="24"/>
          <w:szCs w:val="24"/>
        </w:rPr>
        <w:t xml:space="preserve">hey can shred a person’s soul into tiny pieces, or they can talk someone off an emotional, or even a physical cliff. </w:t>
      </w:r>
      <w:r w:rsidR="00AB6871">
        <w:rPr>
          <w:rFonts w:asciiTheme="minorHAnsi" w:hAnsiTheme="minorHAnsi" w:cstheme="minorHAnsi"/>
          <w:color w:val="000000"/>
          <w:sz w:val="24"/>
          <w:szCs w:val="24"/>
        </w:rPr>
        <w:t>A person could live days off</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an</w:t>
      </w:r>
      <w:r w:rsidR="00C4733D">
        <w:rPr>
          <w:rFonts w:asciiTheme="minorHAnsi" w:hAnsiTheme="minorHAnsi" w:cstheme="minorHAnsi"/>
          <w:color w:val="000000"/>
          <w:sz w:val="24"/>
          <w:szCs w:val="24"/>
        </w:rPr>
        <w:t xml:space="preserve"> encouraging </w:t>
      </w:r>
      <w:r w:rsidR="00322D73">
        <w:rPr>
          <w:rFonts w:asciiTheme="minorHAnsi" w:hAnsiTheme="minorHAnsi" w:cstheme="minorHAnsi"/>
          <w:color w:val="000000"/>
          <w:sz w:val="24"/>
          <w:szCs w:val="24"/>
        </w:rPr>
        <w:t>word</w:t>
      </w:r>
      <w:r w:rsidR="00C4733D">
        <w:rPr>
          <w:rFonts w:asciiTheme="minorHAnsi" w:hAnsiTheme="minorHAnsi" w:cstheme="minorHAnsi"/>
          <w:color w:val="000000"/>
          <w:sz w:val="24"/>
          <w:szCs w:val="24"/>
        </w:rPr>
        <w:t xml:space="preserve">. Whereas, as James asserted, the words that roll carelessly off an evil tongue can kindle the fires of </w:t>
      </w:r>
      <w:r w:rsidR="00E001BF">
        <w:rPr>
          <w:rFonts w:asciiTheme="minorHAnsi" w:hAnsiTheme="minorHAnsi" w:cstheme="minorHAnsi"/>
          <w:color w:val="000000"/>
          <w:sz w:val="24"/>
          <w:szCs w:val="24"/>
        </w:rPr>
        <w:t>hell (</w:t>
      </w:r>
      <w:r w:rsidR="00C4733D">
        <w:rPr>
          <w:rFonts w:asciiTheme="minorHAnsi" w:hAnsiTheme="minorHAnsi" w:cstheme="minorHAnsi"/>
          <w:color w:val="000000"/>
          <w:sz w:val="24"/>
          <w:szCs w:val="24"/>
        </w:rPr>
        <w:t>James 3:6-8)</w:t>
      </w:r>
      <w:r w:rsidR="00AB6871">
        <w:rPr>
          <w:rFonts w:asciiTheme="minorHAnsi" w:hAnsiTheme="minorHAnsi" w:cstheme="minorHAnsi"/>
          <w:color w:val="000000"/>
          <w:sz w:val="24"/>
          <w:szCs w:val="24"/>
        </w:rPr>
        <w:t>.</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 xml:space="preserve">Sticks and stones may break my bones, but words can do irreversible damage in marriage. That’s why we need to learn to </w:t>
      </w:r>
      <w:r w:rsidR="00D14EC9">
        <w:rPr>
          <w:rFonts w:asciiTheme="minorHAnsi" w:hAnsiTheme="minorHAnsi" w:cstheme="minorHAnsi"/>
          <w:color w:val="000000"/>
          <w:sz w:val="24"/>
          <w:szCs w:val="24"/>
        </w:rPr>
        <w:t xml:space="preserve">communicate in our </w:t>
      </w:r>
      <w:r w:rsidR="008964BB">
        <w:rPr>
          <w:rFonts w:asciiTheme="minorHAnsi" w:hAnsiTheme="minorHAnsi" w:cstheme="minorHAnsi"/>
          <w:color w:val="000000"/>
          <w:sz w:val="24"/>
          <w:szCs w:val="24"/>
        </w:rPr>
        <w:t>spouse’s</w:t>
      </w:r>
      <w:r w:rsidR="00AB6871">
        <w:rPr>
          <w:rFonts w:asciiTheme="minorHAnsi" w:hAnsiTheme="minorHAnsi" w:cstheme="minorHAnsi"/>
          <w:color w:val="000000"/>
          <w:sz w:val="24"/>
          <w:szCs w:val="24"/>
        </w:rPr>
        <w:t xml:space="preserve"> love language! </w:t>
      </w:r>
      <w:r w:rsidR="003F10E9">
        <w:rPr>
          <w:rFonts w:asciiTheme="minorHAnsi" w:hAnsiTheme="minorHAnsi" w:cstheme="minorHAnsi"/>
          <w:color w:val="000000"/>
          <w:sz w:val="24"/>
          <w:szCs w:val="24"/>
        </w:rPr>
        <w:t>Ther</w:t>
      </w:r>
      <w:r w:rsidR="00D14EC9">
        <w:rPr>
          <w:rFonts w:asciiTheme="minorHAnsi" w:hAnsiTheme="minorHAnsi" w:cstheme="minorHAnsi"/>
          <w:color w:val="000000"/>
          <w:sz w:val="24"/>
          <w:szCs w:val="24"/>
        </w:rPr>
        <w:t xml:space="preserve">e’s </w:t>
      </w:r>
      <w:r w:rsidR="003F10E9">
        <w:rPr>
          <w:rFonts w:asciiTheme="minorHAnsi" w:hAnsiTheme="minorHAnsi" w:cstheme="minorHAnsi"/>
          <w:color w:val="000000"/>
          <w:sz w:val="24"/>
          <w:szCs w:val="24"/>
        </w:rPr>
        <w:t xml:space="preserve">so much more we could say </w:t>
      </w:r>
      <w:r w:rsidR="00D14EC9">
        <w:rPr>
          <w:rFonts w:asciiTheme="minorHAnsi" w:hAnsiTheme="minorHAnsi" w:cstheme="minorHAnsi"/>
          <w:color w:val="000000"/>
          <w:sz w:val="24"/>
          <w:szCs w:val="24"/>
        </w:rPr>
        <w:t>on this subject</w:t>
      </w:r>
      <w:r w:rsidR="003F10E9">
        <w:rPr>
          <w:rFonts w:asciiTheme="minorHAnsi" w:hAnsiTheme="minorHAnsi" w:cstheme="minorHAnsi"/>
          <w:color w:val="000000"/>
          <w:sz w:val="24"/>
          <w:szCs w:val="24"/>
        </w:rPr>
        <w:t xml:space="preserve">, but that will have to </w:t>
      </w:r>
      <w:r w:rsidR="00D14EC9">
        <w:rPr>
          <w:rFonts w:asciiTheme="minorHAnsi" w:hAnsiTheme="minorHAnsi" w:cstheme="minorHAnsi"/>
          <w:color w:val="000000"/>
          <w:sz w:val="24"/>
          <w:szCs w:val="24"/>
        </w:rPr>
        <w:t>wait</w:t>
      </w:r>
      <w:r w:rsidR="003F10E9">
        <w:rPr>
          <w:rFonts w:asciiTheme="minorHAnsi" w:hAnsiTheme="minorHAnsi" w:cstheme="minorHAnsi"/>
          <w:color w:val="000000"/>
          <w:sz w:val="24"/>
          <w:szCs w:val="24"/>
        </w:rPr>
        <w:t xml:space="preserve"> till the next book in our </w:t>
      </w:r>
      <w:r w:rsidR="00D14EC9">
        <w:rPr>
          <w:rFonts w:asciiTheme="minorHAnsi" w:hAnsiTheme="minorHAnsi" w:cstheme="minorHAnsi"/>
          <w:color w:val="000000"/>
          <w:sz w:val="24"/>
          <w:szCs w:val="24"/>
        </w:rPr>
        <w:t>series</w:t>
      </w:r>
      <w:r w:rsidR="003F10E9">
        <w:rPr>
          <w:rFonts w:asciiTheme="minorHAnsi" w:hAnsiTheme="minorHAnsi" w:cstheme="minorHAnsi"/>
          <w:color w:val="000000"/>
          <w:sz w:val="24"/>
          <w:szCs w:val="24"/>
        </w:rPr>
        <w:t>.</w:t>
      </w:r>
      <w:r w:rsidR="00E001BF">
        <w:rPr>
          <w:rFonts w:asciiTheme="minorHAnsi" w:hAnsiTheme="minorHAnsi" w:cstheme="minorHAnsi"/>
          <w:color w:val="000000"/>
          <w:sz w:val="24"/>
          <w:szCs w:val="24"/>
        </w:rPr>
        <w:t xml:space="preserve"> Here though, our focus will center on the words of God.</w:t>
      </w:r>
      <w:r w:rsidR="003F10E9">
        <w:rPr>
          <w:rFonts w:asciiTheme="minorHAnsi" w:hAnsiTheme="minorHAnsi" w:cstheme="minorHAnsi"/>
          <w:color w:val="000000"/>
          <w:sz w:val="24"/>
          <w:szCs w:val="24"/>
        </w:rPr>
        <w:t xml:space="preserve"> </w:t>
      </w:r>
    </w:p>
    <w:p w14:paraId="1BD592D5" w14:textId="24571891" w:rsidR="000E644F"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Before we do</w:t>
      </w:r>
      <w:r w:rsidR="00F22FC7">
        <w:rPr>
          <w:rFonts w:asciiTheme="minorHAnsi" w:hAnsiTheme="minorHAnsi" w:cstheme="minorHAnsi"/>
          <w:color w:val="000000"/>
          <w:sz w:val="24"/>
          <w:szCs w:val="24"/>
        </w:rPr>
        <w:t>,</w:t>
      </w:r>
      <w:r>
        <w:rPr>
          <w:rFonts w:asciiTheme="minorHAnsi" w:hAnsiTheme="minorHAnsi" w:cstheme="minorHAnsi"/>
          <w:color w:val="000000"/>
          <w:sz w:val="24"/>
          <w:szCs w:val="24"/>
        </w:rPr>
        <w:t xml:space="preserve"> I would like to add this disclaimer</w:t>
      </w:r>
      <w:r w:rsidR="00EE16FE">
        <w:rPr>
          <w:rFonts w:asciiTheme="minorHAnsi" w:hAnsiTheme="minorHAnsi" w:cstheme="minorHAnsi"/>
          <w:color w:val="000000"/>
          <w:sz w:val="24"/>
          <w:szCs w:val="24"/>
        </w:rPr>
        <w:t xml:space="preserve"> concerning this </w:t>
      </w:r>
      <w:r>
        <w:rPr>
          <w:rFonts w:asciiTheme="minorHAnsi" w:hAnsiTheme="minorHAnsi" w:cstheme="minorHAnsi"/>
          <w:color w:val="000000"/>
          <w:sz w:val="24"/>
          <w:szCs w:val="24"/>
        </w:rPr>
        <w:t>study</w:t>
      </w:r>
      <w:r w:rsidR="00EE16FE">
        <w:rPr>
          <w:rFonts w:asciiTheme="minorHAnsi" w:hAnsiTheme="minorHAnsi" w:cstheme="minorHAnsi"/>
          <w:color w:val="000000"/>
          <w:sz w:val="24"/>
          <w:szCs w:val="24"/>
        </w:rPr>
        <w:t xml:space="preserve"> that you hold in your hands</w:t>
      </w:r>
      <w:r>
        <w:rPr>
          <w:rFonts w:asciiTheme="minorHAnsi" w:hAnsiTheme="minorHAnsi" w:cstheme="minorHAnsi"/>
          <w:color w:val="000000"/>
          <w:sz w:val="24"/>
          <w:szCs w:val="24"/>
        </w:rPr>
        <w:t>. M</w:t>
      </w:r>
      <w:r w:rsidR="00EE16FE">
        <w:rPr>
          <w:rFonts w:asciiTheme="minorHAnsi" w:hAnsiTheme="minorHAnsi" w:cstheme="minorHAnsi"/>
          <w:color w:val="000000"/>
          <w:sz w:val="24"/>
          <w:szCs w:val="24"/>
        </w:rPr>
        <w:t xml:space="preserve">y sincere prayer is that everything written by Ginny will be taken with a grain of salt. </w:t>
      </w:r>
      <w:r w:rsidR="003C1780">
        <w:rPr>
          <w:rFonts w:asciiTheme="minorHAnsi" w:hAnsiTheme="minorHAnsi" w:cstheme="minorHAnsi"/>
          <w:color w:val="000000"/>
          <w:sz w:val="24"/>
          <w:szCs w:val="24"/>
        </w:rPr>
        <w:t xml:space="preserve">My words are only advantageous to you as far as they line up with the Bible. </w:t>
      </w:r>
      <w:r w:rsidR="00EE16FE">
        <w:rPr>
          <w:rFonts w:asciiTheme="minorHAnsi" w:hAnsiTheme="minorHAnsi" w:cstheme="minorHAnsi"/>
          <w:color w:val="000000"/>
          <w:sz w:val="24"/>
          <w:szCs w:val="24"/>
        </w:rPr>
        <w:t>What I mean is just this, in this writing I hope to, at best, point you to God and His Word; and at worst, do you no harm. So, take this at face value, I am fallible. However, I am convinced that God’s Words are perfect, incorruptible, and completely trustworthy. Furthermore, because of the fidelity of the Bible, it has the power to accomplish, despite my feeble efforts, anything and everything that God desires it to</w:t>
      </w:r>
      <w:r w:rsidR="00D02666">
        <w:rPr>
          <w:rFonts w:asciiTheme="minorHAnsi" w:hAnsiTheme="minorHAnsi" w:cstheme="minorHAnsi"/>
          <w:color w:val="000000"/>
          <w:sz w:val="24"/>
          <w:szCs w:val="24"/>
        </w:rPr>
        <w:t xml:space="preserve"> (Isaiah 55:10-11)</w:t>
      </w:r>
      <w:r w:rsidR="00EE16FE">
        <w:rPr>
          <w:rFonts w:asciiTheme="minorHAnsi" w:hAnsiTheme="minorHAnsi" w:cstheme="minorHAnsi"/>
          <w:color w:val="000000"/>
          <w:sz w:val="24"/>
          <w:szCs w:val="24"/>
        </w:rPr>
        <w:t xml:space="preserve">. </w:t>
      </w:r>
    </w:p>
    <w:p w14:paraId="6B6EC241" w14:textId="769DFFDD" w:rsidR="00683609" w:rsidDel="002D444B" w:rsidRDefault="00683609" w:rsidP="00322D73">
      <w:pPr>
        <w:spacing w:after="480"/>
        <w:ind w:firstLine="720"/>
        <w:jc w:val="both"/>
        <w:rPr>
          <w:del w:id="1130" w:author="owner" w:date="2018-06-04T13:26:00Z"/>
          <w:rFonts w:asciiTheme="minorHAnsi" w:hAnsiTheme="minorHAnsi" w:cstheme="minorHAnsi"/>
          <w:color w:val="000000"/>
          <w:sz w:val="24"/>
          <w:szCs w:val="24"/>
        </w:rPr>
      </w:pPr>
    </w:p>
    <w:p w14:paraId="131F1F64" w14:textId="77777777" w:rsidR="000E644F" w:rsidRDefault="000E644F" w:rsidP="000E644F">
      <w:pPr>
        <w:spacing w:after="0"/>
        <w:jc w:val="center"/>
        <w:rPr>
          <w:b/>
          <w:sz w:val="24"/>
          <w:szCs w:val="24"/>
        </w:rPr>
      </w:pPr>
      <w:r w:rsidRPr="0098680D">
        <w:rPr>
          <w:b/>
          <w:sz w:val="24"/>
          <w:szCs w:val="24"/>
        </w:rPr>
        <w:t xml:space="preserve">Acts 17:11 </w:t>
      </w:r>
    </w:p>
    <w:p w14:paraId="2C0408D6" w14:textId="77777777" w:rsidR="000E644F" w:rsidRDefault="000E644F" w:rsidP="000E644F">
      <w:pPr>
        <w:spacing w:after="0"/>
        <w:jc w:val="center"/>
        <w:rPr>
          <w:rFonts w:asciiTheme="minorHAnsi" w:hAnsiTheme="minorHAnsi" w:cstheme="minorHAnsi"/>
          <w:b/>
          <w:i/>
          <w:color w:val="000000"/>
          <w:sz w:val="24"/>
          <w:szCs w:val="24"/>
          <w:shd w:val="clear" w:color="auto" w:fill="FFFFFF"/>
        </w:rPr>
      </w:pPr>
      <w:r w:rsidRPr="0098680D">
        <w:rPr>
          <w:rStyle w:val="s"/>
          <w:rFonts w:asciiTheme="minorHAnsi" w:hAnsiTheme="minorHAnsi" w:cstheme="minorHAnsi"/>
          <w:b/>
          <w:i/>
          <w:color w:val="000000"/>
          <w:sz w:val="24"/>
          <w:szCs w:val="24"/>
          <w:shd w:val="clear" w:color="auto" w:fill="FFFFFF"/>
        </w:rPr>
        <w:t>These Jews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more open-minded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than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those in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Thessalonica</w:t>
      </w:r>
      <w:r w:rsidRPr="0098680D">
        <w:rPr>
          <w:rFonts w:asciiTheme="minorHAnsi" w:hAnsiTheme="minorHAnsi" w:cstheme="minorHAnsi"/>
          <w:b/>
          <w:i/>
          <w:color w:val="000000"/>
          <w:sz w:val="24"/>
          <w:szCs w:val="24"/>
          <w:shd w:val="clear" w:color="auto" w:fill="FFFFFF"/>
        </w:rPr>
        <w:t>,</w:t>
      </w:r>
      <w:r w:rsidRPr="0098680D">
        <w:rPr>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for they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eagerly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received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the message</w:t>
      </w:r>
      <w:r w:rsidRPr="0098680D">
        <w:rPr>
          <w:rFonts w:asciiTheme="minorHAnsi" w:hAnsiTheme="minorHAnsi" w:cstheme="minorHAnsi"/>
          <w:b/>
          <w:i/>
          <w:color w:val="000000"/>
          <w:sz w:val="24"/>
          <w:szCs w:val="24"/>
          <w:shd w:val="clear" w:color="auto" w:fill="FFFFFF"/>
        </w:rPr>
        <w:t>,</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examining</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 scriptures carefully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every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day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to see if</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these things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so</w:t>
      </w:r>
      <w:r w:rsidRPr="0098680D">
        <w:rPr>
          <w:rFonts w:asciiTheme="minorHAnsi" w:hAnsiTheme="minorHAnsi" w:cstheme="minorHAnsi"/>
          <w:b/>
          <w:i/>
          <w:color w:val="000000"/>
          <w:sz w:val="24"/>
          <w:szCs w:val="24"/>
          <w:shd w:val="clear" w:color="auto" w:fill="FFFFFF"/>
        </w:rPr>
        <w:t>.</w:t>
      </w:r>
    </w:p>
    <w:p w14:paraId="31D3B47D" w14:textId="77777777" w:rsidR="00261B8C" w:rsidRDefault="00261B8C" w:rsidP="000E644F">
      <w:pPr>
        <w:spacing w:after="0"/>
        <w:jc w:val="center"/>
        <w:rPr>
          <w:rFonts w:asciiTheme="minorHAnsi" w:hAnsiTheme="minorHAnsi" w:cstheme="minorHAnsi"/>
          <w:b/>
          <w:i/>
          <w:color w:val="000000"/>
          <w:sz w:val="24"/>
          <w:szCs w:val="24"/>
          <w:shd w:val="clear" w:color="auto" w:fill="FFFFFF"/>
        </w:rPr>
      </w:pPr>
    </w:p>
    <w:p w14:paraId="21BFE279" w14:textId="77777777" w:rsidR="00C4733D"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Nevertheless, I implore you to be like the Bereans in Acts 17:11. Examine the Scriptures for yourself - and take God at His Word. As you do, you will discover why your spiritual life </w:t>
      </w:r>
      <w:r w:rsidR="000E644F">
        <w:rPr>
          <w:rFonts w:asciiTheme="minorHAnsi" w:hAnsiTheme="minorHAnsi" w:cstheme="minorHAnsi"/>
          <w:color w:val="000000"/>
          <w:sz w:val="24"/>
          <w:szCs w:val="24"/>
        </w:rPr>
        <w:t>literally</w:t>
      </w:r>
      <w:r>
        <w:rPr>
          <w:rFonts w:asciiTheme="minorHAnsi" w:hAnsiTheme="minorHAnsi" w:cstheme="minorHAnsi"/>
          <w:color w:val="000000"/>
          <w:sz w:val="24"/>
          <w:szCs w:val="24"/>
        </w:rPr>
        <w:t xml:space="preserve"> depends upon God’s Word. It is </w:t>
      </w:r>
      <w:r>
        <w:rPr>
          <w:sz w:val="24"/>
          <w:szCs w:val="24"/>
        </w:rPr>
        <w:t>alive, active and powerful</w:t>
      </w:r>
      <w:r w:rsidR="000E644F">
        <w:rPr>
          <w:rFonts w:asciiTheme="minorHAnsi" w:hAnsiTheme="minorHAnsi" w:cstheme="minorHAnsi"/>
          <w:color w:val="000000"/>
          <w:sz w:val="24"/>
          <w:szCs w:val="24"/>
        </w:rPr>
        <w:t>, but</w:t>
      </w:r>
      <w:r w:rsidR="000E644F" w:rsidRPr="005D7058">
        <w:rPr>
          <w:sz w:val="24"/>
          <w:szCs w:val="24"/>
        </w:rPr>
        <w:t xml:space="preserve"> the source of the power is not found on the written page, but in a person</w:t>
      </w:r>
      <w:r w:rsidR="000E644F">
        <w:rPr>
          <w:sz w:val="24"/>
          <w:szCs w:val="24"/>
        </w:rPr>
        <w:t xml:space="preserve"> - </w:t>
      </w:r>
      <w:r w:rsidR="000E644F" w:rsidRPr="005D7058">
        <w:rPr>
          <w:sz w:val="24"/>
          <w:szCs w:val="24"/>
        </w:rPr>
        <w:t>Jesus Christ…</w:t>
      </w:r>
      <w:r w:rsidR="000E644F" w:rsidRPr="005D7058">
        <w:rPr>
          <w:i/>
          <w:sz w:val="24"/>
          <w:szCs w:val="24"/>
        </w:rPr>
        <w:t>t</w:t>
      </w:r>
      <w:r w:rsidR="000E644F" w:rsidRPr="005D7058">
        <w:rPr>
          <w:bCs/>
          <w:i/>
          <w:iCs/>
          <w:sz w:val="24"/>
          <w:szCs w:val="24"/>
        </w:rPr>
        <w:t xml:space="preserve">he Word who became flesh and made His dwelling with us </w:t>
      </w:r>
      <w:r w:rsidR="000E644F" w:rsidRPr="005D7058">
        <w:rPr>
          <w:bCs/>
          <w:iCs/>
          <w:sz w:val="24"/>
          <w:szCs w:val="24"/>
        </w:rPr>
        <w:t>(John 1:1-14).</w:t>
      </w:r>
      <w:r w:rsidR="00736731">
        <w:rPr>
          <w:bCs/>
          <w:iCs/>
          <w:sz w:val="24"/>
          <w:szCs w:val="24"/>
        </w:rPr>
        <w:t xml:space="preserve">  Now, as we continue to build</w:t>
      </w:r>
      <w:r w:rsidR="00736731">
        <w:rPr>
          <w:bCs/>
          <w:sz w:val="24"/>
          <w:szCs w:val="24"/>
        </w:rPr>
        <w:t xml:space="preserve"> a case for the necessity of the God’s Word in our lives, </w:t>
      </w:r>
      <w:r w:rsidR="00C4733D">
        <w:rPr>
          <w:rFonts w:asciiTheme="minorHAnsi" w:hAnsiTheme="minorHAnsi" w:cstheme="minorHAnsi"/>
          <w:color w:val="000000"/>
          <w:sz w:val="24"/>
          <w:szCs w:val="24"/>
        </w:rPr>
        <w:t>here are some more things the Bible says about the Bible</w:t>
      </w:r>
      <w:r w:rsidR="000E644F">
        <w:rPr>
          <w:rFonts w:asciiTheme="minorHAnsi" w:hAnsiTheme="minorHAnsi" w:cstheme="minorHAnsi"/>
          <w:color w:val="000000"/>
          <w:sz w:val="24"/>
          <w:szCs w:val="24"/>
        </w:rPr>
        <w:t>.</w:t>
      </w:r>
    </w:p>
    <w:p w14:paraId="5960053C" w14:textId="77777777" w:rsidR="00217814" w:rsidRDefault="00217814" w:rsidP="00217814">
      <w:pPr>
        <w:jc w:val="center"/>
        <w:rPr>
          <w:b/>
          <w:sz w:val="28"/>
          <w:szCs w:val="28"/>
        </w:rPr>
      </w:pPr>
      <w:r>
        <w:rPr>
          <w:b/>
          <w:sz w:val="28"/>
          <w:szCs w:val="28"/>
        </w:rPr>
        <w:t xml:space="preserve">Where did the Bible Come From? </w:t>
      </w:r>
    </w:p>
    <w:p w14:paraId="53B5C15D" w14:textId="77777777" w:rsidR="00217814" w:rsidRPr="00AC6C2A" w:rsidRDefault="00217814" w:rsidP="00217814">
      <w:pPr>
        <w:spacing w:after="0"/>
        <w:jc w:val="center"/>
        <w:rPr>
          <w:rFonts w:asciiTheme="minorHAnsi" w:eastAsiaTheme="minorEastAsia" w:hAnsiTheme="minorHAnsi" w:cstheme="minorHAnsi"/>
          <w:b/>
          <w:bCs/>
          <w:iCs/>
          <w:sz w:val="24"/>
          <w:szCs w:val="24"/>
        </w:rPr>
      </w:pPr>
      <w:r w:rsidRPr="00AC6C2A">
        <w:rPr>
          <w:rFonts w:asciiTheme="minorHAnsi" w:eastAsiaTheme="minorEastAsia" w:hAnsiTheme="minorHAnsi" w:cstheme="minorHAnsi"/>
          <w:b/>
          <w:bCs/>
          <w:iCs/>
          <w:sz w:val="24"/>
          <w:szCs w:val="24"/>
        </w:rPr>
        <w:t xml:space="preserve">2 Peter 1:19-21 </w:t>
      </w:r>
    </w:p>
    <w:p w14:paraId="7EC7DC35" w14:textId="77777777" w:rsidR="00217814" w:rsidRDefault="00217814" w:rsidP="00217814">
      <w:pPr>
        <w:spacing w:after="0"/>
        <w:jc w:val="center"/>
        <w:rPr>
          <w:rStyle w:val="apple-converted-space"/>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Moreover,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we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possess the prophetic word as an altogether reliable thing.</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You do well if you pay attention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this</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as you would</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a light shining in a murky place, until the day dawns and the morning star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rises in your hearts.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p>
    <w:p w14:paraId="5457CBC6" w14:textId="77777777" w:rsidR="00217814" w:rsidRDefault="00217814" w:rsidP="00217814">
      <w:pPr>
        <w:spacing w:after="0"/>
        <w:jc w:val="center"/>
        <w:rPr>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Above all, you do well if you recognize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this: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No prophecy of scripture ever comes about by the prophet’s own imagination,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for no prophecy was ever borne of human impulse; rather, men</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carried along by the Holy Spirit spoke from God.</w:t>
      </w:r>
    </w:p>
    <w:p w14:paraId="473141C5" w14:textId="77777777" w:rsidR="00217814" w:rsidRDefault="00217814" w:rsidP="00217814">
      <w:pPr>
        <w:spacing w:after="0"/>
        <w:jc w:val="center"/>
        <w:rPr>
          <w:rFonts w:asciiTheme="minorHAnsi" w:hAnsiTheme="minorHAnsi" w:cstheme="minorHAnsi"/>
          <w:b/>
          <w:i/>
          <w:color w:val="000000"/>
          <w:sz w:val="24"/>
          <w:szCs w:val="24"/>
        </w:rPr>
      </w:pPr>
    </w:p>
    <w:p w14:paraId="47B51069" w14:textId="77777777" w:rsidR="00217814" w:rsidRPr="006A345D" w:rsidRDefault="00217814" w:rsidP="00217814">
      <w:pPr>
        <w:ind w:firstLine="720"/>
        <w:jc w:val="both"/>
        <w:rPr>
          <w:sz w:val="24"/>
          <w:szCs w:val="24"/>
        </w:rPr>
      </w:pPr>
      <w:r>
        <w:rPr>
          <w:sz w:val="24"/>
          <w:szCs w:val="24"/>
        </w:rPr>
        <w:t>If we are ever going to have</w:t>
      </w:r>
      <w:r w:rsidRPr="00AC6C2A">
        <w:rPr>
          <w:sz w:val="24"/>
          <w:szCs w:val="24"/>
        </w:rPr>
        <w:t xml:space="preserve"> confidence in the authenticity and inerrancy </w:t>
      </w:r>
      <w:r>
        <w:rPr>
          <w:sz w:val="24"/>
          <w:szCs w:val="24"/>
        </w:rPr>
        <w:t>of the Bible</w:t>
      </w:r>
      <w:r w:rsidR="00736731">
        <w:rPr>
          <w:sz w:val="24"/>
          <w:szCs w:val="24"/>
        </w:rPr>
        <w:t>,</w:t>
      </w:r>
      <w:r>
        <w:rPr>
          <w:sz w:val="24"/>
          <w:szCs w:val="24"/>
        </w:rPr>
        <w:t xml:space="preserve"> </w:t>
      </w:r>
      <w:r w:rsidRPr="00AC6C2A">
        <w:rPr>
          <w:sz w:val="24"/>
          <w:szCs w:val="24"/>
        </w:rPr>
        <w:t>(meaning</w:t>
      </w:r>
      <w:r w:rsidR="00736731">
        <w:rPr>
          <w:sz w:val="24"/>
          <w:szCs w:val="24"/>
        </w:rPr>
        <w:t xml:space="preserve"> -</w:t>
      </w:r>
      <w:r w:rsidRPr="00AC6C2A">
        <w:rPr>
          <w:sz w:val="24"/>
          <w:szCs w:val="24"/>
        </w:rPr>
        <w:t xml:space="preserve"> it is without error)</w:t>
      </w:r>
      <w:r>
        <w:rPr>
          <w:sz w:val="24"/>
          <w:szCs w:val="24"/>
        </w:rPr>
        <w:t xml:space="preserve"> then we need to understand its origins.</w:t>
      </w:r>
      <w:r w:rsidRPr="00AC6C2A">
        <w:rPr>
          <w:sz w:val="24"/>
          <w:szCs w:val="24"/>
        </w:rPr>
        <w:t xml:space="preserve"> </w:t>
      </w:r>
      <w:r>
        <w:rPr>
          <w:sz w:val="24"/>
          <w:szCs w:val="24"/>
        </w:rPr>
        <w:t xml:space="preserve">Here are some historical facts: </w:t>
      </w:r>
      <w:r w:rsidRPr="00AC6C2A">
        <w:rPr>
          <w:sz w:val="24"/>
          <w:szCs w:val="24"/>
        </w:rPr>
        <w:t xml:space="preserve">With over 20,000 manuscripts </w:t>
      </w:r>
      <w:r w:rsidR="00463F6C">
        <w:rPr>
          <w:sz w:val="24"/>
          <w:szCs w:val="24"/>
        </w:rPr>
        <w:t>of the</w:t>
      </w:r>
      <w:r w:rsidR="00463F6C" w:rsidRPr="00463F6C">
        <w:rPr>
          <w:sz w:val="24"/>
          <w:szCs w:val="24"/>
        </w:rPr>
        <w:t xml:space="preserve"> </w:t>
      </w:r>
      <w:r w:rsidR="00463F6C" w:rsidRPr="00AC6C2A">
        <w:rPr>
          <w:sz w:val="24"/>
          <w:szCs w:val="24"/>
        </w:rPr>
        <w:t>New Testament</w:t>
      </w:r>
      <w:r w:rsidR="00463F6C">
        <w:rPr>
          <w:sz w:val="24"/>
          <w:szCs w:val="24"/>
        </w:rPr>
        <w:t xml:space="preserve"> alone in </w:t>
      </w:r>
      <w:r w:rsidRPr="00AC6C2A">
        <w:rPr>
          <w:sz w:val="24"/>
          <w:szCs w:val="24"/>
        </w:rPr>
        <w:t>existence</w:t>
      </w:r>
      <w:r w:rsidR="00463F6C">
        <w:rPr>
          <w:sz w:val="24"/>
          <w:szCs w:val="24"/>
        </w:rPr>
        <w:t>,</w:t>
      </w:r>
      <w:r w:rsidRPr="00AC6C2A">
        <w:rPr>
          <w:sz w:val="24"/>
          <w:szCs w:val="24"/>
        </w:rPr>
        <w:t xml:space="preserve"> not to mention the ten Dead Sea Scrolls containing fragments of most of the Old Testament, there is more evidence from antiquity to validate the Bible than all the other historical literature put together. Point being, history bears witness to the authenticity of the Bible. </w:t>
      </w:r>
      <w:r w:rsidRPr="006A345D">
        <w:rPr>
          <w:sz w:val="24"/>
          <w:szCs w:val="24"/>
        </w:rPr>
        <w:t>Sir Isaac Newton</w:t>
      </w:r>
      <w:r>
        <w:rPr>
          <w:sz w:val="24"/>
          <w:szCs w:val="24"/>
        </w:rPr>
        <w:t xml:space="preserve"> said, </w:t>
      </w:r>
      <w:r w:rsidRPr="006A345D">
        <w:rPr>
          <w:sz w:val="24"/>
          <w:szCs w:val="24"/>
        </w:rPr>
        <w:t xml:space="preserve">“There are more sure marks of authenticity in the Bible than in any profane history.” </w:t>
      </w:r>
      <w:r>
        <w:rPr>
          <w:sz w:val="24"/>
          <w:szCs w:val="24"/>
        </w:rPr>
        <w:t xml:space="preserve">Echoing Newton, </w:t>
      </w:r>
      <w:r w:rsidRPr="006A345D">
        <w:rPr>
          <w:sz w:val="24"/>
          <w:szCs w:val="24"/>
        </w:rPr>
        <w:t>Charles Dickens,</w:t>
      </w:r>
      <w:r>
        <w:rPr>
          <w:sz w:val="24"/>
          <w:szCs w:val="24"/>
        </w:rPr>
        <w:t xml:space="preserve"> had this to say about the Bible, </w:t>
      </w:r>
      <w:r w:rsidRPr="006A345D">
        <w:rPr>
          <w:sz w:val="24"/>
          <w:szCs w:val="24"/>
        </w:rPr>
        <w:t>“The New Testament is the very best book that ever was or ever will be known in the world.”</w:t>
      </w:r>
    </w:p>
    <w:p w14:paraId="084370ED" w14:textId="77777777" w:rsidR="00217814" w:rsidRPr="006A345D" w:rsidRDefault="00217814" w:rsidP="00217814">
      <w:pPr>
        <w:ind w:firstLine="720"/>
        <w:jc w:val="both"/>
        <w:rPr>
          <w:sz w:val="24"/>
          <w:szCs w:val="24"/>
        </w:rPr>
      </w:pPr>
      <w:r>
        <w:rPr>
          <w:sz w:val="24"/>
          <w:szCs w:val="24"/>
        </w:rPr>
        <w:t>Given the well documented facts that the Bible was 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 xml:space="preserve">on three continents: Asia, Africa and Europe, by </w:t>
      </w:r>
      <w:r w:rsidRPr="005026D9">
        <w:rPr>
          <w:sz w:val="24"/>
          <w:szCs w:val="24"/>
        </w:rPr>
        <w:t>approximately</w:t>
      </w:r>
      <w:r>
        <w:rPr>
          <w:sz w:val="24"/>
          <w:szCs w:val="24"/>
        </w:rPr>
        <w:t xml:space="preserve"> 40-49 different writers, makes the Bible’s symmetry and prophetic accuracy that much more astonishing. However, let’s get to the heart of the matter, and talk about the inspiration of the words found in the pages of these ancient text. </w:t>
      </w:r>
    </w:p>
    <w:p w14:paraId="1E4FF357" w14:textId="77777777" w:rsidR="00217814" w:rsidRDefault="00217814" w:rsidP="00217814">
      <w:pPr>
        <w:ind w:firstLine="720"/>
        <w:jc w:val="both"/>
        <w:rPr>
          <w:rFonts w:asciiTheme="minorHAnsi" w:hAnsiTheme="minorHAnsi"/>
          <w:sz w:val="24"/>
          <w:szCs w:val="24"/>
        </w:rPr>
      </w:pPr>
      <w:r w:rsidRPr="006B5DEE">
        <w:rPr>
          <w:rFonts w:asciiTheme="minorHAnsi" w:hAnsiTheme="minorHAnsi"/>
          <w:sz w:val="24"/>
          <w:szCs w:val="24"/>
        </w:rPr>
        <w:t>If you’ll recall, Timothy pastor</w:t>
      </w:r>
      <w:r>
        <w:rPr>
          <w:rFonts w:asciiTheme="minorHAnsi" w:hAnsiTheme="minorHAnsi"/>
          <w:sz w:val="24"/>
          <w:szCs w:val="24"/>
        </w:rPr>
        <w:t>ed</w:t>
      </w:r>
      <w:r w:rsidRPr="006B5DEE">
        <w:rPr>
          <w:rFonts w:asciiTheme="minorHAnsi" w:hAnsiTheme="minorHAnsi"/>
          <w:sz w:val="24"/>
          <w:szCs w:val="24"/>
        </w:rPr>
        <w:t xml:space="preserve"> the church at Ephesus</w:t>
      </w:r>
      <w:r>
        <w:rPr>
          <w:rFonts w:asciiTheme="minorHAnsi" w:hAnsiTheme="minorHAnsi"/>
          <w:sz w:val="24"/>
          <w:szCs w:val="24"/>
        </w:rPr>
        <w:t xml:space="preserve"> for approximately one and a half years.</w:t>
      </w:r>
      <w:r w:rsidRPr="006B5DEE">
        <w:rPr>
          <w:rFonts w:asciiTheme="minorHAnsi" w:hAnsiTheme="minorHAnsi"/>
          <w:sz w:val="24"/>
          <w:szCs w:val="24"/>
        </w:rPr>
        <w:t xml:space="preserve"> </w:t>
      </w:r>
      <w:r>
        <w:rPr>
          <w:rFonts w:asciiTheme="minorHAnsi" w:hAnsiTheme="minorHAnsi"/>
          <w:sz w:val="24"/>
          <w:szCs w:val="24"/>
        </w:rPr>
        <w:t>The spiritual clement of the city had changed dramatically by the power of the gospel. Nevertheless, it was still steeped in superstitions that governed the fabric of their society. The believers had turned from idolatry and burned their books on witchcraft. But, obviously not all these “evil-spirit” inspired books were destroyed</w:t>
      </w:r>
      <w:r w:rsidR="00142870">
        <w:rPr>
          <w:rFonts w:asciiTheme="minorHAnsi" w:hAnsiTheme="minorHAnsi"/>
          <w:sz w:val="24"/>
          <w:szCs w:val="24"/>
        </w:rPr>
        <w:t>.  We know this because</w:t>
      </w:r>
      <w:r>
        <w:rPr>
          <w:rFonts w:asciiTheme="minorHAnsi" w:hAnsiTheme="minorHAnsi"/>
          <w:sz w:val="24"/>
          <w:szCs w:val="24"/>
        </w:rPr>
        <w:t xml:space="preserve"> Paul address this issue often in his letters to Timothy</w:t>
      </w:r>
      <w:r w:rsidR="00142870">
        <w:rPr>
          <w:rFonts w:asciiTheme="minorHAnsi" w:hAnsiTheme="minorHAnsi"/>
          <w:sz w:val="24"/>
          <w:szCs w:val="24"/>
        </w:rPr>
        <w:t>. You may want to stop and read the following passages</w:t>
      </w:r>
      <w:r>
        <w:rPr>
          <w:rFonts w:asciiTheme="minorHAnsi" w:hAnsiTheme="minorHAnsi"/>
          <w:sz w:val="24"/>
          <w:szCs w:val="24"/>
        </w:rPr>
        <w:t xml:space="preserve"> (1 Timothy 1:3-11, 3:14-16, 4:1-16; 2 Timothy 3:1-13).  </w:t>
      </w:r>
    </w:p>
    <w:p w14:paraId="7C370FC4" w14:textId="77777777" w:rsidR="00217814" w:rsidRPr="003F2F80" w:rsidRDefault="00142870" w:rsidP="00217814">
      <w:pPr>
        <w:pStyle w:val="ListParagraph"/>
        <w:numPr>
          <w:ilvl w:val="0"/>
          <w:numId w:val="55"/>
        </w:numPr>
        <w:rPr>
          <w:rFonts w:asciiTheme="minorHAnsi" w:hAnsiTheme="minorHAnsi"/>
          <w:sz w:val="24"/>
          <w:szCs w:val="24"/>
        </w:rPr>
      </w:pPr>
      <w:r>
        <w:rPr>
          <w:rFonts w:asciiTheme="minorHAnsi" w:hAnsiTheme="minorHAnsi"/>
          <w:sz w:val="24"/>
          <w:szCs w:val="24"/>
        </w:rPr>
        <w:t>R</w:t>
      </w:r>
      <w:r w:rsidR="00217814">
        <w:rPr>
          <w:rFonts w:asciiTheme="minorHAnsi" w:hAnsiTheme="minorHAnsi"/>
          <w:sz w:val="24"/>
          <w:szCs w:val="24"/>
        </w:rPr>
        <w:t>ead Acts chapter 19:11-20 and Acts 12:24. What happened to the Word of God because of the miracles in Ephesus? _______________________________________________________________________________________________________________________________________________________________________________________________________________</w:t>
      </w:r>
    </w:p>
    <w:p w14:paraId="6764D720" w14:textId="77777777" w:rsidR="00217814" w:rsidRPr="00144069" w:rsidRDefault="00217814" w:rsidP="00217814">
      <w:pPr>
        <w:pStyle w:val="ListParagraph"/>
        <w:numPr>
          <w:ilvl w:val="0"/>
          <w:numId w:val="55"/>
        </w:numPr>
        <w:rPr>
          <w:rFonts w:asciiTheme="minorHAnsi" w:hAnsiTheme="minorHAnsi"/>
          <w:sz w:val="24"/>
          <w:szCs w:val="24"/>
        </w:rPr>
      </w:pPr>
      <w:r w:rsidRPr="00144069">
        <w:rPr>
          <w:rFonts w:asciiTheme="minorHAnsi" w:hAnsiTheme="minorHAnsi"/>
          <w:sz w:val="24"/>
          <w:szCs w:val="24"/>
        </w:rPr>
        <w:t>With this context in mind, why do you think it was</w:t>
      </w:r>
      <w:r>
        <w:rPr>
          <w:rFonts w:asciiTheme="minorHAnsi" w:hAnsiTheme="minorHAnsi"/>
          <w:sz w:val="24"/>
          <w:szCs w:val="24"/>
        </w:rPr>
        <w:t xml:space="preserve"> so</w:t>
      </w:r>
      <w:r w:rsidRPr="00144069">
        <w:rPr>
          <w:rFonts w:asciiTheme="minorHAnsi" w:hAnsiTheme="minorHAnsi"/>
          <w:sz w:val="24"/>
          <w:szCs w:val="24"/>
        </w:rPr>
        <w:t xml:space="preserve"> important to these believers</w:t>
      </w:r>
      <w:r>
        <w:rPr>
          <w:rFonts w:asciiTheme="minorHAnsi" w:hAnsiTheme="minorHAnsi"/>
          <w:sz w:val="24"/>
          <w:szCs w:val="24"/>
        </w:rPr>
        <w:t xml:space="preserve"> to know</w:t>
      </w:r>
      <w:r w:rsidRPr="00144069">
        <w:rPr>
          <w:rFonts w:asciiTheme="minorHAnsi" w:hAnsiTheme="minorHAnsi"/>
          <w:sz w:val="24"/>
          <w:szCs w:val="24"/>
        </w:rPr>
        <w:t xml:space="preserve"> that the “Holy Spirit” was the inspiration for the Bible? </w:t>
      </w:r>
      <w:r>
        <w:rPr>
          <w:rFonts w:asciiTheme="minorHAnsi" w:hAnsiTheme="minorHAnsi"/>
          <w:sz w:val="24"/>
          <w:szCs w:val="24"/>
        </w:rPr>
        <w:t xml:space="preserve"> </w:t>
      </w:r>
      <w:r w:rsidRPr="00144069">
        <w:rPr>
          <w:rFonts w:asciiTheme="minorHAnsi" w:hAnsiTheme="minorHAnsi"/>
          <w:sz w:val="24"/>
          <w:szCs w:val="24"/>
        </w:rPr>
        <w:t>______________________________________________________________________________________________________________________________________________________________________________________________________</w:t>
      </w:r>
      <w:r>
        <w:rPr>
          <w:rFonts w:asciiTheme="minorHAnsi" w:hAnsiTheme="minorHAnsi"/>
          <w:sz w:val="24"/>
          <w:szCs w:val="24"/>
        </w:rPr>
        <w:t>_________</w:t>
      </w:r>
    </w:p>
    <w:p w14:paraId="229DC975" w14:textId="77777777" w:rsidR="00217814" w:rsidRDefault="00217814" w:rsidP="00217814">
      <w:pPr>
        <w:ind w:firstLine="720"/>
        <w:jc w:val="both"/>
        <w:rPr>
          <w:iCs/>
          <w:sz w:val="24"/>
          <w:szCs w:val="24"/>
        </w:rPr>
      </w:pPr>
      <w:r w:rsidRPr="00623B19">
        <w:rPr>
          <w:bCs/>
          <w:sz w:val="24"/>
          <w:szCs w:val="24"/>
        </w:rPr>
        <w:t xml:space="preserve">In </w:t>
      </w:r>
      <w:r>
        <w:rPr>
          <w:bCs/>
          <w:sz w:val="24"/>
          <w:szCs w:val="24"/>
        </w:rPr>
        <w:t>2 Peter 1:19-21 and 2 Timothy 3:16,</w:t>
      </w:r>
      <w:r w:rsidRPr="00623B19">
        <w:rPr>
          <w:bCs/>
          <w:sz w:val="24"/>
          <w:szCs w:val="24"/>
        </w:rPr>
        <w:t xml:space="preserve"> notice the words “inspired by God” (also translated God breathed) and men were “</w:t>
      </w:r>
      <w:r>
        <w:rPr>
          <w:bCs/>
          <w:sz w:val="24"/>
          <w:szCs w:val="24"/>
        </w:rPr>
        <w:t>carried along</w:t>
      </w:r>
      <w:r w:rsidRPr="00623B19">
        <w:rPr>
          <w:bCs/>
          <w:sz w:val="24"/>
          <w:szCs w:val="24"/>
        </w:rPr>
        <w:t xml:space="preserve"> by the Holy Spirit”. </w:t>
      </w:r>
      <w:r>
        <w:rPr>
          <w:bCs/>
          <w:sz w:val="24"/>
          <w:szCs w:val="24"/>
        </w:rPr>
        <w:t xml:space="preserve">The two concepts are closely </w:t>
      </w:r>
      <w:r w:rsidRPr="00623B19">
        <w:rPr>
          <w:bCs/>
          <w:sz w:val="24"/>
          <w:szCs w:val="24"/>
        </w:rPr>
        <w:t xml:space="preserve">connected. In </w:t>
      </w:r>
      <w:r w:rsidRPr="00623B19">
        <w:rPr>
          <w:sz w:val="24"/>
          <w:szCs w:val="24"/>
        </w:rPr>
        <w:t>Greek, the word translated as inspired by or God breathed</w:t>
      </w:r>
      <w:r w:rsidR="00142870">
        <w:rPr>
          <w:sz w:val="24"/>
          <w:szCs w:val="24"/>
        </w:rPr>
        <w:t>,</w:t>
      </w:r>
      <w:r w:rsidRPr="00623B19">
        <w:rPr>
          <w:sz w:val="24"/>
          <w:szCs w:val="24"/>
        </w:rPr>
        <w:t xml:space="preserve"> is </w:t>
      </w:r>
      <w:r>
        <w:rPr>
          <w:sz w:val="24"/>
          <w:szCs w:val="24"/>
        </w:rPr>
        <w:t>T</w:t>
      </w:r>
      <w:r w:rsidRPr="00623B19">
        <w:rPr>
          <w:sz w:val="24"/>
          <w:szCs w:val="24"/>
        </w:rPr>
        <w:t>heopneustos.</w:t>
      </w:r>
      <w:r w:rsidRPr="00623B19">
        <w:rPr>
          <w:iCs/>
          <w:sz w:val="24"/>
          <w:szCs w:val="24"/>
        </w:rPr>
        <w:t xml:space="preserve"> </w:t>
      </w:r>
      <w:r>
        <w:rPr>
          <w:iCs/>
          <w:sz w:val="24"/>
          <w:szCs w:val="24"/>
        </w:rPr>
        <w:t>The word itself is made up of two words. They are: God (Theo) and Spirit (P</w:t>
      </w:r>
      <w:r w:rsidRPr="00623B19">
        <w:rPr>
          <w:sz w:val="24"/>
          <w:szCs w:val="24"/>
        </w:rPr>
        <w:t>neuma</w:t>
      </w:r>
      <w:r>
        <w:rPr>
          <w:sz w:val="24"/>
          <w:szCs w:val="24"/>
        </w:rPr>
        <w:t xml:space="preserve">). The latter is </w:t>
      </w:r>
      <w:r w:rsidRPr="00623B19">
        <w:rPr>
          <w:sz w:val="24"/>
          <w:szCs w:val="24"/>
        </w:rPr>
        <w:t>defined as: breath</w:t>
      </w:r>
      <w:r w:rsidRPr="00623B19">
        <w:rPr>
          <w:iCs/>
          <w:sz w:val="24"/>
          <w:szCs w:val="24"/>
        </w:rPr>
        <w:t xml:space="preserve">, to blow, Holy Spirit, Christ’s Spirit, life, Spirit and mind. </w:t>
      </w:r>
      <w:r w:rsidR="00142870">
        <w:rPr>
          <w:iCs/>
          <w:sz w:val="24"/>
          <w:szCs w:val="24"/>
        </w:rPr>
        <w:t>To get a visual, read what happened on the day of Pentecost (Acts 2:1-7).</w:t>
      </w:r>
    </w:p>
    <w:p w14:paraId="1A465763" w14:textId="77777777" w:rsidR="00217814" w:rsidRDefault="00217814" w:rsidP="00217814">
      <w:pPr>
        <w:pStyle w:val="ListParagraph"/>
        <w:ind w:left="0" w:firstLine="720"/>
        <w:jc w:val="both"/>
        <w:rPr>
          <w:sz w:val="24"/>
          <w:szCs w:val="24"/>
        </w:rPr>
      </w:pPr>
    </w:p>
    <w:p w14:paraId="17932831" w14:textId="77777777" w:rsidR="00217814" w:rsidRDefault="00217814" w:rsidP="00217814">
      <w:pPr>
        <w:pStyle w:val="ListParagraph"/>
        <w:numPr>
          <w:ilvl w:val="0"/>
          <w:numId w:val="61"/>
        </w:numPr>
        <w:rPr>
          <w:sz w:val="24"/>
          <w:szCs w:val="24"/>
        </w:rPr>
      </w:pPr>
      <w:r>
        <w:rPr>
          <w:sz w:val="24"/>
          <w:szCs w:val="24"/>
        </w:rPr>
        <w:t>We have just read Peter’s and Paul’s declarations about God’s Word. Now read what Jesus said about His Word. And summarize what he declared about the Bible. John 8:58, 10:35, 14:26; Matthew 22:31; Luke 24:44 _______________________________________________________________________________________________________________________________________________________________________________________________________________</w:t>
      </w:r>
    </w:p>
    <w:p w14:paraId="03798E43" w14:textId="77777777" w:rsidR="00142870" w:rsidRDefault="00142870" w:rsidP="00142870">
      <w:pPr>
        <w:pStyle w:val="ListParagraph"/>
        <w:ind w:left="1080"/>
        <w:rPr>
          <w:sz w:val="24"/>
          <w:szCs w:val="24"/>
        </w:rPr>
      </w:pPr>
    </w:p>
    <w:p w14:paraId="69534521" w14:textId="77777777" w:rsidR="00142870" w:rsidRDefault="00142870" w:rsidP="00142870">
      <w:pPr>
        <w:spacing w:after="0"/>
        <w:jc w:val="center"/>
        <w:rPr>
          <w:rFonts w:asciiTheme="minorHAnsi" w:hAnsiTheme="minorHAnsi" w:cstheme="minorHAnsi"/>
          <w:b/>
          <w:bCs/>
          <w:iCs/>
          <w:sz w:val="24"/>
          <w:szCs w:val="24"/>
        </w:rPr>
      </w:pPr>
      <w:r>
        <w:rPr>
          <w:rFonts w:asciiTheme="minorHAnsi" w:hAnsiTheme="minorHAnsi" w:cstheme="minorHAnsi"/>
          <w:b/>
          <w:bCs/>
          <w:iCs/>
          <w:sz w:val="24"/>
          <w:szCs w:val="24"/>
        </w:rPr>
        <w:t xml:space="preserve">1 Thessalonians 2:13 </w:t>
      </w:r>
    </w:p>
    <w:p w14:paraId="3A8FE3F2" w14:textId="77777777" w:rsidR="00142870" w:rsidRDefault="00142870" w:rsidP="00142870">
      <w:pPr>
        <w:spacing w:after="0"/>
        <w:jc w:val="center"/>
        <w:rPr>
          <w:rFonts w:asciiTheme="minorHAnsi" w:hAnsiTheme="minorHAnsi" w:cstheme="minorHAnsi"/>
          <w:b/>
          <w:i/>
          <w:color w:val="000000"/>
          <w:sz w:val="24"/>
          <w:szCs w:val="24"/>
        </w:rPr>
      </w:pPr>
      <w:r w:rsidRPr="00A53C71">
        <w:rPr>
          <w:rFonts w:asciiTheme="minorHAnsi" w:hAnsiTheme="minorHAnsi" w:cstheme="minorHAnsi"/>
          <w:b/>
          <w:i/>
          <w:color w:val="000000"/>
          <w:sz w:val="24"/>
          <w:szCs w:val="24"/>
        </w:rPr>
        <w:t>And so,</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we too constantly thank God that when you received God’s message that you heard from us,</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you accepted it not as a human message,</w:t>
      </w:r>
      <w:r w:rsidRPr="00A53C71">
        <w:rPr>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but God’s message, which is at work among you who believe.</w:t>
      </w:r>
    </w:p>
    <w:p w14:paraId="3D289667" w14:textId="77777777" w:rsidR="00856813" w:rsidRDefault="00856813" w:rsidP="00142870">
      <w:pPr>
        <w:spacing w:after="0"/>
        <w:jc w:val="center"/>
        <w:rPr>
          <w:rFonts w:asciiTheme="minorHAnsi" w:hAnsiTheme="minorHAnsi" w:cstheme="minorHAnsi"/>
          <w:b/>
          <w:i/>
          <w:color w:val="000000"/>
          <w:sz w:val="24"/>
          <w:szCs w:val="24"/>
        </w:rPr>
      </w:pPr>
    </w:p>
    <w:bookmarkStart w:id="1131" w:name="24"/>
    <w:p w14:paraId="1F7D2722" w14:textId="35183E57" w:rsidR="00F423D7" w:rsidRPr="006D609B" w:rsidDel="005144DC" w:rsidRDefault="00F423D7" w:rsidP="00E657BC">
      <w:pPr>
        <w:spacing w:after="0"/>
        <w:jc w:val="center"/>
        <w:rPr>
          <w:del w:id="1132" w:author="owner" w:date="2018-06-04T15:42:00Z"/>
          <w:rFonts w:asciiTheme="minorHAnsi" w:eastAsiaTheme="minorEastAsia" w:hAnsiTheme="minorHAnsi" w:cstheme="minorHAnsi"/>
          <w:b/>
          <w:sz w:val="24"/>
          <w:szCs w:val="24"/>
        </w:rPr>
        <w:pPrChange w:id="1133" w:author="owner" w:date="2018-06-04T17:11:00Z">
          <w:pPr>
            <w:spacing w:after="0"/>
            <w:jc w:val="center"/>
          </w:pPr>
        </w:pPrChange>
      </w:pPr>
      <w:r w:rsidRPr="0087606E">
        <w:rPr>
          <w:rFonts w:asciiTheme="minorHAnsi" w:hAnsiTheme="minorHAnsi" w:cstheme="minorHAnsi"/>
          <w:b/>
          <w:i/>
          <w:color w:val="000000"/>
          <w:sz w:val="24"/>
          <w:szCs w:val="24"/>
        </w:rPr>
        <w:fldChar w:fldCharType="begin"/>
      </w:r>
      <w:r w:rsidRPr="0087606E">
        <w:rPr>
          <w:rFonts w:asciiTheme="minorHAnsi" w:hAnsiTheme="minorHAnsi" w:cstheme="minorHAnsi"/>
          <w:b/>
          <w:i/>
          <w:color w:val="000000"/>
          <w:sz w:val="24"/>
          <w:szCs w:val="24"/>
        </w:rPr>
        <w:instrText xml:space="preserve"> HYPERLINK "http://classic.net.bible.org/verse.php?book=1Pe&amp;chapter=1&amp;verse=24" </w:instrText>
      </w:r>
      <w:r w:rsidRPr="0087606E">
        <w:rPr>
          <w:rFonts w:asciiTheme="minorHAnsi" w:hAnsiTheme="minorHAnsi" w:cstheme="minorHAnsi"/>
          <w:b/>
          <w:i/>
          <w:color w:val="000000"/>
          <w:sz w:val="24"/>
          <w:szCs w:val="24"/>
        </w:rPr>
        <w:fldChar w:fldCharType="end"/>
      </w:r>
      <w:bookmarkEnd w:id="1131"/>
      <w:del w:id="1134" w:author="owner" w:date="2018-06-04T13:29:00Z">
        <w:r w:rsidR="00726CC7" w:rsidRPr="002D444B" w:rsidDel="00337480">
          <w:rPr>
            <w:rFonts w:asciiTheme="minorHAnsi" w:hAnsiTheme="minorHAnsi" w:cstheme="minorHAnsi"/>
            <w:color w:val="000000"/>
            <w:sz w:val="24"/>
            <w:szCs w:val="24"/>
          </w:rPr>
          <w:delText>.</w:delText>
        </w:r>
      </w:del>
      <w:del w:id="1135" w:author="owner" w:date="2018-06-04T13:28:00Z">
        <w:r w:rsidR="00726CC7" w:rsidRPr="002D444B" w:rsidDel="00337480">
          <w:rPr>
            <w:rFonts w:asciiTheme="minorHAnsi" w:hAnsiTheme="minorHAnsi" w:cstheme="minorHAnsi"/>
            <w:color w:val="000000"/>
            <w:sz w:val="24"/>
            <w:szCs w:val="24"/>
          </w:rPr>
          <w:delText xml:space="preserve"> </w:delText>
        </w:r>
      </w:del>
      <w:del w:id="1136" w:author="owner" w:date="2018-06-04T13:27:00Z">
        <w:r w:rsidR="00726CC7" w:rsidRPr="002D444B" w:rsidDel="002D444B">
          <w:rPr>
            <w:rFonts w:asciiTheme="minorHAnsi" w:hAnsiTheme="minorHAnsi" w:cstheme="minorHAnsi"/>
            <w:color w:val="000000"/>
            <w:sz w:val="24"/>
            <w:szCs w:val="24"/>
          </w:rPr>
          <w:delText xml:space="preserve">For one, as we saw in our last lesson, </w:delText>
        </w:r>
        <w:r w:rsidR="00C4733D" w:rsidRPr="002D444B" w:rsidDel="002D444B">
          <w:rPr>
            <w:rFonts w:asciiTheme="minorHAnsi" w:hAnsiTheme="minorHAnsi" w:cstheme="minorHAnsi"/>
            <w:color w:val="000000"/>
            <w:sz w:val="24"/>
            <w:szCs w:val="24"/>
          </w:rPr>
          <w:delText xml:space="preserve">God reveals Himself through </w:delText>
        </w:r>
        <w:r w:rsidR="00726CC7" w:rsidRPr="002D444B" w:rsidDel="002D444B">
          <w:rPr>
            <w:rFonts w:asciiTheme="minorHAnsi" w:hAnsiTheme="minorHAnsi" w:cstheme="minorHAnsi"/>
            <w:color w:val="000000"/>
            <w:sz w:val="24"/>
            <w:szCs w:val="24"/>
          </w:rPr>
          <w:delText xml:space="preserve">His Word. </w:delText>
        </w:r>
      </w:del>
      <w:del w:id="1137" w:author="owner" w:date="2018-06-04T13:28:00Z">
        <w:r w:rsidR="00711132" w:rsidRPr="002D444B" w:rsidDel="00337480">
          <w:rPr>
            <w:rFonts w:asciiTheme="minorHAnsi" w:eastAsiaTheme="minorEastAsia" w:hAnsiTheme="minorHAnsi" w:cstheme="minorHAnsi"/>
            <w:sz w:val="24"/>
            <w:szCs w:val="24"/>
            <w:rPrChange w:id="1138" w:author="owner" w:date="2018-06-04T13:27:00Z">
              <w:rPr>
                <w:rFonts w:asciiTheme="minorHAnsi" w:eastAsiaTheme="minorEastAsia" w:hAnsiTheme="minorHAnsi" w:cstheme="minorHAnsi"/>
              </w:rPr>
            </w:rPrChange>
          </w:rPr>
          <w:delText xml:space="preserve">The same basic </w:delText>
        </w:r>
        <w:r w:rsidR="00711132" w:rsidRPr="002D444B" w:rsidDel="00337480">
          <w:rPr>
            <w:rFonts w:asciiTheme="minorHAnsi" w:hAnsiTheme="minorHAnsi" w:cstheme="minorHAnsi"/>
            <w:sz w:val="24"/>
            <w:szCs w:val="24"/>
            <w:rPrChange w:id="1139" w:author="owner" w:date="2018-06-04T13:27:00Z">
              <w:rPr>
                <w:rFonts w:asciiTheme="minorHAnsi" w:hAnsiTheme="minorHAnsi" w:cstheme="minorHAnsi"/>
              </w:rPr>
            </w:rPrChange>
          </w:rPr>
          <w:delText xml:space="preserve">principle </w:delText>
        </w:r>
        <w:r w:rsidR="00711132" w:rsidRPr="002D444B" w:rsidDel="00337480">
          <w:rPr>
            <w:rFonts w:asciiTheme="minorHAnsi" w:eastAsiaTheme="minorEastAsia" w:hAnsiTheme="minorHAnsi" w:cstheme="minorHAnsi"/>
            <w:sz w:val="24"/>
            <w:szCs w:val="24"/>
            <w:rPrChange w:id="1140" w:author="owner" w:date="2018-06-04T13:27:00Z">
              <w:rPr>
                <w:rFonts w:asciiTheme="minorHAnsi" w:eastAsiaTheme="minorEastAsia" w:hAnsiTheme="minorHAnsi" w:cstheme="minorHAnsi"/>
              </w:rPr>
            </w:rPrChange>
          </w:rPr>
          <w:delText xml:space="preserve">of God’s Word accomplishing resurrection from spiritual death is found </w:delText>
        </w:r>
      </w:del>
      <w:del w:id="1141" w:author="owner" w:date="2018-06-04T13:29:00Z">
        <w:r w:rsidR="00711132" w:rsidRPr="002D444B" w:rsidDel="00337480">
          <w:rPr>
            <w:rFonts w:asciiTheme="minorHAnsi" w:eastAsiaTheme="minorEastAsia" w:hAnsiTheme="minorHAnsi" w:cstheme="minorHAnsi"/>
            <w:sz w:val="24"/>
            <w:szCs w:val="24"/>
            <w:rPrChange w:id="1142" w:author="owner" w:date="2018-06-04T13:27:00Z">
              <w:rPr>
                <w:rFonts w:asciiTheme="minorHAnsi" w:eastAsiaTheme="minorEastAsia" w:hAnsiTheme="minorHAnsi" w:cstheme="minorHAnsi"/>
              </w:rPr>
            </w:rPrChange>
          </w:rPr>
          <w:delText xml:space="preserve">in the </w:delText>
        </w:r>
        <w:r w:rsidR="00711132" w:rsidRPr="002D444B" w:rsidDel="00337480">
          <w:rPr>
            <w:rFonts w:asciiTheme="minorHAnsi" w:hAnsiTheme="minorHAnsi" w:cstheme="minorHAnsi"/>
            <w:sz w:val="24"/>
            <w:szCs w:val="24"/>
            <w:rPrChange w:id="1143" w:author="owner" w:date="2018-06-04T13:27:00Z">
              <w:rPr>
                <w:rFonts w:asciiTheme="minorHAnsi" w:hAnsiTheme="minorHAnsi" w:cstheme="minorHAnsi"/>
              </w:rPr>
            </w:rPrChange>
          </w:rPr>
          <w:delText xml:space="preserve">Old </w:delText>
        </w:r>
      </w:del>
      <w:del w:id="1144" w:author="owner" w:date="2018-06-04T13:28:00Z">
        <w:r w:rsidR="00711132" w:rsidRPr="002D444B" w:rsidDel="00337480">
          <w:rPr>
            <w:rFonts w:asciiTheme="minorHAnsi" w:hAnsiTheme="minorHAnsi" w:cstheme="minorHAnsi"/>
            <w:sz w:val="24"/>
            <w:szCs w:val="24"/>
            <w:rPrChange w:id="1145" w:author="owner" w:date="2018-06-04T13:27:00Z">
              <w:rPr>
                <w:rFonts w:asciiTheme="minorHAnsi" w:hAnsiTheme="minorHAnsi" w:cstheme="minorHAnsi"/>
              </w:rPr>
            </w:rPrChange>
          </w:rPr>
          <w:delText>as well. For instance, t</w:delText>
        </w:r>
        <w:r w:rsidR="00711132" w:rsidRPr="002D444B" w:rsidDel="00337480">
          <w:rPr>
            <w:rFonts w:asciiTheme="minorHAnsi" w:hAnsiTheme="minorHAnsi" w:cstheme="minorHAnsi"/>
            <w:sz w:val="24"/>
            <w:szCs w:val="24"/>
          </w:rPr>
          <w:delText>ake a moment a</w:delText>
        </w:r>
      </w:del>
      <w:del w:id="1146" w:author="owner" w:date="2018-06-04T13:29:00Z">
        <w:r w:rsidR="00711132" w:rsidRPr="002D444B" w:rsidDel="00337480">
          <w:rPr>
            <w:rFonts w:asciiTheme="minorHAnsi" w:hAnsiTheme="minorHAnsi" w:cstheme="minorHAnsi"/>
            <w:sz w:val="24"/>
            <w:szCs w:val="24"/>
          </w:rPr>
          <w:delText>nd read</w:delText>
        </w:r>
      </w:del>
      <w:del w:id="1147" w:author="owner" w:date="2018-06-04T15:42:00Z">
        <w:r w:rsidRPr="006D609B" w:rsidDel="005144DC">
          <w:rPr>
            <w:rFonts w:asciiTheme="minorHAnsi" w:eastAsiaTheme="minorEastAsia" w:hAnsiTheme="minorHAnsi" w:cstheme="minorHAnsi"/>
            <w:b/>
            <w:sz w:val="24"/>
            <w:szCs w:val="24"/>
          </w:rPr>
          <w:delText xml:space="preserve">Ephesians 2:1-3 </w:delText>
        </w:r>
      </w:del>
    </w:p>
    <w:p w14:paraId="1F53133A" w14:textId="1A2EC0A4" w:rsidR="00F423D7" w:rsidRPr="006D609B" w:rsidDel="005144DC" w:rsidRDefault="00F423D7" w:rsidP="00E657BC">
      <w:pPr>
        <w:rPr>
          <w:del w:id="1148" w:author="owner" w:date="2018-06-04T15:42:00Z"/>
          <w:rFonts w:asciiTheme="minorHAnsi" w:hAnsiTheme="minorHAnsi" w:cstheme="minorHAnsi"/>
          <w:b/>
          <w:i/>
          <w:sz w:val="24"/>
          <w:szCs w:val="24"/>
          <w:lang w:val="en"/>
          <w:rPrChange w:id="1149" w:author="owner" w:date="2018-06-04T17:11:00Z">
            <w:rPr>
              <w:del w:id="1150" w:author="owner" w:date="2018-06-04T15:42:00Z"/>
              <w:b/>
              <w:i/>
              <w:sz w:val="24"/>
              <w:szCs w:val="24"/>
              <w:lang w:val="en"/>
            </w:rPr>
          </w:rPrChange>
        </w:rPr>
        <w:pPrChange w:id="1151" w:author="owner" w:date="2018-06-04T17:11:00Z">
          <w:pPr>
            <w:spacing w:after="0"/>
            <w:jc w:val="center"/>
          </w:pPr>
        </w:pPrChange>
      </w:pPr>
      <w:del w:id="1152" w:author="owner" w:date="2018-06-04T15:42:00Z">
        <w:r w:rsidRPr="006D609B" w:rsidDel="005144DC">
          <w:rPr>
            <w:rStyle w:val="s"/>
            <w:rFonts w:asciiTheme="minorHAnsi" w:hAnsiTheme="minorHAnsi" w:cstheme="minorHAnsi"/>
            <w:b/>
            <w:i/>
            <w:sz w:val="24"/>
            <w:szCs w:val="24"/>
            <w:lang w:val="en"/>
            <w:rPrChange w:id="1153"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15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55" w:author="owner" w:date="2018-06-04T17:11:00Z">
              <w:rPr>
                <w:rStyle w:val="s"/>
                <w:b/>
                <w:i/>
                <w:sz w:val="24"/>
                <w:szCs w:val="24"/>
                <w:lang w:val="en"/>
              </w:rPr>
            </w:rPrChange>
          </w:rPr>
          <w:delText>although you</w:delText>
        </w:r>
        <w:r w:rsidRPr="006D609B" w:rsidDel="005144DC">
          <w:rPr>
            <w:rStyle w:val="netverse"/>
            <w:rFonts w:asciiTheme="minorHAnsi" w:hAnsiTheme="minorHAnsi" w:cstheme="minorHAnsi"/>
            <w:b/>
            <w:i/>
            <w:sz w:val="24"/>
            <w:szCs w:val="24"/>
            <w:lang w:val="en"/>
            <w:rPrChange w:id="115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57" w:author="owner" w:date="2018-06-04T17:11:00Z">
              <w:rPr>
                <w:rStyle w:val="s"/>
                <w:b/>
                <w:i/>
                <w:sz w:val="24"/>
                <w:szCs w:val="24"/>
                <w:lang w:val="en"/>
              </w:rPr>
            </w:rPrChange>
          </w:rPr>
          <w:delText>were</w:delText>
        </w:r>
        <w:r w:rsidRPr="006D609B" w:rsidDel="005144DC">
          <w:rPr>
            <w:rStyle w:val="netverse"/>
            <w:rFonts w:asciiTheme="minorHAnsi" w:hAnsiTheme="minorHAnsi" w:cstheme="minorHAnsi"/>
            <w:b/>
            <w:i/>
            <w:sz w:val="24"/>
            <w:szCs w:val="24"/>
            <w:vertAlign w:val="superscript"/>
            <w:lang w:val="en"/>
            <w:rPrChange w:id="1158"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59" w:author="owner" w:date="2018-06-04T17:11:00Z">
              <w:rPr>
                <w:rStyle w:val="netverse"/>
                <w:b/>
                <w:i/>
                <w:sz w:val="24"/>
                <w:szCs w:val="24"/>
                <w:lang w:val="en"/>
              </w:rPr>
            </w:rPrChange>
          </w:rPr>
          <w:delText>dead</w:delText>
        </w:r>
        <w:r w:rsidRPr="006D609B" w:rsidDel="005144DC">
          <w:rPr>
            <w:rStyle w:val="netverse"/>
            <w:rFonts w:asciiTheme="minorHAnsi" w:hAnsiTheme="minorHAnsi" w:cstheme="minorHAnsi"/>
            <w:b/>
            <w:i/>
            <w:sz w:val="24"/>
            <w:szCs w:val="24"/>
            <w:vertAlign w:val="superscript"/>
            <w:lang w:val="en"/>
            <w:rPrChange w:id="1160"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61" w:author="owner" w:date="2018-06-04T17:11:00Z">
              <w:rPr>
                <w:rStyle w:val="netverse"/>
                <w:b/>
                <w:i/>
                <w:sz w:val="24"/>
                <w:szCs w:val="24"/>
                <w:lang w:val="en"/>
              </w:rPr>
            </w:rPrChange>
          </w:rPr>
          <w:delText>in</w:delText>
        </w:r>
        <w:r w:rsidRPr="006D609B" w:rsidDel="005144DC">
          <w:rPr>
            <w:rStyle w:val="s"/>
            <w:rFonts w:asciiTheme="minorHAnsi" w:hAnsiTheme="minorHAnsi" w:cstheme="minorHAnsi"/>
            <w:b/>
            <w:i/>
            <w:sz w:val="24"/>
            <w:szCs w:val="24"/>
            <w:lang w:val="en"/>
            <w:rPrChange w:id="1162" w:author="owner" w:date="2018-06-04T17:11:00Z">
              <w:rPr>
                <w:rStyle w:val="s"/>
                <w:b/>
                <w:i/>
                <w:sz w:val="24"/>
                <w:szCs w:val="24"/>
                <w:lang w:val="en"/>
              </w:rPr>
            </w:rPrChange>
          </w:rPr>
          <w:delText xml:space="preserve"> your</w:delText>
        </w:r>
        <w:r w:rsidRPr="006D609B" w:rsidDel="005144DC">
          <w:rPr>
            <w:rStyle w:val="netverse"/>
            <w:rFonts w:asciiTheme="minorHAnsi" w:hAnsiTheme="minorHAnsi" w:cstheme="minorHAnsi"/>
            <w:b/>
            <w:i/>
            <w:sz w:val="24"/>
            <w:szCs w:val="24"/>
            <w:lang w:val="en"/>
            <w:rPrChange w:id="116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64" w:author="owner" w:date="2018-06-04T17:11:00Z">
              <w:rPr>
                <w:rStyle w:val="s"/>
                <w:b/>
                <w:i/>
                <w:sz w:val="24"/>
                <w:szCs w:val="24"/>
                <w:lang w:val="en"/>
              </w:rPr>
            </w:rPrChange>
          </w:rPr>
          <w:delText>transgressions</w:delText>
        </w:r>
        <w:r w:rsidRPr="006D609B" w:rsidDel="005144DC">
          <w:rPr>
            <w:rStyle w:val="netverse"/>
            <w:rFonts w:asciiTheme="minorHAnsi" w:hAnsiTheme="minorHAnsi" w:cstheme="minorHAnsi"/>
            <w:b/>
            <w:i/>
            <w:sz w:val="24"/>
            <w:szCs w:val="24"/>
            <w:lang w:val="en"/>
            <w:rPrChange w:id="1165"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66"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16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68" w:author="owner" w:date="2018-06-04T17:11:00Z">
              <w:rPr>
                <w:rStyle w:val="s"/>
                <w:b/>
                <w:i/>
                <w:sz w:val="24"/>
                <w:szCs w:val="24"/>
                <w:lang w:val="en"/>
              </w:rPr>
            </w:rPrChange>
          </w:rPr>
          <w:delText>sins</w:delText>
        </w:r>
        <w:r w:rsidRPr="006D609B" w:rsidDel="005144DC">
          <w:rPr>
            <w:rStyle w:val="netverse"/>
            <w:rFonts w:asciiTheme="minorHAnsi" w:hAnsiTheme="minorHAnsi" w:cstheme="minorHAnsi"/>
            <w:b/>
            <w:i/>
            <w:sz w:val="24"/>
            <w:szCs w:val="24"/>
            <w:lang w:val="en"/>
            <w:rPrChange w:id="1169" w:author="owner" w:date="2018-06-04T17:11:00Z">
              <w:rPr>
                <w:rStyle w:val="netverse"/>
                <w:b/>
                <w:i/>
                <w:sz w:val="24"/>
                <w:szCs w:val="24"/>
                <w:lang w:val="en"/>
              </w:rPr>
            </w:rPrChange>
          </w:rPr>
          <w:delText>,</w:delText>
        </w:r>
        <w:r w:rsidRPr="006D609B" w:rsidDel="005144DC">
          <w:rPr>
            <w:rFonts w:asciiTheme="minorHAnsi" w:hAnsiTheme="minorHAnsi" w:cstheme="minorHAnsi"/>
            <w:b/>
            <w:i/>
            <w:sz w:val="24"/>
            <w:szCs w:val="24"/>
            <w:lang w:val="en"/>
            <w:rPrChange w:id="1170" w:author="owner" w:date="2018-06-04T17:11:00Z">
              <w:rPr>
                <w:b/>
                <w:i/>
                <w:sz w:val="24"/>
                <w:szCs w:val="24"/>
                <w:lang w:val="en"/>
              </w:rPr>
            </w:rPrChange>
          </w:rPr>
          <w:delText xml:space="preserve"> in</w:delText>
        </w:r>
        <w:r w:rsidRPr="006D609B" w:rsidDel="005144DC">
          <w:rPr>
            <w:rStyle w:val="netverse"/>
            <w:rFonts w:asciiTheme="minorHAnsi" w:hAnsiTheme="minorHAnsi" w:cstheme="minorHAnsi"/>
            <w:b/>
            <w:i/>
            <w:sz w:val="24"/>
            <w:szCs w:val="24"/>
            <w:lang w:val="en"/>
            <w:rPrChange w:id="117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72" w:author="owner" w:date="2018-06-04T17:11:00Z">
              <w:rPr>
                <w:rStyle w:val="s"/>
                <w:b/>
                <w:i/>
                <w:sz w:val="24"/>
                <w:szCs w:val="24"/>
                <w:lang w:val="en"/>
              </w:rPr>
            </w:rPrChange>
          </w:rPr>
          <w:delText>which</w:delText>
        </w:r>
        <w:r w:rsidRPr="006D609B" w:rsidDel="005144DC">
          <w:rPr>
            <w:rStyle w:val="netverse"/>
            <w:rFonts w:asciiTheme="minorHAnsi" w:hAnsiTheme="minorHAnsi" w:cstheme="minorHAnsi"/>
            <w:b/>
            <w:i/>
            <w:sz w:val="24"/>
            <w:szCs w:val="24"/>
            <w:vertAlign w:val="superscript"/>
            <w:lang w:val="en"/>
            <w:rPrChange w:id="1173"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74" w:author="owner" w:date="2018-06-04T17:11:00Z">
              <w:rPr>
                <w:rStyle w:val="netverse"/>
                <w:b/>
                <w:i/>
                <w:sz w:val="24"/>
                <w:szCs w:val="24"/>
                <w:lang w:val="en"/>
              </w:rPr>
            </w:rPrChange>
          </w:rPr>
          <w:delText xml:space="preserve">you </w:delText>
        </w:r>
        <w:r w:rsidRPr="006D609B" w:rsidDel="005144DC">
          <w:rPr>
            <w:rStyle w:val="s"/>
            <w:rFonts w:asciiTheme="minorHAnsi" w:hAnsiTheme="minorHAnsi" w:cstheme="minorHAnsi"/>
            <w:b/>
            <w:i/>
            <w:sz w:val="24"/>
            <w:szCs w:val="24"/>
            <w:lang w:val="en"/>
            <w:rPrChange w:id="1175" w:author="owner" w:date="2018-06-04T17:11:00Z">
              <w:rPr>
                <w:rStyle w:val="s"/>
                <w:b/>
                <w:i/>
                <w:sz w:val="24"/>
                <w:szCs w:val="24"/>
                <w:lang w:val="en"/>
              </w:rPr>
            </w:rPrChange>
          </w:rPr>
          <w:delText>formerly</w:delText>
        </w:r>
        <w:r w:rsidRPr="006D609B" w:rsidDel="005144DC">
          <w:rPr>
            <w:rStyle w:val="netverse"/>
            <w:rFonts w:asciiTheme="minorHAnsi" w:hAnsiTheme="minorHAnsi" w:cstheme="minorHAnsi"/>
            <w:b/>
            <w:i/>
            <w:sz w:val="24"/>
            <w:szCs w:val="24"/>
            <w:lang w:val="en"/>
            <w:rPrChange w:id="117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77" w:author="owner" w:date="2018-06-04T17:11:00Z">
              <w:rPr>
                <w:rStyle w:val="s"/>
                <w:b/>
                <w:i/>
                <w:sz w:val="24"/>
                <w:szCs w:val="24"/>
                <w:lang w:val="en"/>
              </w:rPr>
            </w:rPrChange>
          </w:rPr>
          <w:delText>lived</w:delText>
        </w:r>
        <w:r w:rsidRPr="006D609B" w:rsidDel="005144DC">
          <w:rPr>
            <w:rStyle w:val="netverse"/>
            <w:rFonts w:asciiTheme="minorHAnsi" w:hAnsiTheme="minorHAnsi" w:cstheme="minorHAnsi"/>
            <w:b/>
            <w:i/>
            <w:sz w:val="24"/>
            <w:szCs w:val="24"/>
            <w:vertAlign w:val="superscript"/>
            <w:lang w:val="en"/>
            <w:rPrChange w:id="1178"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79" w:author="owner" w:date="2018-06-04T17:11:00Z">
              <w:rPr>
                <w:rStyle w:val="netverse"/>
                <w:b/>
                <w:i/>
                <w:sz w:val="24"/>
                <w:szCs w:val="24"/>
                <w:lang w:val="en"/>
              </w:rPr>
            </w:rPrChange>
          </w:rPr>
          <w:delText>according</w:delText>
        </w:r>
        <w:r w:rsidRPr="006D609B" w:rsidDel="005144DC">
          <w:rPr>
            <w:rStyle w:val="s"/>
            <w:rFonts w:asciiTheme="minorHAnsi" w:hAnsiTheme="minorHAnsi" w:cstheme="minorHAnsi"/>
            <w:b/>
            <w:i/>
            <w:sz w:val="24"/>
            <w:szCs w:val="24"/>
            <w:lang w:val="en"/>
            <w:rPrChange w:id="1180" w:author="owner" w:date="2018-06-04T17:11:00Z">
              <w:rPr>
                <w:rStyle w:val="s"/>
                <w:b/>
                <w:i/>
                <w:sz w:val="24"/>
                <w:szCs w:val="24"/>
                <w:lang w:val="en"/>
              </w:rPr>
            </w:rPrChange>
          </w:rPr>
          <w:delText xml:space="preserve"> to</w:delText>
        </w:r>
        <w:r w:rsidRPr="006D609B" w:rsidDel="005144DC">
          <w:rPr>
            <w:rStyle w:val="netverse"/>
            <w:rFonts w:asciiTheme="minorHAnsi" w:hAnsiTheme="minorHAnsi" w:cstheme="minorHAnsi"/>
            <w:b/>
            <w:i/>
            <w:sz w:val="24"/>
            <w:szCs w:val="24"/>
            <w:lang w:val="en"/>
            <w:rPrChange w:id="118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82" w:author="owner" w:date="2018-06-04T17:11:00Z">
              <w:rPr>
                <w:rStyle w:val="s"/>
                <w:b/>
                <w:i/>
                <w:sz w:val="24"/>
                <w:szCs w:val="24"/>
                <w:lang w:val="en"/>
              </w:rPr>
            </w:rPrChange>
          </w:rPr>
          <w:delText>this</w:delText>
        </w:r>
        <w:r w:rsidRPr="006D609B" w:rsidDel="005144DC">
          <w:rPr>
            <w:rStyle w:val="netverse"/>
            <w:rFonts w:asciiTheme="minorHAnsi" w:hAnsiTheme="minorHAnsi" w:cstheme="minorHAnsi"/>
            <w:b/>
            <w:i/>
            <w:sz w:val="24"/>
            <w:szCs w:val="24"/>
            <w:lang w:val="en"/>
            <w:rPrChange w:id="118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84" w:author="owner" w:date="2018-06-04T17:11:00Z">
              <w:rPr>
                <w:rStyle w:val="s"/>
                <w:b/>
                <w:i/>
                <w:sz w:val="24"/>
                <w:szCs w:val="24"/>
                <w:lang w:val="en"/>
              </w:rPr>
            </w:rPrChange>
          </w:rPr>
          <w:delText>world’s</w:delText>
        </w:r>
        <w:r w:rsidRPr="006D609B" w:rsidDel="005144DC">
          <w:rPr>
            <w:rStyle w:val="netverse"/>
            <w:rFonts w:asciiTheme="minorHAnsi" w:hAnsiTheme="minorHAnsi" w:cstheme="minorHAnsi"/>
            <w:b/>
            <w:i/>
            <w:sz w:val="24"/>
            <w:szCs w:val="24"/>
            <w:lang w:val="en"/>
            <w:rPrChange w:id="1185"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86" w:author="owner" w:date="2018-06-04T17:11:00Z">
              <w:rPr>
                <w:rStyle w:val="s"/>
                <w:b/>
                <w:i/>
                <w:sz w:val="24"/>
                <w:szCs w:val="24"/>
                <w:lang w:val="en"/>
              </w:rPr>
            </w:rPrChange>
          </w:rPr>
          <w:delText>present</w:delText>
        </w:r>
        <w:r w:rsidRPr="006D609B" w:rsidDel="005144DC">
          <w:rPr>
            <w:rStyle w:val="netverse"/>
            <w:rFonts w:asciiTheme="minorHAnsi" w:hAnsiTheme="minorHAnsi" w:cstheme="minorHAnsi"/>
            <w:b/>
            <w:i/>
            <w:sz w:val="24"/>
            <w:szCs w:val="24"/>
            <w:lang w:val="en"/>
            <w:rPrChange w:id="118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88" w:author="owner" w:date="2018-06-04T17:11:00Z">
              <w:rPr>
                <w:rStyle w:val="s"/>
                <w:b/>
                <w:i/>
                <w:sz w:val="24"/>
                <w:szCs w:val="24"/>
                <w:lang w:val="en"/>
              </w:rPr>
            </w:rPrChange>
          </w:rPr>
          <w:delText>path, according to</w:delText>
        </w:r>
        <w:r w:rsidRPr="006D609B" w:rsidDel="005144DC">
          <w:rPr>
            <w:rStyle w:val="netverse"/>
            <w:rFonts w:asciiTheme="minorHAnsi" w:hAnsiTheme="minorHAnsi" w:cstheme="minorHAnsi"/>
            <w:b/>
            <w:i/>
            <w:sz w:val="24"/>
            <w:szCs w:val="24"/>
            <w:lang w:val="en"/>
            <w:rPrChange w:id="118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90" w:author="owner" w:date="2018-06-04T17:11:00Z">
              <w:rPr>
                <w:rStyle w:val="s"/>
                <w:b/>
                <w:i/>
                <w:sz w:val="24"/>
                <w:szCs w:val="24"/>
                <w:lang w:val="en"/>
              </w:rPr>
            </w:rPrChange>
          </w:rPr>
          <w:delText>the ruler</w:delText>
        </w:r>
        <w:r w:rsidRPr="006D609B" w:rsidDel="005144DC">
          <w:rPr>
            <w:rStyle w:val="netverse"/>
            <w:rFonts w:asciiTheme="minorHAnsi" w:hAnsiTheme="minorHAnsi" w:cstheme="minorHAnsi"/>
            <w:b/>
            <w:i/>
            <w:sz w:val="24"/>
            <w:szCs w:val="24"/>
            <w:lang w:val="en"/>
            <w:rPrChange w:id="119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92" w:author="owner" w:date="2018-06-04T17:11:00Z">
              <w:rPr>
                <w:rStyle w:val="s"/>
                <w:b/>
                <w:i/>
                <w:sz w:val="24"/>
                <w:szCs w:val="24"/>
                <w:lang w:val="en"/>
              </w:rPr>
            </w:rPrChange>
          </w:rPr>
          <w:delText>of the kingdom</w:delText>
        </w:r>
        <w:r w:rsidRPr="006D609B" w:rsidDel="005144DC">
          <w:rPr>
            <w:rStyle w:val="netverse"/>
            <w:rFonts w:asciiTheme="minorHAnsi" w:hAnsiTheme="minorHAnsi" w:cstheme="minorHAnsi"/>
            <w:b/>
            <w:i/>
            <w:sz w:val="24"/>
            <w:szCs w:val="24"/>
            <w:vertAlign w:val="superscript"/>
            <w:lang w:val="en"/>
            <w:rPrChange w:id="1193"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94" w:author="owner" w:date="2018-06-04T17:11:00Z">
              <w:rPr>
                <w:rStyle w:val="netverse"/>
                <w:b/>
                <w:i/>
                <w:sz w:val="24"/>
                <w:szCs w:val="24"/>
                <w:lang w:val="en"/>
              </w:rPr>
            </w:rPrChange>
          </w:rPr>
          <w:delText>of</w:delText>
        </w:r>
        <w:r w:rsidRPr="006D609B" w:rsidDel="005144DC">
          <w:rPr>
            <w:rStyle w:val="s"/>
            <w:rFonts w:asciiTheme="minorHAnsi" w:hAnsiTheme="minorHAnsi" w:cstheme="minorHAnsi"/>
            <w:b/>
            <w:i/>
            <w:sz w:val="24"/>
            <w:szCs w:val="24"/>
            <w:lang w:val="en"/>
            <w:rPrChange w:id="1195" w:author="owner" w:date="2018-06-04T17:11:00Z">
              <w:rPr>
                <w:rStyle w:val="s"/>
                <w:b/>
                <w:i/>
                <w:sz w:val="24"/>
                <w:szCs w:val="24"/>
                <w:lang w:val="en"/>
              </w:rPr>
            </w:rPrChange>
          </w:rPr>
          <w:delText xml:space="preserve"> the air</w:delText>
        </w:r>
        <w:r w:rsidRPr="006D609B" w:rsidDel="005144DC">
          <w:rPr>
            <w:rStyle w:val="netverse"/>
            <w:rFonts w:asciiTheme="minorHAnsi" w:hAnsiTheme="minorHAnsi" w:cstheme="minorHAnsi"/>
            <w:b/>
            <w:i/>
            <w:sz w:val="24"/>
            <w:szCs w:val="24"/>
            <w:lang w:val="en"/>
            <w:rPrChange w:id="119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97" w:author="owner" w:date="2018-06-04T17:11:00Z">
              <w:rPr>
                <w:rStyle w:val="s"/>
                <w:b/>
                <w:i/>
                <w:sz w:val="24"/>
                <w:szCs w:val="24"/>
                <w:lang w:val="en"/>
              </w:rPr>
            </w:rPrChange>
          </w:rPr>
          <w:delText>the ruler of</w:delText>
        </w:r>
        <w:r w:rsidRPr="006D609B" w:rsidDel="005144DC">
          <w:rPr>
            <w:rStyle w:val="s"/>
            <w:rFonts w:asciiTheme="minorHAnsi" w:hAnsiTheme="minorHAnsi" w:cstheme="minorHAnsi"/>
            <w:b/>
            <w:i/>
            <w:sz w:val="24"/>
            <w:szCs w:val="24"/>
            <w:vertAlign w:val="superscript"/>
            <w:lang w:val="en"/>
            <w:rPrChange w:id="1198" w:author="owner" w:date="2018-06-04T17:11:00Z">
              <w:rPr>
                <w:rStyle w:val="s"/>
                <w:b/>
                <w:i/>
                <w:sz w:val="24"/>
                <w:szCs w:val="24"/>
                <w:vertAlign w:val="superscript"/>
                <w:lang w:val="en"/>
              </w:rPr>
            </w:rPrChange>
          </w:rPr>
          <w:delText> </w:delText>
        </w:r>
        <w:r w:rsidRPr="006D609B" w:rsidDel="005144DC">
          <w:rPr>
            <w:rStyle w:val="s"/>
            <w:rFonts w:asciiTheme="minorHAnsi" w:hAnsiTheme="minorHAnsi" w:cstheme="minorHAnsi"/>
            <w:b/>
            <w:i/>
            <w:sz w:val="24"/>
            <w:szCs w:val="24"/>
            <w:lang w:val="en"/>
            <w:rPrChange w:id="1199" w:author="owner" w:date="2018-06-04T17:11:00Z">
              <w:rPr>
                <w:rStyle w:val="s"/>
                <w:b/>
                <w:i/>
                <w:sz w:val="24"/>
                <w:szCs w:val="24"/>
                <w:lang w:val="en"/>
              </w:rPr>
            </w:rPrChange>
          </w:rPr>
          <w:delText>the spirit</w:delText>
        </w:r>
        <w:r w:rsidRPr="006D609B" w:rsidDel="005144DC">
          <w:rPr>
            <w:rStyle w:val="netverse"/>
            <w:rFonts w:asciiTheme="minorHAnsi" w:hAnsiTheme="minorHAnsi" w:cstheme="minorHAnsi"/>
            <w:b/>
            <w:i/>
            <w:sz w:val="24"/>
            <w:szCs w:val="24"/>
            <w:vertAlign w:val="superscript"/>
            <w:lang w:val="en"/>
            <w:rPrChange w:id="1200"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01" w:author="owner" w:date="2018-06-04T17:11:00Z">
              <w:rPr>
                <w:rStyle w:val="netverse"/>
                <w:b/>
                <w:i/>
                <w:sz w:val="24"/>
                <w:szCs w:val="24"/>
                <w:lang w:val="en"/>
              </w:rPr>
            </w:rPrChange>
          </w:rPr>
          <w:delText>that</w:delText>
        </w:r>
        <w:r w:rsidRPr="006D609B" w:rsidDel="005144DC">
          <w:rPr>
            <w:rStyle w:val="s"/>
            <w:rFonts w:asciiTheme="minorHAnsi" w:hAnsiTheme="minorHAnsi" w:cstheme="minorHAnsi"/>
            <w:b/>
            <w:i/>
            <w:sz w:val="24"/>
            <w:szCs w:val="24"/>
            <w:lang w:val="en"/>
            <w:rPrChange w:id="1202" w:author="owner" w:date="2018-06-04T17:11:00Z">
              <w:rPr>
                <w:rStyle w:val="s"/>
                <w:b/>
                <w:i/>
                <w:sz w:val="24"/>
                <w:szCs w:val="24"/>
                <w:lang w:val="en"/>
              </w:rPr>
            </w:rPrChange>
          </w:rPr>
          <w:delText xml:space="preserve"> is now</w:delText>
        </w:r>
        <w:r w:rsidRPr="006D609B" w:rsidDel="005144DC">
          <w:rPr>
            <w:rStyle w:val="netverse"/>
            <w:rFonts w:asciiTheme="minorHAnsi" w:hAnsiTheme="minorHAnsi" w:cstheme="minorHAnsi"/>
            <w:b/>
            <w:i/>
            <w:sz w:val="24"/>
            <w:szCs w:val="24"/>
            <w:lang w:val="en"/>
            <w:rPrChange w:id="120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04" w:author="owner" w:date="2018-06-04T17:11:00Z">
              <w:rPr>
                <w:rStyle w:val="s"/>
                <w:b/>
                <w:i/>
                <w:sz w:val="24"/>
                <w:szCs w:val="24"/>
                <w:lang w:val="en"/>
              </w:rPr>
            </w:rPrChange>
          </w:rPr>
          <w:delText>energizing</w:delText>
        </w:r>
        <w:r w:rsidRPr="006D609B" w:rsidDel="005144DC">
          <w:rPr>
            <w:rStyle w:val="netverse"/>
            <w:rFonts w:asciiTheme="minorHAnsi" w:hAnsiTheme="minorHAnsi" w:cstheme="minorHAnsi"/>
            <w:b/>
            <w:i/>
            <w:sz w:val="24"/>
            <w:szCs w:val="24"/>
            <w:vertAlign w:val="superscript"/>
            <w:lang w:val="en"/>
            <w:rPrChange w:id="1205"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06" w:author="owner" w:date="2018-06-04T17:11:00Z">
              <w:rPr>
                <w:rStyle w:val="netverse"/>
                <w:b/>
                <w:i/>
                <w:sz w:val="24"/>
                <w:szCs w:val="24"/>
                <w:lang w:val="en"/>
              </w:rPr>
            </w:rPrChange>
          </w:rPr>
          <w:delText xml:space="preserve">the </w:delText>
        </w:r>
        <w:r w:rsidRPr="006D609B" w:rsidDel="005144DC">
          <w:rPr>
            <w:rStyle w:val="s"/>
            <w:rFonts w:asciiTheme="minorHAnsi" w:hAnsiTheme="minorHAnsi" w:cstheme="minorHAnsi"/>
            <w:b/>
            <w:i/>
            <w:sz w:val="24"/>
            <w:szCs w:val="24"/>
            <w:lang w:val="en"/>
            <w:rPrChange w:id="1207" w:author="owner" w:date="2018-06-04T17:11:00Z">
              <w:rPr>
                <w:rStyle w:val="s"/>
                <w:b/>
                <w:i/>
                <w:sz w:val="24"/>
                <w:szCs w:val="24"/>
                <w:lang w:val="en"/>
              </w:rPr>
            </w:rPrChange>
          </w:rPr>
          <w:delText>sons</w:delText>
        </w:r>
        <w:r w:rsidRPr="006D609B" w:rsidDel="005144DC">
          <w:rPr>
            <w:rStyle w:val="netverse"/>
            <w:rFonts w:asciiTheme="minorHAnsi" w:hAnsiTheme="minorHAnsi" w:cstheme="minorHAnsi"/>
            <w:b/>
            <w:i/>
            <w:sz w:val="24"/>
            <w:szCs w:val="24"/>
            <w:lang w:val="en"/>
            <w:rPrChange w:id="120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09" w:author="owner" w:date="2018-06-04T17:11:00Z">
              <w:rPr>
                <w:rStyle w:val="s"/>
                <w:b/>
                <w:i/>
                <w:sz w:val="24"/>
                <w:szCs w:val="24"/>
                <w:lang w:val="en"/>
              </w:rPr>
            </w:rPrChange>
          </w:rPr>
          <w:delText>of disobedience</w:delText>
        </w:r>
        <w:r w:rsidRPr="006D609B" w:rsidDel="005144DC">
          <w:rPr>
            <w:rStyle w:val="netverse"/>
            <w:rFonts w:asciiTheme="minorHAnsi" w:hAnsiTheme="minorHAnsi" w:cstheme="minorHAnsi"/>
            <w:b/>
            <w:i/>
            <w:sz w:val="24"/>
            <w:szCs w:val="24"/>
            <w:lang w:val="en"/>
            <w:rPrChange w:id="1210" w:author="owner" w:date="2018-06-04T17:11:00Z">
              <w:rPr>
                <w:rStyle w:val="netverse"/>
                <w:b/>
                <w:i/>
                <w:sz w:val="24"/>
                <w:szCs w:val="24"/>
                <w:lang w:val="en"/>
              </w:rPr>
            </w:rPrChange>
          </w:rPr>
          <w:delText xml:space="preserve">, among </w:delText>
        </w:r>
        <w:r w:rsidRPr="006D609B" w:rsidDel="005144DC">
          <w:rPr>
            <w:rStyle w:val="s"/>
            <w:rFonts w:asciiTheme="minorHAnsi" w:hAnsiTheme="minorHAnsi" w:cstheme="minorHAnsi"/>
            <w:b/>
            <w:i/>
            <w:sz w:val="24"/>
            <w:szCs w:val="24"/>
            <w:lang w:val="en"/>
            <w:rPrChange w:id="1211" w:author="owner" w:date="2018-06-04T17:11:00Z">
              <w:rPr>
                <w:rStyle w:val="s"/>
                <w:b/>
                <w:i/>
                <w:sz w:val="24"/>
                <w:szCs w:val="24"/>
                <w:lang w:val="en"/>
              </w:rPr>
            </w:rPrChange>
          </w:rPr>
          <w:delText>whom</w:delText>
        </w:r>
        <w:r w:rsidRPr="006D609B" w:rsidDel="005144DC">
          <w:rPr>
            <w:rStyle w:val="netverse"/>
            <w:rFonts w:asciiTheme="minorHAnsi" w:hAnsiTheme="minorHAnsi" w:cstheme="minorHAnsi"/>
            <w:b/>
            <w:i/>
            <w:sz w:val="24"/>
            <w:szCs w:val="24"/>
            <w:vertAlign w:val="superscript"/>
            <w:lang w:val="en"/>
            <w:rPrChange w:id="1212"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13" w:author="owner" w:date="2018-06-04T17:11:00Z">
              <w:rPr>
                <w:rStyle w:val="netverse"/>
                <w:b/>
                <w:i/>
                <w:sz w:val="24"/>
                <w:szCs w:val="24"/>
                <w:lang w:val="en"/>
              </w:rPr>
            </w:rPrChange>
          </w:rPr>
          <w:delText xml:space="preserve">all </w:delText>
        </w:r>
        <w:r w:rsidRPr="006D609B" w:rsidDel="005144DC">
          <w:rPr>
            <w:rStyle w:val="s"/>
            <w:rFonts w:asciiTheme="minorHAnsi" w:hAnsiTheme="minorHAnsi" w:cstheme="minorHAnsi"/>
            <w:b/>
            <w:i/>
            <w:sz w:val="24"/>
            <w:szCs w:val="24"/>
            <w:lang w:val="en"/>
            <w:rPrChange w:id="1214" w:author="owner" w:date="2018-06-04T17:11:00Z">
              <w:rPr>
                <w:rStyle w:val="s"/>
                <w:b/>
                <w:i/>
                <w:sz w:val="24"/>
                <w:szCs w:val="24"/>
                <w:lang w:val="en"/>
              </w:rPr>
            </w:rPrChange>
          </w:rPr>
          <w:delText>of us</w:delText>
        </w:r>
        <w:r w:rsidRPr="006D609B" w:rsidDel="005144DC">
          <w:rPr>
            <w:rStyle w:val="netverse"/>
            <w:rFonts w:asciiTheme="minorHAnsi" w:hAnsiTheme="minorHAnsi" w:cstheme="minorHAnsi"/>
            <w:b/>
            <w:i/>
            <w:sz w:val="24"/>
            <w:szCs w:val="24"/>
            <w:vertAlign w:val="superscript"/>
            <w:lang w:val="en"/>
            <w:rPrChange w:id="1215"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16" w:author="owner" w:date="2018-06-04T17:11:00Z">
              <w:rPr>
                <w:rStyle w:val="netverse"/>
                <w:b/>
                <w:i/>
                <w:sz w:val="24"/>
                <w:szCs w:val="24"/>
                <w:lang w:val="en"/>
              </w:rPr>
            </w:rPrChange>
          </w:rPr>
          <w:delText>also</w:delText>
        </w:r>
        <w:r w:rsidRPr="006D609B" w:rsidDel="005144DC">
          <w:rPr>
            <w:rStyle w:val="s"/>
            <w:rFonts w:asciiTheme="minorHAnsi" w:hAnsiTheme="minorHAnsi" w:cstheme="minorHAnsi"/>
            <w:b/>
            <w:i/>
            <w:sz w:val="24"/>
            <w:szCs w:val="24"/>
            <w:vertAlign w:val="superscript"/>
            <w:lang w:val="en"/>
            <w:rPrChange w:id="1217" w:author="owner" w:date="2018-06-04T17:11:00Z">
              <w:rPr>
                <w:rStyle w:val="s"/>
                <w:b/>
                <w:i/>
                <w:sz w:val="24"/>
                <w:szCs w:val="24"/>
                <w:vertAlign w:val="superscript"/>
                <w:lang w:val="en"/>
              </w:rPr>
            </w:rPrChange>
          </w:rPr>
          <w:delText> </w:delText>
        </w:r>
        <w:r w:rsidRPr="006D609B" w:rsidDel="005144DC">
          <w:rPr>
            <w:rStyle w:val="s"/>
            <w:rFonts w:asciiTheme="minorHAnsi" w:hAnsiTheme="minorHAnsi" w:cstheme="minorHAnsi"/>
            <w:b/>
            <w:i/>
            <w:sz w:val="24"/>
            <w:szCs w:val="24"/>
            <w:lang w:val="en"/>
            <w:rPrChange w:id="1218" w:author="owner" w:date="2018-06-04T17:11:00Z">
              <w:rPr>
                <w:rStyle w:val="s"/>
                <w:b/>
                <w:i/>
                <w:sz w:val="24"/>
                <w:szCs w:val="24"/>
                <w:lang w:val="en"/>
              </w:rPr>
            </w:rPrChange>
          </w:rPr>
          <w:delText>formerly</w:delText>
        </w:r>
        <w:r w:rsidRPr="006D609B" w:rsidDel="005144DC">
          <w:rPr>
            <w:rStyle w:val="netverse"/>
            <w:rFonts w:asciiTheme="minorHAnsi" w:hAnsiTheme="minorHAnsi" w:cstheme="minorHAnsi"/>
            <w:b/>
            <w:i/>
            <w:sz w:val="24"/>
            <w:szCs w:val="24"/>
            <w:lang w:val="en"/>
            <w:rPrChange w:id="121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0" w:author="owner" w:date="2018-06-04T17:11:00Z">
              <w:rPr>
                <w:rStyle w:val="s"/>
                <w:b/>
                <w:i/>
                <w:sz w:val="24"/>
                <w:szCs w:val="24"/>
                <w:lang w:val="en"/>
              </w:rPr>
            </w:rPrChange>
          </w:rPr>
          <w:delText>lived out</w:delText>
        </w:r>
        <w:r w:rsidRPr="006D609B" w:rsidDel="005144DC">
          <w:rPr>
            <w:rStyle w:val="netverse"/>
            <w:rFonts w:asciiTheme="minorHAnsi" w:hAnsiTheme="minorHAnsi" w:cstheme="minorHAnsi"/>
            <w:b/>
            <w:i/>
            <w:sz w:val="24"/>
            <w:szCs w:val="24"/>
            <w:lang w:val="en"/>
            <w:rPrChange w:id="122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2" w:author="owner" w:date="2018-06-04T17:11:00Z">
              <w:rPr>
                <w:rStyle w:val="s"/>
                <w:b/>
                <w:i/>
                <w:sz w:val="24"/>
                <w:szCs w:val="24"/>
                <w:lang w:val="en"/>
              </w:rPr>
            </w:rPrChange>
          </w:rPr>
          <w:delText>our lives in</w:delText>
        </w:r>
        <w:r w:rsidRPr="006D609B" w:rsidDel="005144DC">
          <w:rPr>
            <w:rStyle w:val="netverse"/>
            <w:rFonts w:asciiTheme="minorHAnsi" w:hAnsiTheme="minorHAnsi" w:cstheme="minorHAnsi"/>
            <w:b/>
            <w:i/>
            <w:sz w:val="24"/>
            <w:szCs w:val="24"/>
            <w:lang w:val="en"/>
            <w:rPrChange w:id="122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4" w:author="owner" w:date="2018-06-04T17:11:00Z">
              <w:rPr>
                <w:rStyle w:val="s"/>
                <w:b/>
                <w:i/>
                <w:sz w:val="24"/>
                <w:szCs w:val="24"/>
                <w:lang w:val="en"/>
              </w:rPr>
            </w:rPrChange>
          </w:rPr>
          <w:delText>the cravings</w:delText>
        </w:r>
        <w:r w:rsidRPr="006D609B" w:rsidDel="005144DC">
          <w:rPr>
            <w:rStyle w:val="netverse"/>
            <w:rFonts w:asciiTheme="minorHAnsi" w:hAnsiTheme="minorHAnsi" w:cstheme="minorHAnsi"/>
            <w:b/>
            <w:i/>
            <w:sz w:val="24"/>
            <w:szCs w:val="24"/>
            <w:lang w:val="en"/>
            <w:rPrChange w:id="1225"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6" w:author="owner" w:date="2018-06-04T17:11:00Z">
              <w:rPr>
                <w:rStyle w:val="s"/>
                <w:b/>
                <w:i/>
                <w:sz w:val="24"/>
                <w:szCs w:val="24"/>
                <w:lang w:val="en"/>
              </w:rPr>
            </w:rPrChange>
          </w:rPr>
          <w:delText>of our</w:delText>
        </w:r>
        <w:r w:rsidRPr="006D609B" w:rsidDel="005144DC">
          <w:rPr>
            <w:rStyle w:val="netverse"/>
            <w:rFonts w:asciiTheme="minorHAnsi" w:hAnsiTheme="minorHAnsi" w:cstheme="minorHAnsi"/>
            <w:b/>
            <w:i/>
            <w:sz w:val="24"/>
            <w:szCs w:val="24"/>
            <w:lang w:val="en"/>
            <w:rPrChange w:id="122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8" w:author="owner" w:date="2018-06-04T17:11:00Z">
              <w:rPr>
                <w:rStyle w:val="s"/>
                <w:b/>
                <w:i/>
                <w:sz w:val="24"/>
                <w:szCs w:val="24"/>
                <w:lang w:val="en"/>
              </w:rPr>
            </w:rPrChange>
          </w:rPr>
          <w:delText>flesh</w:delText>
        </w:r>
        <w:r w:rsidRPr="006D609B" w:rsidDel="005144DC">
          <w:rPr>
            <w:rStyle w:val="netverse"/>
            <w:rFonts w:asciiTheme="minorHAnsi" w:hAnsiTheme="minorHAnsi" w:cstheme="minorHAnsi"/>
            <w:b/>
            <w:i/>
            <w:sz w:val="24"/>
            <w:szCs w:val="24"/>
            <w:lang w:val="en"/>
            <w:rPrChange w:id="122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0" w:author="owner" w:date="2018-06-04T17:11:00Z">
              <w:rPr>
                <w:rStyle w:val="s"/>
                <w:b/>
                <w:i/>
                <w:sz w:val="24"/>
                <w:szCs w:val="24"/>
                <w:lang w:val="en"/>
              </w:rPr>
            </w:rPrChange>
          </w:rPr>
          <w:delText>indulging</w:delText>
        </w:r>
        <w:r w:rsidRPr="006D609B" w:rsidDel="005144DC">
          <w:rPr>
            <w:rStyle w:val="netverse"/>
            <w:rFonts w:asciiTheme="minorHAnsi" w:hAnsiTheme="minorHAnsi" w:cstheme="minorHAnsi"/>
            <w:b/>
            <w:i/>
            <w:sz w:val="24"/>
            <w:szCs w:val="24"/>
            <w:lang w:val="en"/>
            <w:rPrChange w:id="123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2" w:author="owner" w:date="2018-06-04T17:11:00Z">
              <w:rPr>
                <w:rStyle w:val="s"/>
                <w:b/>
                <w:i/>
                <w:sz w:val="24"/>
                <w:szCs w:val="24"/>
                <w:lang w:val="en"/>
              </w:rPr>
            </w:rPrChange>
          </w:rPr>
          <w:delText>the desires</w:delText>
        </w:r>
        <w:r w:rsidRPr="006D609B" w:rsidDel="005144DC">
          <w:rPr>
            <w:rStyle w:val="netverse"/>
            <w:rFonts w:asciiTheme="minorHAnsi" w:hAnsiTheme="minorHAnsi" w:cstheme="minorHAnsi"/>
            <w:b/>
            <w:i/>
            <w:sz w:val="24"/>
            <w:szCs w:val="24"/>
            <w:lang w:val="en"/>
            <w:rPrChange w:id="123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4" w:author="owner" w:date="2018-06-04T17:11:00Z">
              <w:rPr>
                <w:rStyle w:val="s"/>
                <w:b/>
                <w:i/>
                <w:sz w:val="24"/>
                <w:szCs w:val="24"/>
                <w:lang w:val="en"/>
              </w:rPr>
            </w:rPrChange>
          </w:rPr>
          <w:delText>of the flesh</w:delText>
        </w:r>
        <w:r w:rsidRPr="006D609B" w:rsidDel="005144DC">
          <w:rPr>
            <w:rStyle w:val="netverse"/>
            <w:rFonts w:asciiTheme="minorHAnsi" w:hAnsiTheme="minorHAnsi" w:cstheme="minorHAnsi"/>
            <w:b/>
            <w:i/>
            <w:sz w:val="24"/>
            <w:szCs w:val="24"/>
            <w:lang w:val="en"/>
            <w:rPrChange w:id="1235"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6"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3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8" w:author="owner" w:date="2018-06-04T17:11:00Z">
              <w:rPr>
                <w:rStyle w:val="s"/>
                <w:b/>
                <w:i/>
                <w:sz w:val="24"/>
                <w:szCs w:val="24"/>
                <w:lang w:val="en"/>
              </w:rPr>
            </w:rPrChange>
          </w:rPr>
          <w:delText>the mind</w:delText>
        </w:r>
        <w:r w:rsidRPr="006D609B" w:rsidDel="005144DC">
          <w:rPr>
            <w:rStyle w:val="netverse"/>
            <w:rFonts w:asciiTheme="minorHAnsi" w:hAnsiTheme="minorHAnsi" w:cstheme="minorHAnsi"/>
            <w:b/>
            <w:i/>
            <w:sz w:val="24"/>
            <w:szCs w:val="24"/>
            <w:lang w:val="en"/>
            <w:rPrChange w:id="123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40"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4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42" w:author="owner" w:date="2018-06-04T17:11:00Z">
              <w:rPr>
                <w:rStyle w:val="s"/>
                <w:b/>
                <w:i/>
                <w:sz w:val="24"/>
                <w:szCs w:val="24"/>
                <w:lang w:val="en"/>
              </w:rPr>
            </w:rPrChange>
          </w:rPr>
          <w:delText>were</w:delText>
        </w:r>
        <w:r w:rsidRPr="006D609B" w:rsidDel="005144DC">
          <w:rPr>
            <w:rStyle w:val="netverse"/>
            <w:rFonts w:asciiTheme="minorHAnsi" w:hAnsiTheme="minorHAnsi" w:cstheme="minorHAnsi"/>
            <w:b/>
            <w:i/>
            <w:sz w:val="24"/>
            <w:szCs w:val="24"/>
            <w:lang w:val="en"/>
            <w:rPrChange w:id="124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44" w:author="owner" w:date="2018-06-04T17:11:00Z">
              <w:rPr>
                <w:rStyle w:val="s"/>
                <w:b/>
                <w:i/>
                <w:sz w:val="24"/>
                <w:szCs w:val="24"/>
                <w:lang w:val="en"/>
              </w:rPr>
            </w:rPrChange>
          </w:rPr>
          <w:delText>by nature</w:delText>
        </w:r>
        <w:r w:rsidRPr="006D609B" w:rsidDel="005144DC">
          <w:rPr>
            <w:rStyle w:val="netverse"/>
            <w:rFonts w:asciiTheme="minorHAnsi" w:hAnsiTheme="minorHAnsi" w:cstheme="minorHAnsi"/>
            <w:b/>
            <w:i/>
            <w:sz w:val="24"/>
            <w:szCs w:val="24"/>
            <w:lang w:val="en"/>
            <w:rPrChange w:id="1245"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46" w:author="owner" w:date="2018-06-04T17:11:00Z">
              <w:rPr>
                <w:rStyle w:val="s"/>
                <w:b/>
                <w:i/>
                <w:sz w:val="24"/>
                <w:szCs w:val="24"/>
                <w:lang w:val="en"/>
              </w:rPr>
            </w:rPrChange>
          </w:rPr>
          <w:delText>children</w:delText>
        </w:r>
        <w:r w:rsidRPr="006D609B" w:rsidDel="005144DC">
          <w:rPr>
            <w:rStyle w:val="netverse"/>
            <w:rFonts w:asciiTheme="minorHAnsi" w:hAnsiTheme="minorHAnsi" w:cstheme="minorHAnsi"/>
            <w:b/>
            <w:i/>
            <w:sz w:val="24"/>
            <w:szCs w:val="24"/>
            <w:lang w:val="en"/>
            <w:rPrChange w:id="124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48" w:author="owner" w:date="2018-06-04T17:11:00Z">
              <w:rPr>
                <w:rStyle w:val="s"/>
                <w:b/>
                <w:i/>
                <w:sz w:val="24"/>
                <w:szCs w:val="24"/>
                <w:lang w:val="en"/>
              </w:rPr>
            </w:rPrChange>
          </w:rPr>
          <w:delText>of wrath</w:delText>
        </w:r>
        <w:r w:rsidRPr="006D609B" w:rsidDel="005144DC">
          <w:rPr>
            <w:rStyle w:val="netverse"/>
            <w:rFonts w:asciiTheme="minorHAnsi" w:hAnsiTheme="minorHAnsi" w:cstheme="minorHAnsi"/>
            <w:b/>
            <w:i/>
            <w:sz w:val="24"/>
            <w:szCs w:val="24"/>
            <w:vertAlign w:val="superscript"/>
            <w:lang w:val="en"/>
            <w:rPrChange w:id="1249"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50" w:author="owner" w:date="2018-06-04T17:11:00Z">
              <w:rPr>
                <w:rStyle w:val="netverse"/>
                <w:b/>
                <w:i/>
                <w:sz w:val="24"/>
                <w:szCs w:val="24"/>
                <w:lang w:val="en"/>
              </w:rPr>
            </w:rPrChange>
          </w:rPr>
          <w:delText xml:space="preserve">even </w:delText>
        </w:r>
        <w:r w:rsidRPr="006D609B" w:rsidDel="005144DC">
          <w:rPr>
            <w:rStyle w:val="s"/>
            <w:rFonts w:asciiTheme="minorHAnsi" w:hAnsiTheme="minorHAnsi" w:cstheme="minorHAnsi"/>
            <w:b/>
            <w:i/>
            <w:sz w:val="24"/>
            <w:szCs w:val="24"/>
            <w:lang w:val="en"/>
            <w:rPrChange w:id="1251" w:author="owner" w:date="2018-06-04T17:11:00Z">
              <w:rPr>
                <w:rStyle w:val="s"/>
                <w:b/>
                <w:i/>
                <w:sz w:val="24"/>
                <w:szCs w:val="24"/>
                <w:lang w:val="en"/>
              </w:rPr>
            </w:rPrChange>
          </w:rPr>
          <w:delText>as</w:delText>
        </w:r>
        <w:r w:rsidRPr="006D609B" w:rsidDel="005144DC">
          <w:rPr>
            <w:rStyle w:val="netverse"/>
            <w:rFonts w:asciiTheme="minorHAnsi" w:hAnsiTheme="minorHAnsi" w:cstheme="minorHAnsi"/>
            <w:b/>
            <w:i/>
            <w:sz w:val="24"/>
            <w:szCs w:val="24"/>
            <w:lang w:val="en"/>
            <w:rPrChange w:id="125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3" w:author="owner" w:date="2018-06-04T17:11:00Z">
              <w:rPr>
                <w:rStyle w:val="s"/>
                <w:b/>
                <w:i/>
                <w:sz w:val="24"/>
                <w:szCs w:val="24"/>
                <w:lang w:val="en"/>
              </w:rPr>
            </w:rPrChange>
          </w:rPr>
          <w:delText>the rest</w:delText>
        </w:r>
        <w:r w:rsidRPr="006D609B" w:rsidDel="005144DC">
          <w:rPr>
            <w:rStyle w:val="netverse"/>
            <w:rFonts w:asciiTheme="minorHAnsi" w:hAnsiTheme="minorHAnsi" w:cstheme="minorHAnsi"/>
            <w:b/>
            <w:i/>
            <w:sz w:val="24"/>
            <w:szCs w:val="24"/>
            <w:lang w:val="en"/>
            <w:rPrChange w:id="1254" w:author="owner" w:date="2018-06-04T17:11:00Z">
              <w:rPr>
                <w:rStyle w:val="netverse"/>
                <w:b/>
                <w:i/>
                <w:sz w:val="24"/>
                <w:szCs w:val="24"/>
                <w:lang w:val="en"/>
              </w:rPr>
            </w:rPrChange>
          </w:rPr>
          <w:delText>….</w:delText>
        </w:r>
      </w:del>
    </w:p>
    <w:p w14:paraId="511563AC" w14:textId="0EA10A5B" w:rsidR="00E9551F" w:rsidRPr="006D609B" w:rsidDel="005144DC" w:rsidRDefault="00E9551F" w:rsidP="00E657BC">
      <w:pPr>
        <w:rPr>
          <w:del w:id="1255" w:author="owner" w:date="2018-06-04T15:42:00Z"/>
          <w:rFonts w:asciiTheme="minorHAnsi" w:eastAsiaTheme="minorEastAsia" w:hAnsiTheme="minorHAnsi" w:cstheme="minorHAnsi"/>
          <w:b/>
          <w:sz w:val="24"/>
          <w:szCs w:val="24"/>
          <w:lang w:val="en"/>
        </w:rPr>
        <w:pPrChange w:id="1256" w:author="owner" w:date="2018-06-04T17:11:00Z">
          <w:pPr>
            <w:spacing w:after="0"/>
            <w:jc w:val="center"/>
          </w:pPr>
        </w:pPrChange>
      </w:pPr>
    </w:p>
    <w:p w14:paraId="0755DD7E" w14:textId="77777777" w:rsidR="00A7242F" w:rsidRDefault="00711132"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 xml:space="preserve">The Lamp of </w:t>
      </w:r>
      <w:r w:rsidR="00045C10">
        <w:rPr>
          <w:rFonts w:asciiTheme="minorHAnsi" w:eastAsiaTheme="minorEastAsia" w:hAnsiTheme="minorHAnsi" w:cstheme="minorBidi"/>
          <w:b/>
          <w:sz w:val="28"/>
          <w:szCs w:val="28"/>
        </w:rPr>
        <w:t>Illumination</w:t>
      </w:r>
    </w:p>
    <w:p w14:paraId="041EDAA8" w14:textId="77777777" w:rsidR="00736731" w:rsidRDefault="00736731"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2EB71522" w14:textId="3A7B3ED5" w:rsidR="0043036E" w:rsidDel="00581FE7" w:rsidRDefault="0043036E" w:rsidP="0043036E">
      <w:pPr>
        <w:pStyle w:val="ListParagraph"/>
        <w:spacing w:after="0" w:line="240" w:lineRule="auto"/>
        <w:ind w:left="0"/>
        <w:contextualSpacing w:val="0"/>
        <w:jc w:val="center"/>
        <w:rPr>
          <w:moveFrom w:id="1257" w:author="owner" w:date="2018-06-04T15:11:00Z"/>
          <w:rFonts w:asciiTheme="minorHAnsi" w:hAnsiTheme="minorHAnsi" w:cstheme="minorHAnsi"/>
          <w:b/>
          <w:color w:val="000000"/>
          <w:sz w:val="24"/>
          <w:szCs w:val="24"/>
        </w:rPr>
      </w:pPr>
      <w:moveFromRangeStart w:id="1258" w:author="owner" w:date="2018-06-04T15:11:00Z" w:name="move515888419"/>
      <w:moveFrom w:id="1259" w:author="owner" w:date="2018-06-04T15:11:00Z">
        <w:r w:rsidDel="00581FE7">
          <w:rPr>
            <w:rFonts w:asciiTheme="minorHAnsi" w:hAnsiTheme="minorHAnsi" w:cstheme="minorHAnsi"/>
            <w:b/>
            <w:color w:val="000000"/>
            <w:sz w:val="24"/>
            <w:szCs w:val="24"/>
          </w:rPr>
          <w:t xml:space="preserve">Ephesians </w:t>
        </w:r>
        <w:r w:rsidRPr="007C6EF9" w:rsidDel="00581FE7">
          <w:rPr>
            <w:rFonts w:asciiTheme="minorHAnsi" w:hAnsiTheme="minorHAnsi" w:cstheme="minorHAnsi"/>
            <w:b/>
            <w:color w:val="000000"/>
            <w:sz w:val="24"/>
            <w:szCs w:val="24"/>
          </w:rPr>
          <w:t xml:space="preserve">1:16-18 </w:t>
        </w:r>
      </w:moveFrom>
    </w:p>
    <w:p w14:paraId="40B2725F" w14:textId="3C3F0A43" w:rsidR="0043036E" w:rsidRPr="00CC70A3" w:rsidDel="00581FE7" w:rsidRDefault="0043036E" w:rsidP="0043036E">
      <w:pPr>
        <w:pStyle w:val="ListParagraph"/>
        <w:spacing w:after="0" w:line="240" w:lineRule="auto"/>
        <w:ind w:left="0"/>
        <w:contextualSpacing w:val="0"/>
        <w:jc w:val="center"/>
        <w:rPr>
          <w:moveFrom w:id="1260" w:author="owner" w:date="2018-06-04T15:11:00Z"/>
          <w:rFonts w:asciiTheme="minorHAnsi" w:hAnsiTheme="minorHAnsi" w:cstheme="minorHAnsi"/>
          <w:b/>
          <w:i/>
          <w:color w:val="000000"/>
          <w:sz w:val="24"/>
          <w:szCs w:val="24"/>
        </w:rPr>
      </w:pPr>
      <w:moveFrom w:id="1261" w:author="owner" w:date="2018-06-04T15:11:00Z">
        <w:r w:rsidRPr="00CC70A3" w:rsidDel="00581FE7">
          <w:rPr>
            <w:rFonts w:asciiTheme="minorHAnsi" w:hAnsiTheme="minorHAnsi" w:cstheme="minorHAnsi"/>
            <w:b/>
            <w:color w:val="000000"/>
            <w:sz w:val="24"/>
            <w:szCs w:val="24"/>
          </w:rPr>
          <w:t xml:space="preserve"> </w:t>
        </w:r>
        <w:r w:rsidRPr="00CC70A3" w:rsidDel="00581FE7">
          <w:rPr>
            <w:rFonts w:asciiTheme="minorHAnsi" w:hAnsiTheme="minorHAnsi" w:cstheme="minorHAnsi"/>
            <w:b/>
            <w:i/>
            <w:color w:val="000000"/>
            <w:sz w:val="24"/>
            <w:szCs w:val="24"/>
          </w:rPr>
          <w:t>I do not cease to give thanks for you when I remember you</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in my prayers.</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I pray that</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the God of our Lord Jesus Christ, the Father of glory,</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may give you spiritual wisdom and revelation</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in your growing knowledge of him,</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since the eyes of your</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heart have been enlightened</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so that you may know what is the hope of his calling,</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what is the wealth of his glorious</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xml:space="preserve">inheritance in the saints. </w:t>
        </w:r>
      </w:moveFrom>
    </w:p>
    <w:p w14:paraId="18DA891F" w14:textId="59798E7F" w:rsidR="0043036E" w:rsidDel="00581FE7" w:rsidRDefault="0043036E" w:rsidP="00045C10">
      <w:pPr>
        <w:pStyle w:val="bodyblock"/>
        <w:tabs>
          <w:tab w:val="left" w:pos="4355"/>
        </w:tabs>
        <w:spacing w:before="0" w:beforeAutospacing="0" w:after="0" w:afterAutospacing="0"/>
        <w:jc w:val="center"/>
        <w:rPr>
          <w:moveFrom w:id="1262" w:author="owner" w:date="2018-06-04T15:11:00Z"/>
          <w:rFonts w:asciiTheme="minorHAnsi" w:eastAsiaTheme="minorEastAsia" w:hAnsiTheme="minorHAnsi" w:cstheme="minorBidi"/>
          <w:b/>
          <w:sz w:val="28"/>
          <w:szCs w:val="28"/>
        </w:rPr>
      </w:pPr>
    </w:p>
    <w:moveFromRangeEnd w:id="1258"/>
    <w:p w14:paraId="12CB1F3D" w14:textId="77777777" w:rsidR="00914FBD" w:rsidRDefault="00463F6C" w:rsidP="00FC3A12">
      <w:pPr>
        <w:pStyle w:val="ListParagraph"/>
        <w:spacing w:after="0"/>
        <w:ind w:left="0" w:firstLine="720"/>
        <w:contextualSpacing w:val="0"/>
        <w:jc w:val="both"/>
        <w:rPr>
          <w:rFonts w:asciiTheme="minorHAnsi" w:hAnsiTheme="minorHAnsi" w:cstheme="minorHAnsi"/>
          <w:color w:val="000000"/>
          <w:sz w:val="24"/>
          <w:szCs w:val="24"/>
        </w:rPr>
      </w:pPr>
      <w:r>
        <w:rPr>
          <w:rFonts w:asciiTheme="minorHAnsi" w:eastAsiaTheme="minorEastAsia" w:hAnsiTheme="minorHAnsi" w:cstheme="minorBidi"/>
          <w:sz w:val="24"/>
          <w:szCs w:val="24"/>
        </w:rPr>
        <w:t>S</w:t>
      </w:r>
      <w:r w:rsidR="0086349C">
        <w:rPr>
          <w:rFonts w:asciiTheme="minorHAnsi" w:eastAsiaTheme="minorEastAsia" w:hAnsiTheme="minorHAnsi" w:cstheme="minorBidi"/>
          <w:sz w:val="24"/>
          <w:szCs w:val="24"/>
        </w:rPr>
        <w:t xml:space="preserve">eldom </w:t>
      </w:r>
      <w:r>
        <w:rPr>
          <w:rFonts w:asciiTheme="minorHAnsi" w:eastAsiaTheme="minorEastAsia" w:hAnsiTheme="minorHAnsi" w:cstheme="minorBidi"/>
          <w:sz w:val="24"/>
          <w:szCs w:val="24"/>
        </w:rPr>
        <w:t xml:space="preserve">do we </w:t>
      </w:r>
      <w:r w:rsidR="00736731">
        <w:rPr>
          <w:rFonts w:asciiTheme="minorHAnsi" w:eastAsiaTheme="minorEastAsia" w:hAnsiTheme="minorHAnsi" w:cstheme="minorBidi"/>
          <w:sz w:val="24"/>
          <w:szCs w:val="24"/>
        </w:rPr>
        <w:t>a</w:t>
      </w:r>
      <w:r w:rsidR="0086349C">
        <w:rPr>
          <w:rFonts w:asciiTheme="minorHAnsi" w:eastAsiaTheme="minorEastAsia" w:hAnsiTheme="minorHAnsi" w:cstheme="minorBidi"/>
          <w:sz w:val="24"/>
          <w:szCs w:val="24"/>
        </w:rPr>
        <w:t xml:space="preserve">ppreciate anything until it’s gone. </w:t>
      </w:r>
      <w:r w:rsidR="003B7721">
        <w:rPr>
          <w:rFonts w:asciiTheme="minorHAnsi" w:eastAsiaTheme="minorEastAsia" w:hAnsiTheme="minorHAnsi" w:cstheme="minorBidi"/>
          <w:sz w:val="24"/>
          <w:szCs w:val="24"/>
        </w:rPr>
        <w:t xml:space="preserve">Take sight for example. </w:t>
      </w:r>
      <w:r w:rsidR="00711132">
        <w:rPr>
          <w:rFonts w:asciiTheme="minorHAnsi" w:hAnsiTheme="minorHAnsi" w:cstheme="minorHAnsi"/>
          <w:color w:val="000000"/>
          <w:sz w:val="24"/>
          <w:szCs w:val="24"/>
        </w:rPr>
        <w:t>I’m extremely near sighted.</w:t>
      </w:r>
      <w:r w:rsidR="00711132">
        <w:rPr>
          <w:rFonts w:asciiTheme="minorHAnsi" w:eastAsiaTheme="minorEastAsia" w:hAnsiTheme="minorHAnsi" w:cstheme="minorBidi"/>
          <w:sz w:val="24"/>
          <w:szCs w:val="24"/>
        </w:rPr>
        <w:t xml:space="preserve"> </w:t>
      </w:r>
      <w:r w:rsidR="003B7721">
        <w:rPr>
          <w:rFonts w:asciiTheme="minorHAnsi" w:eastAsiaTheme="minorEastAsia" w:hAnsiTheme="minorHAnsi" w:cstheme="minorBidi"/>
          <w:sz w:val="24"/>
          <w:szCs w:val="24"/>
        </w:rPr>
        <w:t>I never really</w:t>
      </w:r>
      <w:r>
        <w:rPr>
          <w:rFonts w:asciiTheme="minorHAnsi" w:eastAsiaTheme="minorEastAsia" w:hAnsiTheme="minorHAnsi" w:cstheme="minorBidi"/>
          <w:sz w:val="24"/>
          <w:szCs w:val="24"/>
        </w:rPr>
        <w:t xml:space="preserve"> valued</w:t>
      </w:r>
      <w:r w:rsidR="003B7721">
        <w:rPr>
          <w:rFonts w:asciiTheme="minorHAnsi" w:eastAsiaTheme="minorEastAsia" w:hAnsiTheme="minorHAnsi" w:cstheme="minorBidi"/>
          <w:sz w:val="24"/>
          <w:szCs w:val="24"/>
        </w:rPr>
        <w:t xml:space="preserve"> my sight until it began to detartrate.</w:t>
      </w:r>
      <w:r w:rsidR="00143F94">
        <w:rPr>
          <w:rFonts w:asciiTheme="minorHAnsi" w:hAnsiTheme="minorHAnsi" w:cstheme="minorHAnsi"/>
          <w:color w:val="000000"/>
          <w:sz w:val="24"/>
          <w:szCs w:val="24"/>
        </w:rPr>
        <w:t xml:space="preserve"> </w:t>
      </w:r>
      <w:r w:rsidR="000C7BDB" w:rsidRPr="00322A30">
        <w:rPr>
          <w:rFonts w:asciiTheme="minorHAnsi" w:hAnsiTheme="minorHAnsi" w:cstheme="minorHAnsi"/>
          <w:color w:val="000000"/>
          <w:sz w:val="24"/>
          <w:szCs w:val="24"/>
        </w:rPr>
        <w:t xml:space="preserve">On a training </w:t>
      </w:r>
      <w:r w:rsidR="000C7BDB">
        <w:rPr>
          <w:rFonts w:asciiTheme="minorHAnsi" w:hAnsiTheme="minorHAnsi" w:cstheme="minorHAnsi"/>
          <w:color w:val="000000"/>
          <w:sz w:val="24"/>
          <w:szCs w:val="24"/>
        </w:rPr>
        <w:t xml:space="preserve">mission </w:t>
      </w:r>
      <w:r w:rsidR="000C7BDB" w:rsidRPr="00322A30">
        <w:rPr>
          <w:rFonts w:asciiTheme="minorHAnsi" w:hAnsiTheme="minorHAnsi" w:cstheme="minorHAnsi"/>
          <w:color w:val="000000"/>
          <w:sz w:val="24"/>
          <w:szCs w:val="24"/>
        </w:rPr>
        <w:t xml:space="preserve">trip to </w:t>
      </w:r>
      <w:r w:rsidR="000C7BDB">
        <w:rPr>
          <w:rFonts w:asciiTheme="minorHAnsi" w:hAnsiTheme="minorHAnsi" w:cstheme="minorHAnsi"/>
          <w:color w:val="000000"/>
          <w:sz w:val="24"/>
          <w:szCs w:val="24"/>
        </w:rPr>
        <w:t>Guayaramerin</w:t>
      </w:r>
      <w:r w:rsidR="0019592C">
        <w:rPr>
          <w:rFonts w:asciiTheme="minorHAnsi" w:hAnsiTheme="minorHAnsi" w:cstheme="minorHAnsi"/>
          <w:color w:val="000000"/>
          <w:sz w:val="24"/>
          <w:szCs w:val="24"/>
        </w:rPr>
        <w:t>,</w:t>
      </w:r>
      <w:r w:rsidR="000C7BDB">
        <w:rPr>
          <w:rFonts w:asciiTheme="minorHAnsi" w:hAnsiTheme="minorHAnsi" w:cstheme="minorHAnsi"/>
          <w:color w:val="000000"/>
          <w:sz w:val="24"/>
          <w:szCs w:val="24"/>
        </w:rPr>
        <w:t xml:space="preserve"> Bolivia, </w:t>
      </w:r>
      <w:r w:rsidR="003B7721">
        <w:rPr>
          <w:rFonts w:asciiTheme="minorHAnsi" w:hAnsiTheme="minorHAnsi" w:cstheme="minorHAnsi"/>
          <w:color w:val="000000"/>
          <w:sz w:val="24"/>
          <w:szCs w:val="24"/>
        </w:rPr>
        <w:t xml:space="preserve">while the rest of our team trained the pastors and leaders, Dr. Dylan Boundurant worked for hours to fit </w:t>
      </w:r>
      <w:r w:rsidR="000C7BDB">
        <w:rPr>
          <w:rFonts w:asciiTheme="minorHAnsi" w:hAnsiTheme="minorHAnsi" w:cstheme="minorHAnsi"/>
          <w:color w:val="000000"/>
          <w:sz w:val="24"/>
          <w:szCs w:val="24"/>
        </w:rPr>
        <w:t xml:space="preserve">over 400 people </w:t>
      </w:r>
      <w:r w:rsidR="003B7721">
        <w:rPr>
          <w:rFonts w:asciiTheme="minorHAnsi" w:hAnsiTheme="minorHAnsi" w:cstheme="minorHAnsi"/>
          <w:color w:val="000000"/>
          <w:sz w:val="24"/>
          <w:szCs w:val="24"/>
        </w:rPr>
        <w:t>with</w:t>
      </w:r>
      <w:r w:rsidR="000C7BDB">
        <w:rPr>
          <w:rFonts w:asciiTheme="minorHAnsi" w:hAnsiTheme="minorHAnsi" w:cstheme="minorHAnsi"/>
          <w:color w:val="000000"/>
          <w:sz w:val="24"/>
          <w:szCs w:val="24"/>
        </w:rPr>
        <w:t xml:space="preserve"> eye glasses. </w:t>
      </w:r>
      <w:r w:rsidR="00711132">
        <w:rPr>
          <w:rFonts w:asciiTheme="minorHAnsi" w:hAnsiTheme="minorHAnsi" w:cstheme="minorHAnsi"/>
          <w:color w:val="000000"/>
          <w:sz w:val="24"/>
          <w:szCs w:val="24"/>
        </w:rPr>
        <w:t xml:space="preserve">Some of the </w:t>
      </w:r>
      <w:r w:rsidR="00914FBD">
        <w:rPr>
          <w:rFonts w:asciiTheme="minorHAnsi" w:hAnsiTheme="minorHAnsi" w:cstheme="minorHAnsi"/>
          <w:color w:val="000000"/>
          <w:sz w:val="24"/>
          <w:szCs w:val="24"/>
        </w:rPr>
        <w:t>patients’</w:t>
      </w:r>
      <w:r w:rsidR="00711132">
        <w:rPr>
          <w:rFonts w:asciiTheme="minorHAnsi" w:hAnsiTheme="minorHAnsi" w:cstheme="minorHAnsi"/>
          <w:color w:val="000000"/>
          <w:sz w:val="24"/>
          <w:szCs w:val="24"/>
        </w:rPr>
        <w:t xml:space="preserve"> </w:t>
      </w:r>
      <w:r w:rsidR="003B7721">
        <w:rPr>
          <w:rFonts w:asciiTheme="minorHAnsi" w:hAnsiTheme="minorHAnsi" w:cstheme="minorHAnsi"/>
          <w:color w:val="000000"/>
          <w:sz w:val="24"/>
          <w:szCs w:val="24"/>
        </w:rPr>
        <w:t>sight was so</w:t>
      </w:r>
      <w:r w:rsidR="000C7BDB">
        <w:rPr>
          <w:rFonts w:asciiTheme="minorHAnsi" w:hAnsiTheme="minorHAnsi" w:cstheme="minorHAnsi"/>
          <w:color w:val="000000"/>
          <w:sz w:val="24"/>
          <w:szCs w:val="24"/>
        </w:rPr>
        <w:t xml:space="preserve"> </w:t>
      </w:r>
      <w:r w:rsidR="00AB5A63">
        <w:rPr>
          <w:rFonts w:asciiTheme="minorHAnsi" w:hAnsiTheme="minorHAnsi" w:cstheme="minorHAnsi"/>
          <w:color w:val="000000"/>
          <w:sz w:val="24"/>
          <w:szCs w:val="24"/>
        </w:rPr>
        <w:t>seriously impairment</w:t>
      </w:r>
      <w:r w:rsidR="000C7BDB">
        <w:rPr>
          <w:rFonts w:asciiTheme="minorHAnsi" w:hAnsiTheme="minorHAnsi" w:cstheme="minorHAnsi"/>
          <w:color w:val="000000"/>
          <w:sz w:val="24"/>
          <w:szCs w:val="24"/>
        </w:rPr>
        <w:t>, th</w:t>
      </w:r>
      <w:r w:rsidR="003B7721">
        <w:rPr>
          <w:rFonts w:asciiTheme="minorHAnsi" w:hAnsiTheme="minorHAnsi" w:cstheme="minorHAnsi"/>
          <w:color w:val="000000"/>
          <w:sz w:val="24"/>
          <w:szCs w:val="24"/>
        </w:rPr>
        <w:t xml:space="preserve">at </w:t>
      </w:r>
      <w:r w:rsidR="00AB5A63">
        <w:rPr>
          <w:rFonts w:asciiTheme="minorHAnsi" w:hAnsiTheme="minorHAnsi" w:cstheme="minorHAnsi"/>
          <w:color w:val="000000"/>
          <w:sz w:val="24"/>
          <w:szCs w:val="24"/>
        </w:rPr>
        <w:t>they wept with joy when they put on a pair of glasses and could see clearly</w:t>
      </w:r>
      <w:r w:rsidR="00711132">
        <w:rPr>
          <w:rFonts w:asciiTheme="minorHAnsi" w:hAnsiTheme="minorHAnsi" w:cstheme="minorHAnsi"/>
          <w:color w:val="000000"/>
          <w:sz w:val="24"/>
          <w:szCs w:val="24"/>
        </w:rPr>
        <w:t>, perhaps</w:t>
      </w:r>
      <w:r>
        <w:rPr>
          <w:rFonts w:asciiTheme="minorHAnsi" w:hAnsiTheme="minorHAnsi" w:cstheme="minorHAnsi"/>
          <w:color w:val="000000"/>
          <w:sz w:val="24"/>
          <w:szCs w:val="24"/>
        </w:rPr>
        <w:t>,</w:t>
      </w:r>
      <w:r w:rsidR="00711132">
        <w:rPr>
          <w:rFonts w:asciiTheme="minorHAnsi" w:hAnsiTheme="minorHAnsi" w:cstheme="minorHAnsi"/>
          <w:color w:val="000000"/>
          <w:sz w:val="24"/>
          <w:szCs w:val="24"/>
        </w:rPr>
        <w:t xml:space="preserve"> for the first time in their lives.</w:t>
      </w:r>
      <w:r w:rsidR="000C7BDB">
        <w:rPr>
          <w:rFonts w:asciiTheme="minorHAnsi" w:hAnsiTheme="minorHAnsi" w:cstheme="minorHAnsi"/>
          <w:color w:val="000000"/>
          <w:sz w:val="24"/>
          <w:szCs w:val="24"/>
        </w:rPr>
        <w:t xml:space="preserve"> </w:t>
      </w:r>
    </w:p>
    <w:p w14:paraId="157A2AC0" w14:textId="77777777" w:rsidR="00EC4054" w:rsidRDefault="00EC4054" w:rsidP="00FC3A12">
      <w:pPr>
        <w:pStyle w:val="ListParagraph"/>
        <w:spacing w:after="0"/>
        <w:ind w:left="0" w:firstLine="720"/>
        <w:contextualSpacing w:val="0"/>
        <w:jc w:val="both"/>
        <w:rPr>
          <w:rFonts w:asciiTheme="minorHAnsi" w:hAnsiTheme="minorHAnsi" w:cstheme="minorHAnsi"/>
          <w:color w:val="000000"/>
          <w:sz w:val="24"/>
          <w:szCs w:val="24"/>
        </w:rPr>
      </w:pPr>
    </w:p>
    <w:p w14:paraId="0AC6B516" w14:textId="77777777" w:rsidR="00EC4054" w:rsidRPr="00076586" w:rsidRDefault="00EC4054" w:rsidP="00EC4054">
      <w:pPr>
        <w:pStyle w:val="ListParagraph"/>
        <w:spacing w:after="0"/>
        <w:ind w:left="0"/>
        <w:contextualSpacing w:val="0"/>
        <w:jc w:val="center"/>
        <w:rPr>
          <w:rFonts w:asciiTheme="minorHAnsi" w:eastAsiaTheme="minorEastAsia" w:hAnsiTheme="minorHAnsi" w:cstheme="minorBidi"/>
          <w:b/>
          <w:iCs/>
          <w:sz w:val="24"/>
          <w:szCs w:val="24"/>
        </w:rPr>
      </w:pPr>
      <w:r w:rsidRPr="00076586">
        <w:rPr>
          <w:rFonts w:asciiTheme="minorHAnsi" w:eastAsiaTheme="minorEastAsia" w:hAnsiTheme="minorHAnsi" w:cstheme="minorBidi"/>
          <w:b/>
          <w:iCs/>
          <w:sz w:val="24"/>
          <w:szCs w:val="24"/>
        </w:rPr>
        <w:t xml:space="preserve">Acts 9:15-18 </w:t>
      </w:r>
    </w:p>
    <w:p w14:paraId="041DBC5A" w14:textId="77777777" w:rsidR="00EC4054" w:rsidRDefault="00EC4054" w:rsidP="00EC4054">
      <w:pPr>
        <w:pStyle w:val="ListParagraph"/>
        <w:spacing w:after="480"/>
        <w:ind w:left="0"/>
        <w:contextualSpacing w:val="0"/>
        <w:jc w:val="center"/>
        <w:rPr>
          <w:rFonts w:asciiTheme="minorHAnsi" w:hAnsiTheme="minorHAnsi" w:cstheme="minorHAnsi"/>
          <w:b/>
          <w:i/>
          <w:color w:val="000000"/>
          <w:sz w:val="24"/>
          <w:szCs w:val="24"/>
        </w:rPr>
      </w:pPr>
      <w:r w:rsidRPr="00076586">
        <w:rPr>
          <w:rFonts w:asciiTheme="minorHAnsi" w:hAnsiTheme="minorHAnsi" w:cstheme="minorHAnsi"/>
          <w:b/>
          <w:i/>
          <w:color w:val="000000"/>
          <w:sz w:val="24"/>
          <w:szCs w:val="24"/>
        </w:rPr>
        <w:t>But the Lord said to him, “Go, because this man is my chosen instrument</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to</w:t>
      </w:r>
      <w:r w:rsidRPr="00076586">
        <w:rPr>
          <w:rFonts w:asciiTheme="minorHAnsi" w:hAnsiTheme="minorHAnsi" w:cstheme="minorHAnsi"/>
          <w:b/>
          <w:i/>
          <w:color w:val="000000"/>
          <w:sz w:val="24"/>
          <w:szCs w:val="24"/>
        </w:rPr>
        <w:t xml:space="preserve"> carry my name before Gentiles and kings and the people of Israel.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For I will show him how much he must suffer for the sake of my name.”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So, Ananias departed and entered the house, placed</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his</w:t>
      </w:r>
      <w:r w:rsidRPr="00076586">
        <w:rPr>
          <w:rFonts w:asciiTheme="minorHAnsi" w:hAnsiTheme="minorHAnsi" w:cstheme="minorHAnsi"/>
          <w:b/>
          <w:i/>
          <w:color w:val="000000"/>
          <w:sz w:val="24"/>
          <w:szCs w:val="24"/>
        </w:rPr>
        <w:t xml:space="preserve"> hands-on Saul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and</w:t>
      </w:r>
      <w:r w:rsidRPr="00076586">
        <w:rPr>
          <w:rFonts w:asciiTheme="minorHAnsi" w:hAnsiTheme="minorHAnsi" w:cstheme="minorHAnsi"/>
          <w:b/>
          <w:i/>
          <w:color w:val="000000"/>
          <w:sz w:val="24"/>
          <w:szCs w:val="24"/>
        </w:rPr>
        <w:t xml:space="preserve"> said, “Brother Saul, the Lord Jesus, who appeared to you on the road as you came here,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has</w:t>
      </w:r>
      <w:r w:rsidRPr="00076586">
        <w:rPr>
          <w:rFonts w:asciiTheme="minorHAnsi" w:hAnsiTheme="minorHAnsi" w:cstheme="minorHAnsi"/>
          <w:b/>
          <w:i/>
          <w:color w:val="000000"/>
          <w:sz w:val="24"/>
          <w:szCs w:val="24"/>
        </w:rPr>
        <w:t xml:space="preserve"> sent me so that you may see again and be filled with the Holy </w:t>
      </w:r>
      <w:r>
        <w:rPr>
          <w:rFonts w:asciiTheme="minorHAnsi" w:hAnsiTheme="minorHAnsi" w:cstheme="minorHAnsi"/>
          <w:b/>
          <w:i/>
          <w:color w:val="000000"/>
          <w:sz w:val="24"/>
          <w:szCs w:val="24"/>
        </w:rPr>
        <w:t xml:space="preserve"> </w:t>
      </w:r>
      <w:r w:rsidRPr="00076586">
        <w:rPr>
          <w:rFonts w:asciiTheme="minorHAnsi" w:hAnsiTheme="minorHAnsi" w:cstheme="minorHAnsi"/>
          <w:b/>
          <w:i/>
          <w:color w:val="000000"/>
          <w:sz w:val="24"/>
          <w:szCs w:val="24"/>
        </w:rPr>
        <w:t>Spirit.”</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Immediately</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something</w:t>
      </w:r>
      <w:r w:rsidRPr="00076586">
        <w:rPr>
          <w:rFonts w:asciiTheme="minorHAnsi" w:hAnsiTheme="minorHAnsi" w:cstheme="minorHAnsi"/>
          <w:b/>
          <w:i/>
          <w:color w:val="000000"/>
          <w:sz w:val="24"/>
          <w:szCs w:val="24"/>
        </w:rPr>
        <w:t xml:space="preserve"> like scales</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fell</w:t>
      </w:r>
      <w:r w:rsidRPr="00076586">
        <w:rPr>
          <w:rFonts w:asciiTheme="minorHAnsi" w:hAnsiTheme="minorHAnsi" w:cstheme="minorHAnsi"/>
          <w:b/>
          <w:i/>
          <w:color w:val="000000"/>
          <w:sz w:val="24"/>
          <w:szCs w:val="24"/>
        </w:rPr>
        <w:t xml:space="preserve"> from his eyes, and he could see again. He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got</w:t>
      </w:r>
      <w:r w:rsidRPr="00076586">
        <w:rPr>
          <w:rFonts w:asciiTheme="minorHAnsi" w:hAnsiTheme="minorHAnsi" w:cstheme="minorHAnsi"/>
          <w:b/>
          <w:i/>
          <w:color w:val="000000"/>
          <w:sz w:val="24"/>
          <w:szCs w:val="24"/>
        </w:rPr>
        <w:t xml:space="preserve"> up and was baptized.</w:t>
      </w:r>
      <w:r>
        <w:rPr>
          <w:rFonts w:asciiTheme="minorHAnsi" w:hAnsiTheme="minorHAnsi" w:cstheme="minorHAnsi"/>
          <w:b/>
          <w:i/>
          <w:color w:val="000000"/>
          <w:sz w:val="24"/>
          <w:szCs w:val="24"/>
        </w:rPr>
        <w:t xml:space="preserve">  </w:t>
      </w:r>
    </w:p>
    <w:p w14:paraId="03CF7462" w14:textId="77777777" w:rsidR="004C3584" w:rsidRDefault="00711132" w:rsidP="00914FBD">
      <w:pPr>
        <w:pStyle w:val="ListParagraph"/>
        <w:spacing w:after="0"/>
        <w:ind w:left="0" w:firstLine="720"/>
        <w:contextualSpacing w:val="0"/>
        <w:jc w:val="both"/>
        <w:rPr>
          <w:rFonts w:asciiTheme="minorHAnsi" w:eastAsiaTheme="minorEastAsia" w:hAnsiTheme="minorHAnsi" w:cstheme="minorBidi"/>
          <w:sz w:val="24"/>
          <w:szCs w:val="24"/>
        </w:rPr>
      </w:pPr>
      <w:r>
        <w:rPr>
          <w:rFonts w:asciiTheme="minorHAnsi" w:hAnsiTheme="minorHAnsi" w:cstheme="minorHAnsi"/>
          <w:color w:val="000000"/>
          <w:sz w:val="24"/>
          <w:szCs w:val="24"/>
        </w:rPr>
        <w:t xml:space="preserve">The </w:t>
      </w:r>
      <w:r w:rsidR="00914FBD">
        <w:rPr>
          <w:rFonts w:asciiTheme="minorHAnsi" w:hAnsiTheme="minorHAnsi" w:cstheme="minorHAnsi"/>
          <w:color w:val="000000"/>
          <w:sz w:val="24"/>
          <w:szCs w:val="24"/>
        </w:rPr>
        <w:t>apostle</w:t>
      </w:r>
      <w:r>
        <w:rPr>
          <w:rFonts w:asciiTheme="minorHAnsi" w:hAnsiTheme="minorHAnsi" w:cstheme="minorHAnsi"/>
          <w:color w:val="000000"/>
          <w:sz w:val="24"/>
          <w:szCs w:val="24"/>
        </w:rPr>
        <w:t xml:space="preserve"> Paul had a </w:t>
      </w:r>
      <w:r w:rsidR="00914FBD">
        <w:rPr>
          <w:rFonts w:asciiTheme="minorHAnsi" w:hAnsiTheme="minorHAnsi" w:cstheme="minorHAnsi"/>
          <w:color w:val="000000"/>
          <w:sz w:val="24"/>
          <w:szCs w:val="24"/>
        </w:rPr>
        <w:t>similar</w:t>
      </w:r>
      <w:r>
        <w:rPr>
          <w:rFonts w:asciiTheme="minorHAnsi" w:hAnsiTheme="minorHAnsi" w:cstheme="minorHAnsi"/>
          <w:color w:val="000000"/>
          <w:sz w:val="24"/>
          <w:szCs w:val="24"/>
        </w:rPr>
        <w:t xml:space="preserve"> </w:t>
      </w:r>
      <w:r w:rsidR="00914FBD">
        <w:rPr>
          <w:rFonts w:asciiTheme="minorHAnsi" w:hAnsiTheme="minorHAnsi" w:cstheme="minorHAnsi"/>
          <w:color w:val="000000"/>
          <w:sz w:val="24"/>
          <w:szCs w:val="24"/>
        </w:rPr>
        <w:t>experience,</w:t>
      </w:r>
      <w:r>
        <w:rPr>
          <w:rFonts w:asciiTheme="minorHAnsi" w:hAnsiTheme="minorHAnsi" w:cstheme="minorHAnsi"/>
          <w:color w:val="000000"/>
          <w:sz w:val="24"/>
          <w:szCs w:val="24"/>
        </w:rPr>
        <w:t xml:space="preserve"> </w:t>
      </w:r>
      <w:r w:rsidR="00914FBD">
        <w:rPr>
          <w:rFonts w:asciiTheme="minorHAnsi" w:hAnsiTheme="minorHAnsi" w:cstheme="minorHAnsi"/>
          <w:color w:val="000000"/>
          <w:sz w:val="24"/>
          <w:szCs w:val="24"/>
        </w:rPr>
        <w:t xml:space="preserve">both physically and spiritually. </w:t>
      </w:r>
      <w:r w:rsidR="004C3584">
        <w:rPr>
          <w:rFonts w:asciiTheme="minorHAnsi" w:eastAsiaTheme="minorEastAsia" w:hAnsiTheme="minorHAnsi" w:cstheme="minorBidi"/>
          <w:sz w:val="24"/>
          <w:szCs w:val="24"/>
        </w:rPr>
        <w:t>S</w:t>
      </w:r>
      <w:r w:rsidR="004C3584" w:rsidRPr="5897EC05">
        <w:rPr>
          <w:rFonts w:asciiTheme="minorHAnsi" w:eastAsiaTheme="minorEastAsia" w:hAnsiTheme="minorHAnsi" w:cstheme="minorBidi"/>
          <w:sz w:val="24"/>
          <w:szCs w:val="24"/>
        </w:rPr>
        <w:t>ometime between his conversion and</w:t>
      </w:r>
      <w:r w:rsidR="004C3584">
        <w:rPr>
          <w:rFonts w:asciiTheme="minorHAnsi" w:eastAsiaTheme="minorEastAsia" w:hAnsiTheme="minorHAnsi" w:cstheme="minorBidi"/>
          <w:sz w:val="24"/>
          <w:szCs w:val="24"/>
        </w:rPr>
        <w:t xml:space="preserve"> </w:t>
      </w:r>
      <w:r w:rsidR="004C3584" w:rsidRPr="5897EC05">
        <w:rPr>
          <w:rFonts w:asciiTheme="minorHAnsi" w:eastAsiaTheme="minorEastAsia" w:hAnsiTheme="minorHAnsi" w:cstheme="minorBidi"/>
          <w:sz w:val="24"/>
          <w:szCs w:val="24"/>
        </w:rPr>
        <w:t>first missionary trip</w:t>
      </w:r>
      <w:r w:rsidR="004C3584">
        <w:rPr>
          <w:rFonts w:asciiTheme="minorHAnsi" w:eastAsiaTheme="minorEastAsia" w:hAnsiTheme="minorHAnsi" w:cstheme="minorBidi"/>
          <w:sz w:val="24"/>
          <w:szCs w:val="24"/>
        </w:rPr>
        <w:t xml:space="preserve">, Paul </w:t>
      </w:r>
      <w:r w:rsidR="004C3584" w:rsidRPr="5897EC05">
        <w:rPr>
          <w:rFonts w:asciiTheme="minorHAnsi" w:eastAsiaTheme="minorEastAsia" w:hAnsiTheme="minorHAnsi" w:cstheme="minorBidi"/>
          <w:sz w:val="24"/>
          <w:szCs w:val="24"/>
        </w:rPr>
        <w:t xml:space="preserve">tells of </w:t>
      </w:r>
      <w:r w:rsidR="004C3584">
        <w:rPr>
          <w:rFonts w:asciiTheme="minorHAnsi" w:eastAsiaTheme="minorEastAsia" w:hAnsiTheme="minorHAnsi" w:cstheme="minorBidi"/>
          <w:sz w:val="24"/>
          <w:szCs w:val="24"/>
        </w:rPr>
        <w:t>a</w:t>
      </w:r>
      <w:r w:rsidR="004C3584" w:rsidRPr="5897EC05">
        <w:rPr>
          <w:rFonts w:asciiTheme="minorHAnsi" w:eastAsiaTheme="minorEastAsia" w:hAnsiTheme="minorHAnsi" w:cstheme="minorBidi"/>
          <w:sz w:val="24"/>
          <w:szCs w:val="24"/>
        </w:rPr>
        <w:t xml:space="preserve"> </w:t>
      </w:r>
      <w:r w:rsidR="004C3584">
        <w:rPr>
          <w:rFonts w:asciiTheme="minorHAnsi" w:eastAsiaTheme="minorEastAsia" w:hAnsiTheme="minorHAnsi" w:cstheme="minorBidi"/>
          <w:sz w:val="24"/>
          <w:szCs w:val="24"/>
        </w:rPr>
        <w:t xml:space="preserve">supernatural </w:t>
      </w:r>
      <w:r w:rsidR="004C3584" w:rsidRPr="5897EC05">
        <w:rPr>
          <w:rFonts w:asciiTheme="minorHAnsi" w:eastAsiaTheme="minorEastAsia" w:hAnsiTheme="minorHAnsi" w:cstheme="minorBidi"/>
          <w:sz w:val="24"/>
          <w:szCs w:val="24"/>
        </w:rPr>
        <w:t xml:space="preserve">encounter </w:t>
      </w:r>
      <w:r w:rsidR="004C3584">
        <w:rPr>
          <w:rFonts w:asciiTheme="minorHAnsi" w:eastAsiaTheme="minorEastAsia" w:hAnsiTheme="minorHAnsi" w:cstheme="minorBidi"/>
          <w:sz w:val="24"/>
          <w:szCs w:val="24"/>
        </w:rPr>
        <w:t>with the Lord where he received visions and revelations that left him w</w:t>
      </w:r>
      <w:r w:rsidR="004C3584" w:rsidRPr="5897EC05">
        <w:rPr>
          <w:rFonts w:asciiTheme="minorHAnsi" w:eastAsiaTheme="minorEastAsia" w:hAnsiTheme="minorHAnsi" w:cstheme="minorBidi"/>
          <w:sz w:val="24"/>
          <w:szCs w:val="24"/>
        </w:rPr>
        <w:t>ith a thorn in his flesh</w:t>
      </w:r>
      <w:r w:rsidR="004C3584">
        <w:rPr>
          <w:rFonts w:asciiTheme="minorHAnsi" w:eastAsiaTheme="minorEastAsia" w:hAnsiTheme="minorHAnsi" w:cstheme="minorBidi"/>
          <w:sz w:val="24"/>
          <w:szCs w:val="24"/>
        </w:rPr>
        <w:t xml:space="preserve"> </w:t>
      </w:r>
      <w:r w:rsidR="004C3584" w:rsidRPr="5897EC05">
        <w:rPr>
          <w:rFonts w:asciiTheme="minorHAnsi" w:eastAsiaTheme="minorEastAsia" w:hAnsiTheme="minorHAnsi" w:cstheme="minorBidi"/>
          <w:sz w:val="24"/>
          <w:szCs w:val="24"/>
        </w:rPr>
        <w:t>(Acts 9:30-13:1-3)</w:t>
      </w:r>
      <w:r w:rsidR="004C3584">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 </w:t>
      </w:r>
      <w:r w:rsidR="00914FBD">
        <w:rPr>
          <w:rFonts w:asciiTheme="minorHAnsi" w:eastAsiaTheme="minorEastAsia" w:hAnsiTheme="minorHAnsi" w:cstheme="minorBidi"/>
          <w:sz w:val="24"/>
          <w:szCs w:val="24"/>
        </w:rPr>
        <w:t>It’s been</w:t>
      </w:r>
      <w:r w:rsidR="004C3584" w:rsidRPr="5897EC05">
        <w:rPr>
          <w:rFonts w:asciiTheme="minorHAnsi" w:eastAsiaTheme="minorEastAsia" w:hAnsiTheme="minorHAnsi" w:cstheme="minorBidi"/>
          <w:sz w:val="24"/>
          <w:szCs w:val="24"/>
        </w:rPr>
        <w:t xml:space="preserve"> suggested</w:t>
      </w:r>
      <w:r w:rsidR="00914FBD">
        <w:rPr>
          <w:rFonts w:asciiTheme="minorHAnsi" w:eastAsiaTheme="minorEastAsia" w:hAnsiTheme="minorHAnsi" w:cstheme="minorBidi"/>
          <w:sz w:val="24"/>
          <w:szCs w:val="24"/>
        </w:rPr>
        <w:t xml:space="preserve"> that the affliction</w:t>
      </w:r>
      <w:r w:rsidR="004C3584" w:rsidRPr="5897EC05">
        <w:rPr>
          <w:rFonts w:asciiTheme="minorHAnsi" w:eastAsiaTheme="minorEastAsia" w:hAnsiTheme="minorHAnsi" w:cstheme="minorBidi"/>
          <w:sz w:val="24"/>
          <w:szCs w:val="24"/>
        </w:rPr>
        <w:t xml:space="preserve"> was an eye problem</w:t>
      </w:r>
      <w:r w:rsidR="00914FBD">
        <w:rPr>
          <w:rFonts w:asciiTheme="minorHAnsi" w:eastAsiaTheme="minorEastAsia" w:hAnsiTheme="minorHAnsi" w:cstheme="minorBidi"/>
          <w:sz w:val="24"/>
          <w:szCs w:val="24"/>
        </w:rPr>
        <w:t>, and that was the divine appointment where he</w:t>
      </w:r>
      <w:r w:rsidR="004C3584">
        <w:rPr>
          <w:rFonts w:asciiTheme="minorHAnsi" w:eastAsiaTheme="minorEastAsia" w:hAnsiTheme="minorHAnsi" w:cstheme="minorBidi"/>
          <w:sz w:val="24"/>
          <w:szCs w:val="24"/>
        </w:rPr>
        <w:t xml:space="preserve"> sought</w:t>
      </w:r>
      <w:r w:rsidR="004C3584" w:rsidRPr="5897EC05">
        <w:rPr>
          <w:rFonts w:asciiTheme="minorHAnsi" w:eastAsiaTheme="minorEastAsia" w:hAnsiTheme="minorHAnsi" w:cstheme="minorBidi"/>
          <w:sz w:val="24"/>
          <w:szCs w:val="24"/>
        </w:rPr>
        <w:t xml:space="preserve"> the medical service of a Greek doctor named Luke. While Luke treated Paul’s physical eyes, Paul opened Luke’s spiritual eyes to the revelation of Jesus Christ. It was the </w:t>
      </w:r>
      <w:r w:rsidR="004C3584">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beloved </w:t>
      </w:r>
      <w:r w:rsidR="004C3584">
        <w:rPr>
          <w:rFonts w:asciiTheme="minorHAnsi" w:eastAsiaTheme="minorEastAsia" w:hAnsiTheme="minorHAnsi" w:cstheme="minorBidi"/>
          <w:sz w:val="24"/>
          <w:szCs w:val="24"/>
        </w:rPr>
        <w:t>d</w:t>
      </w:r>
      <w:r w:rsidR="004C3584" w:rsidRPr="5897EC05">
        <w:rPr>
          <w:rFonts w:asciiTheme="minorHAnsi" w:eastAsiaTheme="minorEastAsia" w:hAnsiTheme="minorHAnsi" w:cstheme="minorBidi"/>
          <w:sz w:val="24"/>
          <w:szCs w:val="24"/>
        </w:rPr>
        <w:t>octor</w:t>
      </w:r>
      <w:r w:rsidR="004C3584">
        <w:rPr>
          <w:rFonts w:asciiTheme="minorHAnsi" w:eastAsiaTheme="minorEastAsia" w:hAnsiTheme="minorHAnsi" w:cstheme="minorBidi"/>
          <w:sz w:val="24"/>
          <w:szCs w:val="24"/>
        </w:rPr>
        <w:t>, as Paul called him,</w:t>
      </w:r>
      <w:r w:rsidR="004C3584" w:rsidRPr="5897EC05">
        <w:rPr>
          <w:rFonts w:asciiTheme="minorHAnsi" w:eastAsiaTheme="minorEastAsia" w:hAnsiTheme="minorHAnsi" w:cstheme="minorBidi"/>
          <w:sz w:val="24"/>
          <w:szCs w:val="24"/>
        </w:rPr>
        <w:t xml:space="preserve"> who wrote the gospel of Luke</w:t>
      </w:r>
      <w:r w:rsidR="00914FBD">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 the events of Paul’s miraculous conversion</w:t>
      </w:r>
      <w:r w:rsidR="00914FBD">
        <w:rPr>
          <w:rFonts w:asciiTheme="minorHAnsi" w:eastAsiaTheme="minorEastAsia" w:hAnsiTheme="minorHAnsi" w:cstheme="minorBidi"/>
          <w:sz w:val="24"/>
          <w:szCs w:val="24"/>
        </w:rPr>
        <w:t xml:space="preserve">, and therefore, He providentially joined Paul in Ephesus. </w:t>
      </w:r>
      <w:r w:rsidR="004C3584">
        <w:rPr>
          <w:rFonts w:asciiTheme="minorHAnsi" w:eastAsiaTheme="minorEastAsia" w:hAnsiTheme="minorHAnsi" w:cstheme="minorBidi"/>
          <w:sz w:val="24"/>
          <w:szCs w:val="24"/>
        </w:rPr>
        <w:t>P</w:t>
      </w:r>
      <w:r w:rsidR="004C3584" w:rsidRPr="003B57CB">
        <w:rPr>
          <w:rFonts w:asciiTheme="minorHAnsi" w:eastAsiaTheme="minorEastAsia" w:hAnsiTheme="minorHAnsi" w:cstheme="minorBidi"/>
          <w:sz w:val="24"/>
          <w:szCs w:val="24"/>
        </w:rPr>
        <w:t xml:space="preserve">erhaps the visions </w:t>
      </w:r>
      <w:r w:rsidR="00914FBD">
        <w:rPr>
          <w:rFonts w:asciiTheme="minorHAnsi" w:eastAsiaTheme="minorEastAsia" w:hAnsiTheme="minorHAnsi" w:cstheme="minorBidi"/>
          <w:sz w:val="24"/>
          <w:szCs w:val="24"/>
        </w:rPr>
        <w:t xml:space="preserve">and revelations that Paul spoke of were the same ones he wrote of the saints in Ephesus </w:t>
      </w:r>
      <w:r w:rsidR="004C3584" w:rsidRPr="003B57CB">
        <w:rPr>
          <w:rFonts w:asciiTheme="minorHAnsi" w:eastAsiaTheme="minorEastAsia" w:hAnsiTheme="minorHAnsi" w:cstheme="minorBidi"/>
          <w:sz w:val="24"/>
          <w:szCs w:val="24"/>
        </w:rPr>
        <w:t xml:space="preserve">(1 Corinthians 2:1-16; 2 Corinthians 1:22, 4:2-6). </w:t>
      </w:r>
    </w:p>
    <w:p w14:paraId="48B0831B" w14:textId="77777777" w:rsidR="004C3584" w:rsidRDefault="004C3584" w:rsidP="004C3584">
      <w:pPr>
        <w:pStyle w:val="ListParagraph"/>
        <w:ind w:left="0" w:firstLine="720"/>
        <w:jc w:val="both"/>
        <w:rPr>
          <w:rFonts w:asciiTheme="minorHAnsi" w:eastAsiaTheme="minorEastAsia" w:hAnsiTheme="minorHAnsi" w:cstheme="minorBidi"/>
          <w:sz w:val="24"/>
          <w:szCs w:val="24"/>
        </w:rPr>
      </w:pPr>
    </w:p>
    <w:p w14:paraId="36A282CB" w14:textId="77777777" w:rsidR="004C3584" w:rsidRPr="00287EFD" w:rsidRDefault="004C3584" w:rsidP="004C3584">
      <w:pPr>
        <w:pStyle w:val="ListParagraph"/>
        <w:numPr>
          <w:ilvl w:val="0"/>
          <w:numId w:val="49"/>
        </w:numPr>
        <w:rPr>
          <w:sz w:val="24"/>
          <w:szCs w:val="24"/>
        </w:rPr>
      </w:pPr>
      <w:r>
        <w:rPr>
          <w:rFonts w:asciiTheme="minorHAnsi" w:eastAsiaTheme="minorEastAsia" w:hAnsiTheme="minorHAnsi" w:cstheme="minorBidi"/>
          <w:sz w:val="24"/>
          <w:szCs w:val="24"/>
        </w:rPr>
        <w:t>Read Luke 8:11-21 and state the reason</w:t>
      </w:r>
      <w:r w:rsidRPr="00C9700C">
        <w:rPr>
          <w:rFonts w:asciiTheme="minorHAnsi" w:eastAsiaTheme="minorEastAsia" w:hAnsiTheme="minorHAnsi" w:cstheme="minorBidi"/>
          <w:sz w:val="24"/>
          <w:szCs w:val="24"/>
        </w:rPr>
        <w:t xml:space="preserve"> God give</w:t>
      </w:r>
      <w:r>
        <w:rPr>
          <w:rFonts w:asciiTheme="minorHAnsi" w:eastAsiaTheme="minorEastAsia" w:hAnsiTheme="minorHAnsi" w:cstheme="minorBidi"/>
          <w:sz w:val="24"/>
          <w:szCs w:val="24"/>
        </w:rPr>
        <w:t>s us</w:t>
      </w:r>
      <w:r w:rsidRPr="00C9700C">
        <w:rPr>
          <w:rFonts w:asciiTheme="minorHAnsi" w:eastAsiaTheme="minorEastAsia" w:hAnsiTheme="minorHAnsi" w:cstheme="minorBidi"/>
          <w:sz w:val="24"/>
          <w:szCs w:val="24"/>
        </w:rPr>
        <w:t xml:space="preserve"> spiritual sight and hearing</w:t>
      </w:r>
      <w:r>
        <w:rPr>
          <w:rFonts w:asciiTheme="minorHAnsi" w:eastAsiaTheme="minorEastAsia" w:hAnsiTheme="minorHAnsi" w:cstheme="minorBidi"/>
          <w:sz w:val="24"/>
          <w:szCs w:val="24"/>
        </w:rPr>
        <w:t>.</w:t>
      </w:r>
      <w:r w:rsidRPr="00C9700C">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w:t>
      </w:r>
      <w:r>
        <w:rPr>
          <w:rFonts w:asciiTheme="minorHAnsi" w:eastAsiaTheme="minorEastAsia" w:hAnsiTheme="minorHAnsi" w:cstheme="minorBidi"/>
          <w:sz w:val="24"/>
          <w:szCs w:val="24"/>
        </w:rPr>
        <w:t>__________________________________________________________________</w:t>
      </w:r>
    </w:p>
    <w:p w14:paraId="13807360" w14:textId="77777777" w:rsidR="002644D6" w:rsidRPr="00EC4054" w:rsidRDefault="002644D6" w:rsidP="002644D6">
      <w:pPr>
        <w:spacing w:after="0" w:line="240" w:lineRule="auto"/>
        <w:jc w:val="center"/>
        <w:rPr>
          <w:b/>
          <w:bCs/>
          <w:iCs/>
          <w:sz w:val="24"/>
          <w:szCs w:val="24"/>
        </w:rPr>
      </w:pPr>
      <w:r w:rsidRPr="00EC4054">
        <w:rPr>
          <w:b/>
          <w:bCs/>
          <w:iCs/>
          <w:sz w:val="24"/>
          <w:szCs w:val="24"/>
        </w:rPr>
        <w:t>Psalm 119:130 (KJV)</w:t>
      </w:r>
    </w:p>
    <w:p w14:paraId="41D6E43F" w14:textId="77777777" w:rsidR="002644D6" w:rsidRDefault="002644D6" w:rsidP="002644D6">
      <w:pPr>
        <w:spacing w:after="0" w:line="240" w:lineRule="auto"/>
        <w:jc w:val="center"/>
        <w:rPr>
          <w:rFonts w:asciiTheme="minorHAnsi" w:hAnsiTheme="minorHAnsi" w:cstheme="minorHAnsi"/>
          <w:b/>
          <w:i/>
          <w:color w:val="000000"/>
          <w:sz w:val="24"/>
          <w:szCs w:val="24"/>
        </w:rPr>
      </w:pPr>
      <w:r w:rsidRPr="00EC4054">
        <w:rPr>
          <w:rFonts w:asciiTheme="minorHAnsi" w:hAnsiTheme="minorHAnsi" w:cstheme="minorHAnsi"/>
          <w:b/>
          <w:i/>
          <w:color w:val="000000"/>
          <w:sz w:val="24"/>
          <w:szCs w:val="24"/>
        </w:rPr>
        <w:t>The entrance</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of thy words</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giveth light; it giveth understanding</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unto the simple.</w:t>
      </w:r>
    </w:p>
    <w:p w14:paraId="6BFF0B78" w14:textId="77777777" w:rsidR="008057C5" w:rsidRPr="00EC4054" w:rsidRDefault="008057C5" w:rsidP="002644D6">
      <w:pPr>
        <w:spacing w:after="0" w:line="240" w:lineRule="auto"/>
        <w:jc w:val="center"/>
        <w:rPr>
          <w:rFonts w:asciiTheme="minorHAnsi" w:hAnsiTheme="minorHAnsi" w:cstheme="minorHAnsi"/>
          <w:b/>
          <w:i/>
          <w:color w:val="000000"/>
          <w:sz w:val="24"/>
          <w:szCs w:val="24"/>
        </w:rPr>
      </w:pPr>
    </w:p>
    <w:p w14:paraId="3267D87B" w14:textId="77777777" w:rsidR="00782B19" w:rsidRPr="00EC4054" w:rsidRDefault="007B50DA" w:rsidP="00156F91">
      <w:pPr>
        <w:pStyle w:val="ListParagraph"/>
        <w:spacing w:after="480"/>
        <w:ind w:left="0" w:firstLine="720"/>
        <w:contextualSpacing w:val="0"/>
        <w:jc w:val="both"/>
        <w:rPr>
          <w:rFonts w:asciiTheme="minorHAnsi" w:eastAsiaTheme="minorEastAsia" w:hAnsiTheme="minorHAnsi" w:cstheme="minorBidi"/>
          <w:sz w:val="24"/>
          <w:szCs w:val="24"/>
        </w:rPr>
      </w:pPr>
      <w:r w:rsidRPr="00EC4054">
        <w:rPr>
          <w:rFonts w:asciiTheme="minorHAnsi" w:eastAsiaTheme="minorEastAsia" w:hAnsiTheme="minorHAnsi" w:cstheme="minorBidi"/>
          <w:sz w:val="24"/>
          <w:szCs w:val="24"/>
        </w:rPr>
        <w:t>J</w:t>
      </w:r>
      <w:r w:rsidR="000C7BDB" w:rsidRPr="00EC4054">
        <w:rPr>
          <w:rFonts w:asciiTheme="minorHAnsi" w:eastAsiaTheme="minorEastAsia" w:hAnsiTheme="minorHAnsi" w:cstheme="minorBidi"/>
          <w:sz w:val="24"/>
          <w:szCs w:val="24"/>
        </w:rPr>
        <w:t xml:space="preserve">ust as we have eyes in our head to see physically, we </w:t>
      </w:r>
      <w:r w:rsidR="00AB5A63" w:rsidRPr="00EC4054">
        <w:rPr>
          <w:rFonts w:asciiTheme="minorHAnsi" w:eastAsiaTheme="minorEastAsia" w:hAnsiTheme="minorHAnsi" w:cstheme="minorBidi"/>
          <w:sz w:val="24"/>
          <w:szCs w:val="24"/>
        </w:rPr>
        <w:t xml:space="preserve">also </w:t>
      </w:r>
      <w:r w:rsidR="000C7BDB" w:rsidRPr="00EC4054">
        <w:rPr>
          <w:rFonts w:asciiTheme="minorHAnsi" w:eastAsiaTheme="minorEastAsia" w:hAnsiTheme="minorHAnsi" w:cstheme="minorBidi"/>
          <w:sz w:val="24"/>
          <w:szCs w:val="24"/>
        </w:rPr>
        <w:t>have eyes in our hearts to see spiritually</w:t>
      </w:r>
      <w:r w:rsidR="00AB5A63" w:rsidRPr="00EC4054">
        <w:rPr>
          <w:rFonts w:asciiTheme="minorHAnsi" w:eastAsiaTheme="minorEastAsia" w:hAnsiTheme="minorHAnsi" w:cstheme="minorBidi"/>
          <w:sz w:val="24"/>
          <w:szCs w:val="24"/>
        </w:rPr>
        <w:t>.</w:t>
      </w:r>
      <w:r w:rsidRPr="00EC4054">
        <w:rPr>
          <w:rFonts w:asciiTheme="minorHAnsi" w:eastAsiaTheme="minorEastAsia" w:hAnsiTheme="minorHAnsi" w:cstheme="minorBidi"/>
          <w:sz w:val="24"/>
          <w:szCs w:val="24"/>
        </w:rPr>
        <w:t xml:space="preserve"> But </w:t>
      </w:r>
      <w:r w:rsidR="000C7BDB" w:rsidRPr="00EC4054">
        <w:rPr>
          <w:rFonts w:asciiTheme="minorHAnsi" w:eastAsiaTheme="minorEastAsia" w:hAnsiTheme="minorHAnsi" w:cstheme="minorBidi"/>
          <w:sz w:val="24"/>
          <w:szCs w:val="24"/>
        </w:rPr>
        <w:t>the eyes of our heart</w:t>
      </w:r>
      <w:r w:rsidR="00AB5A63" w:rsidRPr="00EC4054">
        <w:rPr>
          <w:rFonts w:asciiTheme="minorHAnsi" w:eastAsiaTheme="minorEastAsia" w:hAnsiTheme="minorHAnsi" w:cstheme="minorBidi"/>
          <w:sz w:val="24"/>
          <w:szCs w:val="24"/>
        </w:rPr>
        <w:t>s</w:t>
      </w:r>
      <w:r w:rsidR="000C7BDB" w:rsidRPr="00EC4054">
        <w:rPr>
          <w:rFonts w:asciiTheme="minorHAnsi" w:eastAsiaTheme="minorEastAsia" w:hAnsiTheme="minorHAnsi" w:cstheme="minorBidi"/>
          <w:sz w:val="24"/>
          <w:szCs w:val="24"/>
        </w:rPr>
        <w:t xml:space="preserve"> are blinded</w:t>
      </w:r>
      <w:r w:rsidRPr="00EC4054">
        <w:rPr>
          <w:rFonts w:asciiTheme="minorHAnsi" w:eastAsiaTheme="minorEastAsia" w:hAnsiTheme="minorHAnsi" w:cstheme="minorBidi"/>
          <w:sz w:val="24"/>
          <w:szCs w:val="24"/>
        </w:rPr>
        <w:t xml:space="preserve"> until we are born again</w:t>
      </w:r>
      <w:r w:rsidR="000C7BDB" w:rsidRPr="00EC4054">
        <w:rPr>
          <w:rFonts w:asciiTheme="minorHAnsi" w:eastAsiaTheme="minorEastAsia" w:hAnsiTheme="minorHAnsi" w:cstheme="minorBidi"/>
          <w:sz w:val="24"/>
          <w:szCs w:val="24"/>
        </w:rPr>
        <w:t xml:space="preserve">. </w:t>
      </w:r>
      <w:r w:rsidR="00FC3A12" w:rsidRPr="00EC4054">
        <w:rPr>
          <w:rFonts w:asciiTheme="minorHAnsi" w:hAnsiTheme="minorHAnsi" w:cstheme="minorHAnsi"/>
          <w:color w:val="000000"/>
          <w:sz w:val="24"/>
          <w:szCs w:val="24"/>
        </w:rPr>
        <w:t>As we learned in last week’s lesson, the Bible gives us revelation</w:t>
      </w:r>
      <w:r w:rsidRPr="00EC4054">
        <w:rPr>
          <w:rFonts w:asciiTheme="minorHAnsi" w:hAnsiTheme="minorHAnsi" w:cstheme="minorHAnsi"/>
          <w:color w:val="000000"/>
          <w:sz w:val="24"/>
          <w:szCs w:val="24"/>
        </w:rPr>
        <w:t xml:space="preserve"> - the </w:t>
      </w:r>
      <w:r w:rsidR="00FC3A12" w:rsidRPr="00EC4054">
        <w:rPr>
          <w:rFonts w:asciiTheme="minorHAnsi" w:hAnsiTheme="minorHAnsi" w:cstheme="minorHAnsi"/>
          <w:color w:val="000000"/>
          <w:sz w:val="24"/>
          <w:szCs w:val="24"/>
        </w:rPr>
        <w:t>disclosure of what was previously unknown</w:t>
      </w:r>
      <w:r w:rsidRPr="00EC4054">
        <w:rPr>
          <w:rFonts w:asciiTheme="minorHAnsi" w:hAnsiTheme="minorHAnsi" w:cstheme="minorHAnsi"/>
          <w:color w:val="000000"/>
          <w:sz w:val="24"/>
          <w:szCs w:val="24"/>
        </w:rPr>
        <w:t xml:space="preserve">. Likewise, it’s </w:t>
      </w:r>
      <w:r w:rsidR="00156F91" w:rsidRPr="00EC4054">
        <w:rPr>
          <w:rFonts w:asciiTheme="minorHAnsi" w:hAnsiTheme="minorHAnsi" w:cstheme="minorHAnsi"/>
          <w:color w:val="000000"/>
          <w:sz w:val="24"/>
          <w:szCs w:val="24"/>
        </w:rPr>
        <w:t>the Bible</w:t>
      </w:r>
      <w:r w:rsidRPr="00EC4054">
        <w:rPr>
          <w:rFonts w:asciiTheme="minorHAnsi" w:hAnsiTheme="minorHAnsi" w:cstheme="minorHAnsi"/>
          <w:color w:val="000000"/>
          <w:sz w:val="24"/>
          <w:szCs w:val="24"/>
        </w:rPr>
        <w:t xml:space="preserve">, </w:t>
      </w:r>
      <w:r w:rsidR="00156F91" w:rsidRPr="00EC4054">
        <w:rPr>
          <w:rFonts w:asciiTheme="minorHAnsi" w:hAnsiTheme="minorHAnsi" w:cstheme="minorHAnsi"/>
          <w:color w:val="000000"/>
          <w:sz w:val="24"/>
          <w:szCs w:val="24"/>
        </w:rPr>
        <w:t>added by</w:t>
      </w:r>
      <w:r w:rsidRPr="00EC4054">
        <w:rPr>
          <w:rFonts w:asciiTheme="minorHAnsi" w:hAnsiTheme="minorHAnsi" w:cstheme="minorHAnsi"/>
          <w:color w:val="000000"/>
          <w:sz w:val="24"/>
          <w:szCs w:val="24"/>
        </w:rPr>
        <w:t xml:space="preserve"> </w:t>
      </w:r>
      <w:r w:rsidR="00FC3A12" w:rsidRPr="00EC4054">
        <w:rPr>
          <w:rFonts w:asciiTheme="minorHAnsi" w:hAnsiTheme="minorHAnsi" w:cstheme="minorHAnsi"/>
          <w:color w:val="000000"/>
          <w:sz w:val="24"/>
          <w:szCs w:val="24"/>
        </w:rPr>
        <w:t>the Holy Spirit</w:t>
      </w:r>
      <w:r w:rsidRPr="00EC4054">
        <w:rPr>
          <w:rFonts w:asciiTheme="minorHAnsi" w:hAnsiTheme="minorHAnsi" w:cstheme="minorHAnsi"/>
          <w:color w:val="000000"/>
          <w:sz w:val="24"/>
          <w:szCs w:val="24"/>
        </w:rPr>
        <w:t xml:space="preserve">, </w:t>
      </w:r>
      <w:r w:rsidR="00584908" w:rsidRPr="00EC4054">
        <w:rPr>
          <w:rFonts w:asciiTheme="minorHAnsi" w:hAnsiTheme="minorHAnsi" w:cstheme="minorHAnsi"/>
          <w:color w:val="000000"/>
          <w:sz w:val="24"/>
          <w:szCs w:val="24"/>
        </w:rPr>
        <w:t>that</w:t>
      </w:r>
      <w:r w:rsidR="002644D6" w:rsidRPr="00EC4054">
        <w:rPr>
          <w:rFonts w:asciiTheme="minorHAnsi" w:hAnsiTheme="minorHAnsi" w:cstheme="minorHAnsi"/>
          <w:color w:val="000000"/>
          <w:sz w:val="24"/>
          <w:szCs w:val="24"/>
        </w:rPr>
        <w:t xml:space="preserve"> </w:t>
      </w:r>
      <w:r w:rsidR="00FC3A12" w:rsidRPr="00EC4054">
        <w:rPr>
          <w:rFonts w:asciiTheme="minorHAnsi" w:eastAsiaTheme="minorEastAsia" w:hAnsiTheme="minorHAnsi" w:cstheme="minorBidi"/>
          <w:sz w:val="24"/>
          <w:szCs w:val="24"/>
        </w:rPr>
        <w:t>put</w:t>
      </w:r>
      <w:r w:rsidR="002644D6" w:rsidRPr="00EC4054">
        <w:rPr>
          <w:rFonts w:asciiTheme="minorHAnsi" w:eastAsiaTheme="minorEastAsia" w:hAnsiTheme="minorHAnsi" w:cstheme="minorBidi"/>
          <w:sz w:val="24"/>
          <w:szCs w:val="24"/>
        </w:rPr>
        <w:t>s the</w:t>
      </w:r>
      <w:r w:rsidR="00FC3A12" w:rsidRPr="00EC4054">
        <w:rPr>
          <w:rFonts w:asciiTheme="minorHAnsi" w:eastAsiaTheme="minorEastAsia" w:hAnsiTheme="minorHAnsi" w:cstheme="minorBidi"/>
          <w:sz w:val="24"/>
          <w:szCs w:val="24"/>
        </w:rPr>
        <w:t xml:space="preserve"> glasses </w:t>
      </w:r>
      <w:r w:rsidR="002644D6" w:rsidRPr="00EC4054">
        <w:rPr>
          <w:rFonts w:asciiTheme="minorHAnsi" w:eastAsiaTheme="minorEastAsia" w:hAnsiTheme="minorHAnsi" w:cstheme="minorBidi"/>
          <w:sz w:val="24"/>
          <w:szCs w:val="24"/>
        </w:rPr>
        <w:t>on the</w:t>
      </w:r>
      <w:r w:rsidR="00FC3A12" w:rsidRPr="00EC4054">
        <w:rPr>
          <w:rFonts w:asciiTheme="minorHAnsi" w:eastAsiaTheme="minorEastAsia" w:hAnsiTheme="minorHAnsi" w:cstheme="minorBidi"/>
          <w:sz w:val="24"/>
          <w:szCs w:val="24"/>
        </w:rPr>
        <w:t xml:space="preserve"> eyes of our hearts</w:t>
      </w:r>
      <w:r w:rsidR="004C3584" w:rsidRPr="00EC4054">
        <w:rPr>
          <w:rFonts w:asciiTheme="minorHAnsi" w:eastAsiaTheme="minorEastAsia" w:hAnsiTheme="minorHAnsi" w:cstheme="minorBidi"/>
          <w:sz w:val="24"/>
          <w:szCs w:val="24"/>
        </w:rPr>
        <w:t>. Thus, curing us of our spiritual nearsightedness.</w:t>
      </w:r>
      <w:r w:rsidR="00731688" w:rsidRPr="00EC4054">
        <w:rPr>
          <w:rFonts w:asciiTheme="minorHAnsi" w:eastAsiaTheme="minorEastAsia" w:hAnsiTheme="minorHAnsi" w:cstheme="minorBidi"/>
          <w:sz w:val="24"/>
          <w:szCs w:val="24"/>
        </w:rPr>
        <w:t xml:space="preserve"> </w:t>
      </w:r>
      <w:r w:rsidR="00782B19" w:rsidRPr="00EC4054">
        <w:rPr>
          <w:rFonts w:asciiTheme="minorHAnsi" w:hAnsiTheme="minorHAnsi" w:cstheme="minorHAnsi"/>
          <w:color w:val="000000"/>
          <w:sz w:val="24"/>
          <w:szCs w:val="24"/>
        </w:rPr>
        <w:t>Be it physical or spiritual sight, both require</w:t>
      </w:r>
      <w:r w:rsidR="00782B19" w:rsidRPr="00EC4054">
        <w:rPr>
          <w:rFonts w:asciiTheme="minorHAnsi" w:eastAsiaTheme="minorEastAsia" w:hAnsiTheme="minorHAnsi" w:cstheme="minorBidi"/>
          <w:sz w:val="24"/>
          <w:szCs w:val="24"/>
        </w:rPr>
        <w:t xml:space="preserve"> light. God’s Word is the source of spiritual light, we receive vision the moment God speaks “Let there be light.” </w:t>
      </w:r>
      <w:r w:rsidR="00584908" w:rsidRPr="00EC4054">
        <w:rPr>
          <w:rFonts w:asciiTheme="minorHAnsi" w:eastAsiaTheme="minorEastAsia" w:hAnsiTheme="minorHAnsi" w:cstheme="minorBidi"/>
          <w:sz w:val="24"/>
          <w:szCs w:val="24"/>
        </w:rPr>
        <w:t xml:space="preserve">That is illumination. </w:t>
      </w:r>
    </w:p>
    <w:p w14:paraId="54E8B116" w14:textId="77777777" w:rsidR="005C74DF" w:rsidRDefault="005C74DF" w:rsidP="005C74DF">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7C6EF9">
        <w:rPr>
          <w:rFonts w:asciiTheme="minorHAnsi" w:eastAsiaTheme="minorEastAsia" w:hAnsiTheme="minorHAnsi" w:cstheme="minorHAnsi"/>
          <w:b/>
          <w:bCs/>
          <w:iCs/>
          <w:sz w:val="24"/>
          <w:szCs w:val="24"/>
        </w:rPr>
        <w:t xml:space="preserve">John 16:12-15 </w:t>
      </w:r>
    </w:p>
    <w:p w14:paraId="7DDE80FD" w14:textId="77777777" w:rsidR="005C74DF" w:rsidRDefault="005C74DF" w:rsidP="005C74DF">
      <w:pPr>
        <w:pStyle w:val="ListParagraph"/>
        <w:spacing w:after="480" w:line="240" w:lineRule="auto"/>
        <w:ind w:left="0"/>
        <w:contextualSpacing w:val="0"/>
        <w:jc w:val="center"/>
        <w:rPr>
          <w:rFonts w:asciiTheme="minorHAnsi" w:hAnsiTheme="minorHAnsi" w:cstheme="minorHAnsi"/>
          <w:b/>
          <w:i/>
          <w:color w:val="000000"/>
          <w:sz w:val="24"/>
          <w:szCs w:val="24"/>
        </w:rPr>
      </w:pPr>
      <w:r w:rsidRPr="009B5B5F">
        <w:rPr>
          <w:rFonts w:asciiTheme="minorHAnsi" w:hAnsiTheme="minorHAnsi" w:cstheme="minorHAnsi"/>
          <w:b/>
          <w:i/>
          <w:color w:val="000000"/>
          <w:sz w:val="24"/>
          <w:szCs w:val="24"/>
        </w:rPr>
        <w:t>I have many more things to say to you,</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you cannot bear</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them now.</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when 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the Spirit of truth, comes, he will guide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you into all truth.</w:t>
      </w:r>
      <w:r w:rsidRPr="009B5B5F">
        <w:rPr>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For he will not speak on his own authority,</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but will speak whatever he hears, and will tell you</w:t>
      </w:r>
      <w:r w:rsidRPr="009B5B5F">
        <w:rPr>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what is to come.</w:t>
      </w:r>
      <w:r w:rsidRPr="009B5B5F">
        <w:rPr>
          <w:rStyle w:val="apple-converted-space"/>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will glorify me,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because he will receive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from me what is mine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and will tell it to you.</w:t>
      </w:r>
    </w:p>
    <w:p w14:paraId="5C076E9B" w14:textId="77777777" w:rsidR="00890F86" w:rsidRPr="0069033C" w:rsidRDefault="00EC4054" w:rsidP="00287EFD">
      <w:pPr>
        <w:pStyle w:val="ListParagraph"/>
        <w:spacing w:after="480"/>
        <w:ind w:left="0" w:firstLine="720"/>
        <w:contextualSpacing w:val="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Herb Hodges is a </w:t>
      </w:r>
      <w:r w:rsidR="00DC0E9C" w:rsidRPr="5897EC05">
        <w:rPr>
          <w:rFonts w:asciiTheme="minorHAnsi" w:eastAsiaTheme="minorEastAsia" w:hAnsiTheme="minorHAnsi" w:cstheme="minorBidi"/>
          <w:sz w:val="24"/>
          <w:szCs w:val="24"/>
        </w:rPr>
        <w:t xml:space="preserve">man </w:t>
      </w:r>
      <w:r w:rsidR="00080F5B">
        <w:rPr>
          <w:rFonts w:asciiTheme="minorHAnsi" w:eastAsiaTheme="minorEastAsia" w:hAnsiTheme="minorHAnsi" w:cstheme="minorBidi"/>
          <w:sz w:val="24"/>
          <w:szCs w:val="24"/>
        </w:rPr>
        <w:t xml:space="preserve">with </w:t>
      </w:r>
      <w:r w:rsidR="00DC0E9C" w:rsidRPr="5897EC05">
        <w:rPr>
          <w:rFonts w:asciiTheme="minorHAnsi" w:eastAsiaTheme="minorEastAsia" w:hAnsiTheme="minorHAnsi" w:cstheme="minorBidi"/>
          <w:sz w:val="24"/>
          <w:szCs w:val="24"/>
        </w:rPr>
        <w:t>spiritual vision</w:t>
      </w:r>
      <w:r>
        <w:rPr>
          <w:rFonts w:asciiTheme="minorHAnsi" w:eastAsiaTheme="minorEastAsia" w:hAnsiTheme="minorHAnsi" w:cstheme="minorBidi"/>
          <w:sz w:val="24"/>
          <w:szCs w:val="24"/>
        </w:rPr>
        <w:t xml:space="preserve">. </w:t>
      </w:r>
      <w:r w:rsidR="00080F5B">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w:t>
      </w:r>
      <w:r w:rsidR="00080F5B">
        <w:rPr>
          <w:rFonts w:asciiTheme="minorHAnsi" w:eastAsiaTheme="minorEastAsia" w:hAnsiTheme="minorHAnsi" w:cstheme="minorBidi"/>
          <w:sz w:val="24"/>
          <w:szCs w:val="24"/>
        </w:rPr>
        <w:t xml:space="preserve">e is </w:t>
      </w:r>
      <w:r>
        <w:rPr>
          <w:rFonts w:asciiTheme="minorHAnsi" w:eastAsiaTheme="minorEastAsia" w:hAnsiTheme="minorHAnsi" w:cstheme="minorBidi"/>
          <w:sz w:val="24"/>
          <w:szCs w:val="24"/>
        </w:rPr>
        <w:t>the one who opened</w:t>
      </w:r>
      <w:r w:rsidR="00DC0E9C" w:rsidRPr="5897EC05">
        <w:rPr>
          <w:rFonts w:asciiTheme="minorHAnsi" w:eastAsiaTheme="minorEastAsia" w:hAnsiTheme="minorHAnsi" w:cstheme="minorBidi"/>
          <w:sz w:val="24"/>
          <w:szCs w:val="24"/>
        </w:rPr>
        <w:t xml:space="preserve"> the eyes of </w:t>
      </w:r>
      <w:r>
        <w:rPr>
          <w:rFonts w:asciiTheme="minorHAnsi" w:eastAsiaTheme="minorEastAsia" w:hAnsiTheme="minorHAnsi" w:cstheme="minorBidi"/>
          <w:sz w:val="24"/>
          <w:szCs w:val="24"/>
        </w:rPr>
        <w:t>our</w:t>
      </w:r>
      <w:r w:rsidR="00DC0E9C" w:rsidRPr="5897EC05">
        <w:rPr>
          <w:rFonts w:asciiTheme="minorHAnsi" w:eastAsiaTheme="minorEastAsia" w:hAnsiTheme="minorHAnsi" w:cstheme="minorBidi"/>
          <w:sz w:val="24"/>
          <w:szCs w:val="24"/>
        </w:rPr>
        <w:t xml:space="preserve"> </w:t>
      </w:r>
      <w:r w:rsidR="00782B19">
        <w:rPr>
          <w:rFonts w:asciiTheme="minorHAnsi" w:eastAsiaTheme="minorEastAsia" w:hAnsiTheme="minorHAnsi" w:cstheme="minorBidi"/>
          <w:sz w:val="24"/>
          <w:szCs w:val="24"/>
        </w:rPr>
        <w:t>c</w:t>
      </w:r>
      <w:r w:rsidR="00DC0E9C" w:rsidRPr="5897EC05">
        <w:rPr>
          <w:rFonts w:asciiTheme="minorHAnsi" w:eastAsiaTheme="minorEastAsia" w:hAnsiTheme="minorHAnsi" w:cstheme="minorBidi"/>
          <w:sz w:val="24"/>
          <w:szCs w:val="24"/>
        </w:rPr>
        <w:t xml:space="preserve">hurch to </w:t>
      </w:r>
      <w:r>
        <w:rPr>
          <w:rFonts w:asciiTheme="minorHAnsi" w:eastAsiaTheme="minorEastAsia" w:hAnsiTheme="minorHAnsi" w:cstheme="minorBidi"/>
          <w:sz w:val="24"/>
          <w:szCs w:val="24"/>
        </w:rPr>
        <w:t xml:space="preserve">the Great Commission </w:t>
      </w:r>
      <w:r w:rsidR="00DC0E9C" w:rsidRPr="5897EC05">
        <w:rPr>
          <w:rFonts w:asciiTheme="minorHAnsi" w:eastAsiaTheme="minorEastAsia" w:hAnsiTheme="minorHAnsi" w:cstheme="minorBidi"/>
          <w:sz w:val="24"/>
          <w:szCs w:val="24"/>
        </w:rPr>
        <w:t>(Matthew 28:19-20)</w:t>
      </w:r>
      <w:r w:rsidR="00287EFD">
        <w:rPr>
          <w:rFonts w:asciiTheme="minorHAnsi" w:eastAsiaTheme="minorEastAsia" w:hAnsiTheme="minorHAnsi" w:cstheme="minorBidi"/>
          <w:sz w:val="24"/>
          <w:szCs w:val="24"/>
        </w:rPr>
        <w:t>.</w:t>
      </w:r>
      <w:r w:rsidR="00DC0E9C"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This illumination of God’s Word has led me to follow Jesus and make disciples of many nations. Through Catalyst Missions, men and women are</w:t>
      </w:r>
      <w:r w:rsidR="00DC0E9C" w:rsidRPr="5897EC05">
        <w:rPr>
          <w:rFonts w:asciiTheme="minorHAnsi" w:eastAsiaTheme="minorEastAsia" w:hAnsiTheme="minorHAnsi" w:cstheme="minorBidi"/>
          <w:sz w:val="24"/>
          <w:szCs w:val="24"/>
        </w:rPr>
        <w:t xml:space="preserve"> being equipped with the tools to obey </w:t>
      </w:r>
      <w:r w:rsidR="009A19CB">
        <w:rPr>
          <w:rFonts w:asciiTheme="minorHAnsi" w:eastAsiaTheme="minorEastAsia" w:hAnsiTheme="minorHAnsi" w:cstheme="minorBidi"/>
          <w:sz w:val="24"/>
          <w:szCs w:val="24"/>
        </w:rPr>
        <w:t xml:space="preserve">the </w:t>
      </w:r>
      <w:r w:rsidR="00DC0E9C" w:rsidRPr="5897EC05">
        <w:rPr>
          <w:rFonts w:asciiTheme="minorHAnsi" w:eastAsiaTheme="minorEastAsia" w:hAnsiTheme="minorHAnsi" w:cstheme="minorBidi"/>
          <w:sz w:val="24"/>
          <w:szCs w:val="24"/>
        </w:rPr>
        <w:t>Lord</w:t>
      </w:r>
      <w:r w:rsidR="009A19CB">
        <w:rPr>
          <w:rFonts w:asciiTheme="minorHAnsi" w:eastAsiaTheme="minorEastAsia" w:hAnsiTheme="minorHAnsi" w:cstheme="minorBidi"/>
          <w:sz w:val="24"/>
          <w:szCs w:val="24"/>
        </w:rPr>
        <w:t>’s last command to make disciples</w:t>
      </w:r>
      <w:r w:rsidR="00DC0E9C" w:rsidRPr="5897EC05">
        <w:rPr>
          <w:rFonts w:asciiTheme="minorHAnsi" w:eastAsiaTheme="minorEastAsia" w:hAnsiTheme="minorHAnsi" w:cstheme="minorBidi"/>
          <w:sz w:val="24"/>
          <w:szCs w:val="24"/>
        </w:rPr>
        <w:t>.</w:t>
      </w:r>
      <w:r w:rsidR="00DC0E9C">
        <w:rPr>
          <w:rFonts w:asciiTheme="minorHAnsi" w:eastAsiaTheme="minorEastAsia" w:hAnsiTheme="minorHAnsi" w:cstheme="minorBidi"/>
          <w:sz w:val="24"/>
          <w:szCs w:val="24"/>
        </w:rPr>
        <w:t xml:space="preserve"> </w:t>
      </w:r>
      <w:r w:rsidR="00FC51CB">
        <w:rPr>
          <w:rFonts w:asciiTheme="minorHAnsi" w:eastAsiaTheme="minorEastAsia" w:hAnsiTheme="minorHAnsi" w:cstheme="minorBidi"/>
          <w:sz w:val="24"/>
          <w:szCs w:val="24"/>
        </w:rPr>
        <w:t>I</w:t>
      </w:r>
      <w:r w:rsidR="009A19CB">
        <w:rPr>
          <w:rFonts w:asciiTheme="minorHAnsi" w:eastAsiaTheme="minorEastAsia" w:hAnsiTheme="minorHAnsi" w:cstheme="minorBidi"/>
          <w:sz w:val="24"/>
          <w:szCs w:val="24"/>
        </w:rPr>
        <w:t>n his lesson,</w:t>
      </w:r>
      <w:r w:rsidR="00DC0E9C" w:rsidRPr="5897EC05">
        <w:rPr>
          <w:rFonts w:asciiTheme="minorHAnsi" w:eastAsiaTheme="minorEastAsia" w:hAnsiTheme="minorHAnsi" w:cstheme="minorBidi"/>
          <w:sz w:val="24"/>
          <w:szCs w:val="24"/>
        </w:rPr>
        <w:t xml:space="preserve"> How Vital is </w:t>
      </w:r>
      <w:r w:rsidR="009F7CAF" w:rsidRPr="5897EC05">
        <w:rPr>
          <w:rFonts w:asciiTheme="minorHAnsi" w:eastAsiaTheme="minorEastAsia" w:hAnsiTheme="minorHAnsi" w:cstheme="minorBidi"/>
          <w:sz w:val="24"/>
          <w:szCs w:val="24"/>
        </w:rPr>
        <w:t>Vision,</w:t>
      </w:r>
      <w:r w:rsidR="009A19CB">
        <w:rPr>
          <w:rFonts w:asciiTheme="minorHAnsi" w:eastAsiaTheme="minorEastAsia" w:hAnsiTheme="minorHAnsi" w:cstheme="minorBidi"/>
          <w:sz w:val="24"/>
          <w:szCs w:val="24"/>
        </w:rPr>
        <w:t xml:space="preserve"> from </w:t>
      </w:r>
      <w:r w:rsidR="0069033C" w:rsidRPr="0069033C">
        <w:rPr>
          <w:rFonts w:asciiTheme="minorHAnsi" w:eastAsiaTheme="minorEastAsia" w:hAnsiTheme="minorHAnsi" w:cstheme="minorBidi"/>
          <w:bCs/>
          <w:sz w:val="24"/>
          <w:szCs w:val="24"/>
        </w:rPr>
        <w:t>Proverbs 29:18</w:t>
      </w:r>
      <w:r w:rsidR="009A19CB">
        <w:rPr>
          <w:rFonts w:asciiTheme="minorHAnsi" w:eastAsiaTheme="minorEastAsia" w:hAnsiTheme="minorHAnsi" w:cstheme="minorBidi"/>
          <w:bCs/>
          <w:sz w:val="24"/>
          <w:szCs w:val="24"/>
        </w:rPr>
        <w:t xml:space="preserve">, </w:t>
      </w:r>
      <w:r w:rsidR="00FC51CB" w:rsidRPr="5897EC05">
        <w:rPr>
          <w:rFonts w:asciiTheme="minorHAnsi" w:eastAsiaTheme="minorEastAsia" w:hAnsiTheme="minorHAnsi" w:cstheme="minorBidi"/>
          <w:sz w:val="24"/>
          <w:szCs w:val="24"/>
        </w:rPr>
        <w:t xml:space="preserve">Herb Hodges </w:t>
      </w:r>
      <w:r w:rsidR="009A19CB">
        <w:rPr>
          <w:rFonts w:asciiTheme="minorHAnsi" w:eastAsiaTheme="minorEastAsia" w:hAnsiTheme="minorHAnsi" w:cstheme="minorBidi"/>
          <w:bCs/>
          <w:sz w:val="24"/>
          <w:szCs w:val="24"/>
        </w:rPr>
        <w:t>said</w:t>
      </w:r>
      <w:r w:rsidR="00DC0E9C" w:rsidRPr="0069033C">
        <w:rPr>
          <w:rFonts w:asciiTheme="minorHAnsi" w:eastAsiaTheme="minorEastAsia" w:hAnsiTheme="minorHAnsi" w:cstheme="minorBidi"/>
          <w:sz w:val="24"/>
          <w:szCs w:val="24"/>
        </w:rPr>
        <w:t xml:space="preserve">:  </w:t>
      </w:r>
    </w:p>
    <w:p w14:paraId="242B2486" w14:textId="77777777" w:rsidR="00890F86" w:rsidRDefault="00DC0E9C" w:rsidP="00287EFD">
      <w:pPr>
        <w:pStyle w:val="ListParagraph"/>
        <w:spacing w:after="480"/>
        <w:ind w:right="720" w:firstLine="720"/>
        <w:contextualSpacing w:val="0"/>
        <w:jc w:val="both"/>
        <w:rPr>
          <w:rFonts w:asciiTheme="minorHAnsi" w:eastAsiaTheme="minorEastAsia" w:hAnsiTheme="minorHAnsi" w:cstheme="minorBidi"/>
          <w:sz w:val="24"/>
          <w:szCs w:val="24"/>
          <w:vertAlign w:val="superscript"/>
        </w:rPr>
      </w:pP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 xml:space="preserve">Human intelligence will always </w:t>
      </w:r>
      <w:r w:rsidRPr="5897EC05">
        <w:rPr>
          <w:rFonts w:asciiTheme="minorHAnsi" w:eastAsiaTheme="minorEastAsia" w:hAnsiTheme="minorHAnsi" w:cstheme="minorBidi"/>
          <w:b/>
          <w:bCs/>
          <w:i/>
          <w:iCs/>
          <w:sz w:val="24"/>
          <w:szCs w:val="24"/>
        </w:rPr>
        <w:t>give you your point of view. Only a miracle of illumination will give you God’s point of</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b/>
          <w:bCs/>
          <w:i/>
          <w:iCs/>
          <w:sz w:val="24"/>
          <w:szCs w:val="24"/>
        </w:rPr>
        <w:t>view. Therein lies the difference between ‘no Vision,’ without which ‘the people perish,’</w:t>
      </w:r>
      <w:r w:rsidRPr="5897EC05">
        <w:rPr>
          <w:rFonts w:asciiTheme="minorHAnsi" w:eastAsiaTheme="minorEastAsia" w:hAnsiTheme="minorHAnsi" w:cstheme="minorBidi"/>
          <w:i/>
          <w:iCs/>
          <w:sz w:val="24"/>
          <w:szCs w:val="24"/>
        </w:rPr>
        <w:t xml:space="preserve"> and ‘vision,’ by means of which the people flourish.” </w:t>
      </w:r>
      <w:r w:rsidRPr="5897EC05">
        <w:rPr>
          <w:rFonts w:asciiTheme="minorHAnsi" w:eastAsiaTheme="minorEastAsia" w:hAnsiTheme="minorHAnsi" w:cstheme="minorBidi"/>
          <w:sz w:val="24"/>
          <w:szCs w:val="24"/>
        </w:rPr>
        <w:t>He gives this formula concerning vision:</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i/>
          <w:iCs/>
          <w:sz w:val="24"/>
          <w:szCs w:val="24"/>
        </w:rPr>
        <w:t xml:space="preserve">“No vision = total failure; Limited vision = little success; A vision - a plan – action = only a dream; A vision + a plan – action = a haunting dream (guilt); but A vision + a plan + action = a spiritually productive ministry.  Note that the </w:t>
      </w:r>
      <w:r w:rsidRPr="5897EC05">
        <w:rPr>
          <w:rFonts w:asciiTheme="minorHAnsi" w:eastAsiaTheme="minorEastAsia" w:hAnsiTheme="minorHAnsi" w:cstheme="minorBidi"/>
          <w:i/>
          <w:iCs/>
          <w:sz w:val="24"/>
          <w:szCs w:val="24"/>
          <w:u w:val="single"/>
        </w:rPr>
        <w:t>test of a person’s vision is in the action that is stimulated by</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i/>
          <w:iCs/>
          <w:sz w:val="24"/>
          <w:szCs w:val="24"/>
          <w:u w:val="single"/>
        </w:rPr>
        <w:t>the vision</w:t>
      </w:r>
      <w:r w:rsidRPr="5897EC05">
        <w:rPr>
          <w:rFonts w:asciiTheme="minorHAnsi" w:eastAsiaTheme="minorEastAsia" w:hAnsiTheme="minorHAnsi" w:cstheme="minorBidi"/>
          <w:i/>
          <w:iCs/>
          <w:sz w:val="24"/>
          <w:szCs w:val="24"/>
        </w:rPr>
        <w:t xml:space="preserve">. Without action, both you and your gifts will remain in the category of “potential.” </w:t>
      </w:r>
      <w:r w:rsidRPr="5897EC05">
        <w:rPr>
          <w:rFonts w:asciiTheme="minorHAnsi" w:eastAsiaTheme="minorEastAsia" w:hAnsiTheme="minorHAnsi" w:cstheme="minorBidi"/>
          <w:i/>
          <w:iCs/>
          <w:sz w:val="24"/>
          <w:szCs w:val="24"/>
          <w:u w:val="single"/>
        </w:rPr>
        <w:t>Potential is dormant ability that is never mobilized through vision.</w:t>
      </w:r>
      <w:r w:rsidRPr="5897EC05">
        <w:rPr>
          <w:rFonts w:asciiTheme="minorHAnsi" w:eastAsiaTheme="minorEastAsia" w:hAnsiTheme="minorHAnsi" w:cstheme="minorBidi"/>
          <w:sz w:val="24"/>
          <w:szCs w:val="24"/>
          <w:vertAlign w:val="superscript"/>
        </w:rPr>
        <w:t>”</w:t>
      </w:r>
      <w:r>
        <w:rPr>
          <w:rFonts w:asciiTheme="minorHAnsi" w:eastAsiaTheme="minorEastAsia" w:hAnsiTheme="minorHAnsi" w:cstheme="minorBidi"/>
          <w:sz w:val="24"/>
          <w:szCs w:val="24"/>
          <w:vertAlign w:val="superscript"/>
        </w:rPr>
        <w:t xml:space="preserve"> </w:t>
      </w:r>
    </w:p>
    <w:p w14:paraId="2624F7F5" w14:textId="77777777" w:rsidR="00165F80" w:rsidRDefault="00EC4054" w:rsidP="00287EFD">
      <w:pPr>
        <w:pStyle w:val="ListParagraph"/>
        <w:spacing w:after="0"/>
        <w:ind w:left="0" w:firstLine="720"/>
        <w:contextualSpacing w:val="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w:t>
      </w:r>
      <w:r w:rsidR="00FC51CB">
        <w:rPr>
          <w:rFonts w:asciiTheme="minorHAnsi" w:eastAsiaTheme="minorEastAsia" w:hAnsiTheme="minorHAnsi" w:cstheme="minorBidi"/>
          <w:bCs/>
          <w:sz w:val="24"/>
          <w:szCs w:val="24"/>
        </w:rPr>
        <w:t>hen th</w:t>
      </w:r>
      <w:r w:rsidR="009A19CB">
        <w:rPr>
          <w:rFonts w:asciiTheme="minorHAnsi" w:eastAsiaTheme="minorEastAsia" w:hAnsiTheme="minorHAnsi" w:cstheme="minorBidi"/>
          <w:bCs/>
          <w:sz w:val="24"/>
          <w:szCs w:val="24"/>
        </w:rPr>
        <w:t xml:space="preserve">ere is a </w:t>
      </w:r>
      <w:r w:rsidR="00940548">
        <w:rPr>
          <w:rFonts w:asciiTheme="minorHAnsi" w:eastAsiaTheme="minorEastAsia" w:hAnsiTheme="minorHAnsi" w:cstheme="minorBidi"/>
          <w:bCs/>
          <w:sz w:val="24"/>
          <w:szCs w:val="24"/>
        </w:rPr>
        <w:t>scarcity</w:t>
      </w:r>
      <w:r w:rsidR="009A19CB">
        <w:rPr>
          <w:rFonts w:asciiTheme="minorHAnsi" w:eastAsiaTheme="minorEastAsia" w:hAnsiTheme="minorHAnsi" w:cstheme="minorBidi"/>
          <w:bCs/>
          <w:sz w:val="24"/>
          <w:szCs w:val="24"/>
        </w:rPr>
        <w:t xml:space="preserve"> of the</w:t>
      </w:r>
      <w:r w:rsidR="00DC0E9C" w:rsidRPr="00890F86">
        <w:rPr>
          <w:rFonts w:asciiTheme="minorHAnsi" w:eastAsiaTheme="minorEastAsia" w:hAnsiTheme="minorHAnsi" w:cstheme="minorBidi"/>
          <w:bCs/>
          <w:sz w:val="24"/>
          <w:szCs w:val="24"/>
        </w:rPr>
        <w:t xml:space="preserve"> Word of God</w:t>
      </w:r>
      <w:r w:rsidR="009F7CAF">
        <w:rPr>
          <w:rFonts w:asciiTheme="minorHAnsi" w:eastAsiaTheme="minorEastAsia" w:hAnsiTheme="minorHAnsi" w:cstheme="minorBidi"/>
          <w:bCs/>
          <w:sz w:val="24"/>
          <w:szCs w:val="24"/>
        </w:rPr>
        <w:t>,</w:t>
      </w:r>
      <w:r w:rsidR="009A19CB">
        <w:rPr>
          <w:rFonts w:asciiTheme="minorHAnsi" w:eastAsiaTheme="minorEastAsia" w:hAnsiTheme="minorHAnsi" w:cstheme="minorBidi"/>
          <w:bCs/>
          <w:sz w:val="24"/>
          <w:szCs w:val="24"/>
        </w:rPr>
        <w:t xml:space="preserve"> there is</w:t>
      </w:r>
      <w:r w:rsidR="00DC0E9C" w:rsidRPr="00890F86">
        <w:rPr>
          <w:rFonts w:asciiTheme="minorHAnsi" w:eastAsiaTheme="minorEastAsia" w:hAnsiTheme="minorHAnsi" w:cstheme="minorBidi"/>
          <w:bCs/>
          <w:sz w:val="24"/>
          <w:szCs w:val="24"/>
        </w:rPr>
        <w:t xml:space="preserve"> little light to walk in the darkness of the world</w:t>
      </w:r>
      <w:r w:rsidR="009A19CB">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Consequently</w:t>
      </w:r>
      <w:r w:rsidR="009A19CB">
        <w:rPr>
          <w:rFonts w:asciiTheme="minorHAnsi" w:eastAsiaTheme="minorEastAsia" w:hAnsiTheme="minorHAnsi" w:cstheme="minorBidi"/>
          <w:bCs/>
          <w:sz w:val="24"/>
          <w:szCs w:val="24"/>
        </w:rPr>
        <w:t>,</w:t>
      </w:r>
      <w:r w:rsidR="00DC0E9C" w:rsidRPr="00890F86">
        <w:rPr>
          <w:rFonts w:asciiTheme="minorHAnsi" w:eastAsiaTheme="minorEastAsia" w:hAnsiTheme="minorHAnsi" w:cstheme="minorBidi"/>
          <w:bCs/>
          <w:sz w:val="24"/>
          <w:szCs w:val="24"/>
        </w:rPr>
        <w:t xml:space="preserve"> little light</w:t>
      </w:r>
      <w:r w:rsidR="00FF07AE">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00DC0E9C" w:rsidRPr="00890F86">
        <w:rPr>
          <w:rFonts w:asciiTheme="minorHAnsi" w:eastAsiaTheme="minorEastAsia" w:hAnsiTheme="minorHAnsi" w:cstheme="minorBidi"/>
          <w:bCs/>
          <w:sz w:val="24"/>
          <w:szCs w:val="24"/>
        </w:rPr>
        <w:t xml:space="preserve">little vision; little vision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00DC0E9C" w:rsidRPr="00890F86">
        <w:rPr>
          <w:rFonts w:asciiTheme="minorHAnsi" w:eastAsiaTheme="minorEastAsia" w:hAnsiTheme="minorHAnsi" w:cstheme="minorBidi"/>
          <w:bCs/>
          <w:sz w:val="24"/>
          <w:szCs w:val="24"/>
        </w:rPr>
        <w:t>little knowledge of God.</w:t>
      </w:r>
      <w:r w:rsidR="00AF26CC">
        <w:rPr>
          <w:rFonts w:asciiTheme="minorHAnsi" w:eastAsiaTheme="minorEastAsia" w:hAnsiTheme="minorHAnsi" w:cstheme="minorBidi"/>
          <w:bCs/>
          <w:sz w:val="24"/>
          <w:szCs w:val="24"/>
        </w:rPr>
        <w:t xml:space="preserve"> Consequently, w</w:t>
      </w:r>
      <w:r w:rsidR="00AF26CC" w:rsidRPr="00890F86">
        <w:rPr>
          <w:rFonts w:asciiTheme="minorHAnsi" w:eastAsiaTheme="minorEastAsia" w:hAnsiTheme="minorHAnsi" w:cstheme="minorBidi"/>
          <w:bCs/>
          <w:sz w:val="24"/>
          <w:szCs w:val="24"/>
        </w:rPr>
        <w:t>ithout the knowledge of God</w:t>
      </w:r>
      <w:r w:rsidR="00AF26CC">
        <w:rPr>
          <w:rFonts w:asciiTheme="minorHAnsi" w:eastAsiaTheme="minorEastAsia" w:hAnsiTheme="minorHAnsi" w:cstheme="minorBidi"/>
          <w:bCs/>
          <w:sz w:val="24"/>
          <w:szCs w:val="24"/>
        </w:rPr>
        <w:t xml:space="preserve"> -</w:t>
      </w:r>
      <w:r w:rsidR="00AF26CC" w:rsidRPr="00890F86">
        <w:rPr>
          <w:rFonts w:asciiTheme="minorHAnsi" w:eastAsiaTheme="minorEastAsia" w:hAnsiTheme="minorHAnsi" w:cstheme="minorBidi"/>
          <w:bCs/>
          <w:sz w:val="24"/>
          <w:szCs w:val="24"/>
        </w:rPr>
        <w:t xml:space="preserve"> people perish</w:t>
      </w:r>
      <w:r w:rsidR="00AF26CC">
        <w:rPr>
          <w:rFonts w:asciiTheme="minorHAnsi" w:eastAsiaTheme="minorEastAsia" w:hAnsiTheme="minorHAnsi" w:cstheme="minorBidi"/>
          <w:bCs/>
          <w:sz w:val="24"/>
          <w:szCs w:val="24"/>
        </w:rPr>
        <w:t>. What we read, what we gaze at is what the eyes of our hearts see…</w:t>
      </w:r>
      <w:r w:rsidR="00DC0E9C" w:rsidRPr="00890F86">
        <w:rPr>
          <w:rFonts w:asciiTheme="minorHAnsi" w:eastAsiaTheme="minorEastAsia" w:hAnsiTheme="minorHAnsi" w:cstheme="minorBidi"/>
          <w:bCs/>
          <w:sz w:val="24"/>
          <w:szCs w:val="24"/>
        </w:rPr>
        <w:t xml:space="preserve"> </w:t>
      </w:r>
      <w:r w:rsidR="00AF26CC">
        <w:rPr>
          <w:rFonts w:asciiTheme="minorHAnsi" w:eastAsiaTheme="minorEastAsia" w:hAnsiTheme="minorHAnsi" w:cstheme="minorBidi"/>
          <w:bCs/>
          <w:sz w:val="24"/>
          <w:szCs w:val="24"/>
        </w:rPr>
        <w:t xml:space="preserve">what we let into to our hearts is what we will think about and what we think about is </w:t>
      </w:r>
      <w:r>
        <w:rPr>
          <w:rFonts w:asciiTheme="minorHAnsi" w:eastAsiaTheme="minorEastAsia" w:hAnsiTheme="minorHAnsi" w:cstheme="minorBidi"/>
          <w:bCs/>
          <w:sz w:val="24"/>
          <w:szCs w:val="24"/>
        </w:rPr>
        <w:t xml:space="preserve">what we become. As </w:t>
      </w:r>
      <w:r w:rsidR="000C50C2">
        <w:rPr>
          <w:rFonts w:asciiTheme="minorHAnsi" w:eastAsiaTheme="minorEastAsia" w:hAnsiTheme="minorHAnsi" w:cstheme="minorBidi"/>
          <w:bCs/>
          <w:sz w:val="24"/>
          <w:szCs w:val="24"/>
        </w:rPr>
        <w:t>René</w:t>
      </w:r>
      <w:r>
        <w:rPr>
          <w:rFonts w:asciiTheme="minorHAnsi" w:eastAsiaTheme="minorEastAsia" w:hAnsiTheme="minorHAnsi" w:cstheme="minorBidi"/>
          <w:bCs/>
          <w:sz w:val="24"/>
          <w:szCs w:val="24"/>
        </w:rPr>
        <w:t xml:space="preserve"> Descartes said, </w:t>
      </w:r>
      <w:r w:rsidR="000C50C2">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I think, therefore I am.”</w:t>
      </w:r>
      <w:r w:rsidR="00AF26CC">
        <w:rPr>
          <w:rFonts w:asciiTheme="minorHAnsi" w:eastAsiaTheme="minorEastAsia" w:hAnsiTheme="minorHAnsi" w:cstheme="minorBidi"/>
          <w:bCs/>
          <w:sz w:val="24"/>
          <w:szCs w:val="24"/>
        </w:rPr>
        <w:t xml:space="preserve"> </w:t>
      </w:r>
    </w:p>
    <w:p w14:paraId="73492C38" w14:textId="77777777" w:rsidR="00D4489A" w:rsidRDefault="00D4489A" w:rsidP="00287EFD">
      <w:pPr>
        <w:pStyle w:val="ListParagraph"/>
        <w:spacing w:after="0"/>
        <w:ind w:left="0" w:firstLine="720"/>
        <w:contextualSpacing w:val="0"/>
        <w:jc w:val="both"/>
        <w:rPr>
          <w:rFonts w:asciiTheme="minorHAnsi" w:eastAsiaTheme="minorEastAsia" w:hAnsiTheme="minorHAnsi" w:cstheme="minorBidi"/>
          <w:bCs/>
          <w:sz w:val="24"/>
          <w:szCs w:val="24"/>
        </w:rPr>
      </w:pPr>
    </w:p>
    <w:p w14:paraId="593265B7" w14:textId="77777777" w:rsidR="0069033C" w:rsidRPr="00076586" w:rsidRDefault="0069033C" w:rsidP="0069033C">
      <w:pPr>
        <w:pStyle w:val="ListParagraph"/>
        <w:spacing w:after="0" w:line="240" w:lineRule="auto"/>
        <w:ind w:left="0"/>
        <w:contextualSpacing w:val="0"/>
        <w:jc w:val="center"/>
        <w:rPr>
          <w:rFonts w:asciiTheme="minorHAnsi" w:eastAsiaTheme="minorEastAsia" w:hAnsiTheme="minorHAnsi" w:cstheme="minorBidi"/>
          <w:b/>
          <w:bCs/>
          <w:iCs/>
          <w:sz w:val="24"/>
          <w:szCs w:val="24"/>
        </w:rPr>
      </w:pPr>
      <w:r w:rsidRPr="00076586">
        <w:rPr>
          <w:rFonts w:asciiTheme="minorHAnsi" w:eastAsiaTheme="minorEastAsia" w:hAnsiTheme="minorHAnsi" w:cstheme="minorBidi"/>
          <w:b/>
          <w:bCs/>
          <w:iCs/>
          <w:sz w:val="24"/>
          <w:szCs w:val="24"/>
        </w:rPr>
        <w:t xml:space="preserve">Psalm 119:18 </w:t>
      </w:r>
    </w:p>
    <w:p w14:paraId="7D75039B" w14:textId="77777777" w:rsidR="0069033C" w:rsidRDefault="0069033C"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r w:rsidRPr="00076586">
        <w:rPr>
          <w:rStyle w:val="text"/>
          <w:rFonts w:asciiTheme="minorHAnsi" w:eastAsiaTheme="minorEastAsia" w:hAnsiTheme="minorHAnsi" w:cstheme="minorBidi"/>
          <w:b/>
          <w:bCs/>
          <w:i/>
          <w:iCs/>
          <w:sz w:val="24"/>
          <w:szCs w:val="24"/>
        </w:rPr>
        <w:t>Open my eyes so I can truly see the marvelous things in your law!</w:t>
      </w:r>
    </w:p>
    <w:p w14:paraId="0D184141" w14:textId="77777777" w:rsidR="00683609" w:rsidRDefault="00683609"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p>
    <w:p w14:paraId="768C1C79" w14:textId="77777777" w:rsidR="00A76712" w:rsidRDefault="00A76712" w:rsidP="00A76712">
      <w:pPr>
        <w:jc w:val="center"/>
        <w:rPr>
          <w:b/>
          <w:bCs/>
          <w:sz w:val="28"/>
          <w:szCs w:val="28"/>
        </w:rPr>
      </w:pPr>
      <w:r>
        <w:rPr>
          <w:b/>
          <w:bCs/>
          <w:sz w:val="28"/>
          <w:szCs w:val="28"/>
        </w:rPr>
        <w:t>The Bible… Nutrition for the Soul</w:t>
      </w:r>
    </w:p>
    <w:p w14:paraId="782D4132" w14:textId="77777777" w:rsidR="00A76712" w:rsidRDefault="00A76712" w:rsidP="002B33E1">
      <w:pPr>
        <w:spacing w:after="0"/>
        <w:jc w:val="center"/>
        <w:rPr>
          <w:rFonts w:cstheme="minorHAnsi"/>
          <w:b/>
          <w:sz w:val="24"/>
          <w:szCs w:val="24"/>
        </w:rPr>
      </w:pPr>
      <w:r>
        <w:rPr>
          <w:b/>
          <w:bCs/>
          <w:sz w:val="28"/>
          <w:szCs w:val="28"/>
        </w:rPr>
        <w:t xml:space="preserve"> </w:t>
      </w:r>
      <w:r w:rsidRPr="006B5459">
        <w:rPr>
          <w:rFonts w:cstheme="minorHAnsi"/>
          <w:b/>
          <w:sz w:val="24"/>
          <w:szCs w:val="24"/>
        </w:rPr>
        <w:t xml:space="preserve">1Timothy 4:6 </w:t>
      </w:r>
      <w:r>
        <w:rPr>
          <w:rFonts w:cstheme="minorHAnsi"/>
          <w:b/>
          <w:sz w:val="24"/>
          <w:szCs w:val="24"/>
        </w:rPr>
        <w:t xml:space="preserve"> </w:t>
      </w:r>
    </w:p>
    <w:p w14:paraId="7B2B0316" w14:textId="77777777" w:rsidR="00A76712" w:rsidRPr="006B5459" w:rsidRDefault="00A76712" w:rsidP="00A76712">
      <w:pPr>
        <w:jc w:val="center"/>
        <w:rPr>
          <w:rFonts w:cstheme="minorHAnsi"/>
          <w:b/>
          <w:i/>
          <w:sz w:val="24"/>
          <w:szCs w:val="24"/>
        </w:rPr>
      </w:pPr>
      <w:r w:rsidRPr="006B5459">
        <w:rPr>
          <w:rFonts w:cstheme="minorHAnsi"/>
          <w:b/>
          <w:i/>
          <w:sz w:val="24"/>
          <w:szCs w:val="24"/>
        </w:rPr>
        <w:t>By pointing our such things to the brothers and sisters, you will be a good servant of Christ Jesus, having nourished yourself on the Words of the faith and of the good teaching that you have followed.</w:t>
      </w:r>
    </w:p>
    <w:p w14:paraId="3C2260CC" w14:textId="77777777" w:rsidR="00C25A6C" w:rsidRDefault="00EF791B" w:rsidP="00C25A6C">
      <w:pPr>
        <w:ind w:firstLine="720"/>
        <w:jc w:val="both"/>
        <w:rPr>
          <w:sz w:val="24"/>
          <w:szCs w:val="24"/>
        </w:rPr>
      </w:pPr>
      <w:r>
        <w:rPr>
          <w:sz w:val="24"/>
          <w:szCs w:val="24"/>
        </w:rPr>
        <w:t xml:space="preserve">When my first </w:t>
      </w:r>
      <w:r w:rsidR="00C25A6C">
        <w:rPr>
          <w:sz w:val="24"/>
          <w:szCs w:val="24"/>
        </w:rPr>
        <w:t xml:space="preserve">granddaughter Naomi </w:t>
      </w:r>
      <w:r>
        <w:rPr>
          <w:sz w:val="24"/>
          <w:szCs w:val="24"/>
        </w:rPr>
        <w:t>was born, I had the privilege of keeping her whil</w:t>
      </w:r>
      <w:r w:rsidR="00C25A6C">
        <w:rPr>
          <w:sz w:val="24"/>
          <w:szCs w:val="24"/>
        </w:rPr>
        <w:t>e her mother work</w:t>
      </w:r>
      <w:r>
        <w:rPr>
          <w:sz w:val="24"/>
          <w:szCs w:val="24"/>
        </w:rPr>
        <w:t xml:space="preserve">ed </w:t>
      </w:r>
      <w:r w:rsidR="00C25A6C">
        <w:rPr>
          <w:sz w:val="24"/>
          <w:szCs w:val="24"/>
        </w:rPr>
        <w:t>one day a week as a nurse. I learned much about discipling through caring for her.</w:t>
      </w:r>
      <w:r w:rsidRPr="00EF791B">
        <w:rPr>
          <w:sz w:val="24"/>
          <w:szCs w:val="24"/>
        </w:rPr>
        <w:t xml:space="preserve"> </w:t>
      </w:r>
      <w:r>
        <w:rPr>
          <w:sz w:val="24"/>
          <w:szCs w:val="24"/>
        </w:rPr>
        <w:t>Babies and children are dependent on adults for everything (1 Thessalonians 2:7-13).</w:t>
      </w:r>
      <w:r w:rsidR="00C25A6C">
        <w:rPr>
          <w:sz w:val="24"/>
          <w:szCs w:val="24"/>
        </w:rPr>
        <w:t xml:space="preserve"> </w:t>
      </w:r>
      <w:r>
        <w:rPr>
          <w:sz w:val="24"/>
          <w:szCs w:val="24"/>
        </w:rPr>
        <w:t>Likewise, i</w:t>
      </w:r>
      <w:r w:rsidR="00C25A6C">
        <w:rPr>
          <w:sz w:val="24"/>
          <w:szCs w:val="24"/>
        </w:rPr>
        <w:t xml:space="preserve">nfants in Christ cannot grow unless someone feeds </w:t>
      </w:r>
      <w:r>
        <w:rPr>
          <w:sz w:val="24"/>
          <w:szCs w:val="24"/>
        </w:rPr>
        <w:t>them spiritually.</w:t>
      </w:r>
      <w:r w:rsidR="00C25A6C">
        <w:rPr>
          <w:sz w:val="24"/>
          <w:szCs w:val="24"/>
        </w:rPr>
        <w:t xml:space="preserve"> </w:t>
      </w:r>
      <w:r w:rsidR="00C25A6C" w:rsidRPr="00FB70EB">
        <w:rPr>
          <w:sz w:val="24"/>
          <w:szCs w:val="24"/>
        </w:rPr>
        <w:t>Without proper nourishment</w:t>
      </w:r>
      <w:r w:rsidR="009121F7">
        <w:rPr>
          <w:sz w:val="24"/>
          <w:szCs w:val="24"/>
        </w:rPr>
        <w:t>,</w:t>
      </w:r>
      <w:r w:rsidR="00C25A6C" w:rsidRPr="00FB70EB">
        <w:rPr>
          <w:sz w:val="24"/>
          <w:szCs w:val="24"/>
        </w:rPr>
        <w:t xml:space="preserve"> </w:t>
      </w:r>
      <w:r>
        <w:rPr>
          <w:sz w:val="24"/>
          <w:szCs w:val="24"/>
        </w:rPr>
        <w:t xml:space="preserve">they </w:t>
      </w:r>
      <w:r w:rsidR="00C25A6C" w:rsidRPr="00FB70EB">
        <w:rPr>
          <w:sz w:val="24"/>
          <w:szCs w:val="24"/>
        </w:rPr>
        <w:t>will not grow to maturity</w:t>
      </w:r>
      <w:r>
        <w:rPr>
          <w:sz w:val="24"/>
          <w:szCs w:val="24"/>
        </w:rPr>
        <w:t>. That’s the</w:t>
      </w:r>
      <w:r w:rsidR="009121F7" w:rsidRPr="00282146">
        <w:rPr>
          <w:sz w:val="24"/>
          <w:szCs w:val="24"/>
        </w:rPr>
        <w:t xml:space="preserve"> goal of the heavenly Father for </w:t>
      </w:r>
      <w:r w:rsidR="009121F7">
        <w:rPr>
          <w:sz w:val="24"/>
          <w:szCs w:val="24"/>
        </w:rPr>
        <w:t>all</w:t>
      </w:r>
      <w:r w:rsidR="009121F7" w:rsidRPr="00282146">
        <w:rPr>
          <w:sz w:val="24"/>
          <w:szCs w:val="24"/>
        </w:rPr>
        <w:t xml:space="preserve"> His children</w:t>
      </w:r>
      <w:r w:rsidR="009121F7">
        <w:rPr>
          <w:sz w:val="24"/>
          <w:szCs w:val="24"/>
        </w:rPr>
        <w:t>.</w:t>
      </w:r>
      <w:r w:rsidR="00C25A6C" w:rsidRPr="00FB70EB">
        <w:rPr>
          <w:sz w:val="24"/>
          <w:szCs w:val="24"/>
        </w:rPr>
        <w:t xml:space="preserve"> </w:t>
      </w:r>
    </w:p>
    <w:p w14:paraId="0DE84B0D" w14:textId="77777777" w:rsidR="00EF791B" w:rsidRDefault="00EF791B" w:rsidP="00EF791B">
      <w:pPr>
        <w:ind w:firstLine="720"/>
        <w:jc w:val="both"/>
        <w:rPr>
          <w:sz w:val="24"/>
          <w:szCs w:val="24"/>
        </w:rPr>
      </w:pPr>
      <w:r>
        <w:rPr>
          <w:sz w:val="24"/>
          <w:szCs w:val="24"/>
        </w:rPr>
        <w:t>When I was first born again,</w:t>
      </w:r>
      <w:r w:rsidRPr="00FB70EB">
        <w:rPr>
          <w:sz w:val="24"/>
          <w:szCs w:val="24"/>
        </w:rPr>
        <w:t xml:space="preserve"> I craved the pure milk of the Word of God </w:t>
      </w:r>
      <w:r>
        <w:rPr>
          <w:sz w:val="24"/>
          <w:szCs w:val="24"/>
        </w:rPr>
        <w:t xml:space="preserve">(1 Peter 2:2). </w:t>
      </w:r>
      <w:r w:rsidRPr="00FB70EB">
        <w:rPr>
          <w:sz w:val="24"/>
          <w:szCs w:val="24"/>
        </w:rPr>
        <w:t xml:space="preserve"> From that moment on, when I opened the </w:t>
      </w:r>
      <w:r>
        <w:rPr>
          <w:sz w:val="24"/>
          <w:szCs w:val="24"/>
        </w:rPr>
        <w:t>Bible</w:t>
      </w:r>
      <w:r w:rsidRPr="00FB70EB">
        <w:rPr>
          <w:sz w:val="24"/>
          <w:szCs w:val="24"/>
        </w:rPr>
        <w:t xml:space="preserve">, I heard the voice of the Lord </w:t>
      </w:r>
      <w:r>
        <w:rPr>
          <w:sz w:val="24"/>
          <w:szCs w:val="24"/>
        </w:rPr>
        <w:t xml:space="preserve">speaking to </w:t>
      </w:r>
      <w:r w:rsidRPr="00FB70EB">
        <w:rPr>
          <w:sz w:val="24"/>
          <w:szCs w:val="24"/>
        </w:rPr>
        <w:t>me</w:t>
      </w:r>
      <w:r>
        <w:rPr>
          <w:sz w:val="24"/>
          <w:szCs w:val="24"/>
        </w:rPr>
        <w:t xml:space="preserve"> – but in words that</w:t>
      </w:r>
      <w:r w:rsidRPr="00FB70EB">
        <w:rPr>
          <w:sz w:val="24"/>
          <w:szCs w:val="24"/>
        </w:rPr>
        <w:t xml:space="preserve"> an infant in Christ could understand. </w:t>
      </w:r>
      <w:r>
        <w:rPr>
          <w:sz w:val="24"/>
          <w:szCs w:val="24"/>
        </w:rPr>
        <w:t>S</w:t>
      </w:r>
      <w:r w:rsidRPr="00FB70EB">
        <w:rPr>
          <w:sz w:val="24"/>
          <w:szCs w:val="24"/>
        </w:rPr>
        <w:t xml:space="preserve">adly, it was years latter before I was ready for any meat because I remained a child in the faith.  </w:t>
      </w:r>
    </w:p>
    <w:p w14:paraId="6CC1CCE9" w14:textId="77777777" w:rsidR="00FF07AE" w:rsidRDefault="00FF07AE" w:rsidP="002B33E1">
      <w:pPr>
        <w:spacing w:after="0"/>
        <w:jc w:val="center"/>
        <w:rPr>
          <w:rFonts w:cstheme="minorHAnsi"/>
          <w:b/>
          <w:sz w:val="24"/>
          <w:szCs w:val="24"/>
        </w:rPr>
      </w:pPr>
    </w:p>
    <w:p w14:paraId="61DEFCA8" w14:textId="0E25C587" w:rsidR="00683609" w:rsidDel="00337480" w:rsidRDefault="00683609" w:rsidP="002B33E1">
      <w:pPr>
        <w:spacing w:after="0"/>
        <w:jc w:val="center"/>
        <w:rPr>
          <w:del w:id="1263" w:author="owner" w:date="2018-06-04T13:30:00Z"/>
          <w:rFonts w:cstheme="minorHAnsi"/>
          <w:b/>
          <w:sz w:val="24"/>
          <w:szCs w:val="24"/>
        </w:rPr>
      </w:pPr>
    </w:p>
    <w:p w14:paraId="428F962B" w14:textId="5A177D6B" w:rsidR="00683609" w:rsidDel="00337480" w:rsidRDefault="00683609" w:rsidP="002B33E1">
      <w:pPr>
        <w:spacing w:after="0"/>
        <w:jc w:val="center"/>
        <w:rPr>
          <w:del w:id="1264" w:author="owner" w:date="2018-06-04T13:30:00Z"/>
          <w:rFonts w:cstheme="minorHAnsi"/>
          <w:b/>
          <w:sz w:val="24"/>
          <w:szCs w:val="24"/>
        </w:rPr>
      </w:pPr>
    </w:p>
    <w:p w14:paraId="1980C0FF" w14:textId="77777777" w:rsidR="002B33E1" w:rsidRDefault="002B33E1" w:rsidP="002B33E1">
      <w:pPr>
        <w:spacing w:after="0"/>
        <w:jc w:val="center"/>
        <w:rPr>
          <w:rFonts w:cstheme="minorHAnsi"/>
          <w:b/>
          <w:sz w:val="24"/>
          <w:szCs w:val="24"/>
        </w:rPr>
      </w:pPr>
      <w:r w:rsidRPr="00876E00">
        <w:rPr>
          <w:rFonts w:cstheme="minorHAnsi"/>
          <w:b/>
          <w:sz w:val="24"/>
          <w:szCs w:val="24"/>
        </w:rPr>
        <w:t xml:space="preserve">Deuteronomy 8:3 </w:t>
      </w:r>
    </w:p>
    <w:p w14:paraId="7B78B426" w14:textId="77777777" w:rsidR="002B33E1" w:rsidRDefault="002B33E1" w:rsidP="002B33E1">
      <w:pPr>
        <w:spacing w:after="0"/>
        <w:jc w:val="center"/>
        <w:rPr>
          <w:rStyle w:val="apple-converted-space"/>
          <w:rFonts w:asciiTheme="minorHAnsi" w:hAnsiTheme="minorHAnsi" w:cstheme="minorHAnsi"/>
          <w:b/>
          <w:i/>
          <w:color w:val="000000"/>
          <w:sz w:val="24"/>
          <w:szCs w:val="24"/>
          <w:vertAlign w:val="superscript"/>
        </w:rPr>
      </w:pPr>
      <w:r w:rsidRPr="00876E00">
        <w:rPr>
          <w:rFonts w:asciiTheme="minorHAnsi" w:hAnsiTheme="minorHAnsi" w:cstheme="minorHAnsi"/>
          <w:b/>
          <w:i/>
          <w:color w:val="000000"/>
          <w:sz w:val="24"/>
          <w:szCs w:val="24"/>
        </w:rPr>
        <w:t>So he humbled you by making you hungry and then feeding you with unfamiliar manna.</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He did this to teach you</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that humankind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cannot live by bread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alone, but also by everything that comes from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’s mouth.</w:t>
      </w:r>
      <w:r w:rsidRPr="00876E00">
        <w:rPr>
          <w:rStyle w:val="apple-converted-space"/>
          <w:rFonts w:asciiTheme="minorHAnsi" w:hAnsiTheme="minorHAnsi" w:cstheme="minorHAnsi"/>
          <w:b/>
          <w:i/>
          <w:color w:val="000000"/>
          <w:sz w:val="24"/>
          <w:szCs w:val="24"/>
          <w:vertAlign w:val="superscript"/>
        </w:rPr>
        <w:t> </w:t>
      </w:r>
    </w:p>
    <w:p w14:paraId="60A41AE0" w14:textId="77777777" w:rsidR="005000C1" w:rsidRDefault="005000C1" w:rsidP="002B33E1">
      <w:pPr>
        <w:spacing w:after="0"/>
        <w:jc w:val="center"/>
        <w:rPr>
          <w:rStyle w:val="apple-converted-space"/>
          <w:rFonts w:asciiTheme="minorHAnsi" w:hAnsiTheme="minorHAnsi" w:cstheme="minorHAnsi"/>
          <w:color w:val="000000"/>
          <w:sz w:val="24"/>
          <w:szCs w:val="24"/>
        </w:rPr>
      </w:pPr>
    </w:p>
    <w:p w14:paraId="29789006" w14:textId="77777777" w:rsidR="00F473CF" w:rsidRPr="00515422" w:rsidRDefault="00F473CF" w:rsidP="00515422">
      <w:pPr>
        <w:spacing w:after="0"/>
        <w:jc w:val="center"/>
        <w:rPr>
          <w:b/>
          <w:sz w:val="24"/>
          <w:szCs w:val="24"/>
        </w:rPr>
      </w:pPr>
      <w:r w:rsidRPr="00515422">
        <w:rPr>
          <w:b/>
          <w:sz w:val="24"/>
          <w:szCs w:val="24"/>
        </w:rPr>
        <w:t>Ephesians 4:</w:t>
      </w:r>
      <w:r w:rsidR="00515422" w:rsidRPr="00515422">
        <w:rPr>
          <w:b/>
          <w:sz w:val="24"/>
          <w:szCs w:val="24"/>
        </w:rPr>
        <w:t xml:space="preserve">17-23 </w:t>
      </w:r>
    </w:p>
    <w:p w14:paraId="1139FD24" w14:textId="77777777" w:rsidR="00F473CF" w:rsidRDefault="00F473CF" w:rsidP="00515422">
      <w:pPr>
        <w:spacing w:after="0"/>
        <w:ind w:firstLine="720"/>
        <w:jc w:val="center"/>
        <w:rPr>
          <w:rFonts w:asciiTheme="minorHAnsi" w:hAnsiTheme="minorHAnsi" w:cstheme="minorHAnsi"/>
          <w:b/>
          <w:i/>
          <w:sz w:val="24"/>
          <w:szCs w:val="24"/>
        </w:rPr>
      </w:pPr>
      <w:r w:rsidRPr="00515422">
        <w:rPr>
          <w:rStyle w:val="s"/>
          <w:rFonts w:asciiTheme="minorHAnsi" w:hAnsiTheme="minorHAnsi" w:cstheme="minorHAnsi"/>
          <w:b/>
          <w:i/>
          <w:color w:val="000000"/>
          <w:sz w:val="24"/>
          <w:szCs w:val="24"/>
          <w:shd w:val="clear" w:color="auto" w:fill="FFFFFF"/>
        </w:rPr>
        <w:t>So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 say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insist</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Lord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no longer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live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Gentiles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futility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thinking</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are darkened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their understanding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alienated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from the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God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 ignorance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due to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hardness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hearts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 they are callous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have given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themselves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over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indecency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for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practice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every kind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impurity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greediness</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But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did not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learn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Christ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like this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if</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indeed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 heard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just 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truth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Jesus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 with</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reference to your former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way of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lay aside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old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is being corrupted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accordance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 deceitful</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desires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be renewed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 spirit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your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mind</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put on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new</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has been created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God’s image</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netverse"/>
          <w:rFonts w:asciiTheme="minorHAnsi" w:hAnsiTheme="minorHAnsi" w:cstheme="minorHAnsi"/>
          <w:b/>
          <w:i/>
          <w:color w:val="000000"/>
          <w:sz w:val="24"/>
          <w:szCs w:val="24"/>
          <w:shd w:val="clear" w:color="auto" w:fill="FFFFFF"/>
        </w:rPr>
        <w:t> –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righteousness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holiness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comes from truth</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00FF3B42" w:rsidRPr="00515422">
        <w:rPr>
          <w:rFonts w:asciiTheme="minorHAnsi" w:hAnsiTheme="minorHAnsi" w:cstheme="minorHAnsi"/>
          <w:b/>
          <w:i/>
          <w:sz w:val="24"/>
          <w:szCs w:val="24"/>
        </w:rPr>
        <w:t xml:space="preserve"> </w:t>
      </w:r>
    </w:p>
    <w:p w14:paraId="78B10D94" w14:textId="77777777" w:rsidR="0067686E" w:rsidRPr="00515422" w:rsidRDefault="0067686E" w:rsidP="00515422">
      <w:pPr>
        <w:spacing w:after="0"/>
        <w:ind w:firstLine="720"/>
        <w:jc w:val="center"/>
        <w:rPr>
          <w:rFonts w:asciiTheme="minorHAnsi" w:hAnsiTheme="minorHAnsi" w:cstheme="minorHAnsi"/>
          <w:b/>
          <w:i/>
          <w:sz w:val="24"/>
          <w:szCs w:val="24"/>
        </w:rPr>
      </w:pPr>
    </w:p>
    <w:p w14:paraId="3C3FCBB9" w14:textId="77777777" w:rsidR="00021330" w:rsidRDefault="00021330" w:rsidP="00021330">
      <w:pPr>
        <w:spacing w:after="0"/>
        <w:jc w:val="center"/>
        <w:rPr>
          <w:sz w:val="24"/>
          <w:szCs w:val="24"/>
        </w:rPr>
      </w:pPr>
    </w:p>
    <w:p w14:paraId="2C17F530" w14:textId="77777777" w:rsidR="0036037D" w:rsidRDefault="0036037D" w:rsidP="0036037D">
      <w:pPr>
        <w:jc w:val="center"/>
        <w:rPr>
          <w:b/>
          <w:bCs/>
          <w:sz w:val="28"/>
          <w:szCs w:val="28"/>
        </w:rPr>
      </w:pPr>
      <w:r>
        <w:rPr>
          <w:b/>
          <w:bCs/>
          <w:sz w:val="28"/>
          <w:szCs w:val="28"/>
        </w:rPr>
        <w:t xml:space="preserve">Sanctification </w:t>
      </w:r>
    </w:p>
    <w:p w14:paraId="2E25F86C" w14:textId="77777777" w:rsidR="0036037D" w:rsidRDefault="0036037D" w:rsidP="0036037D">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Ephesians 5:25-27 </w:t>
      </w:r>
      <w:r>
        <w:rPr>
          <w:rFonts w:asciiTheme="minorHAnsi" w:hAnsiTheme="minorHAnsi" w:cstheme="minorHAnsi"/>
          <w:b/>
          <w:sz w:val="24"/>
          <w:szCs w:val="24"/>
        </w:rPr>
        <w:t xml:space="preserve"> </w:t>
      </w:r>
    </w:p>
    <w:p w14:paraId="01B813BE" w14:textId="77777777" w:rsidR="0036037D" w:rsidRDefault="0036037D" w:rsidP="0036037D">
      <w:pPr>
        <w:jc w:val="center"/>
        <w:rPr>
          <w:rStyle w:val="apple-converted-space"/>
          <w:rFonts w:asciiTheme="minorHAnsi" w:hAnsiTheme="minorHAnsi" w:cstheme="minorHAnsi"/>
          <w:b/>
          <w:i/>
          <w:color w:val="000000"/>
          <w:sz w:val="24"/>
          <w:szCs w:val="24"/>
          <w:vertAlign w:val="superscript"/>
        </w:rPr>
      </w:pPr>
      <w:r>
        <w:rPr>
          <w:rFonts w:asciiTheme="minorHAnsi" w:hAnsiTheme="minorHAnsi" w:cstheme="minorHAnsi"/>
          <w:b/>
          <w:sz w:val="24"/>
          <w:szCs w:val="24"/>
        </w:rPr>
        <w:t xml:space="preserve"> </w:t>
      </w:r>
      <w:r w:rsidRPr="00C07B4C">
        <w:rPr>
          <w:rFonts w:asciiTheme="minorHAnsi" w:hAnsiTheme="minorHAnsi" w:cstheme="minorHAnsi"/>
          <w:b/>
          <w:i/>
          <w:color w:val="000000"/>
          <w:sz w:val="24"/>
          <w:szCs w:val="24"/>
        </w:rPr>
        <w:t>Husbands, love your</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wives just as Christ loved the church and gave himself for her</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to sanctify her by cleansing her</w:t>
      </w:r>
      <w:r w:rsidRPr="00C07B4C">
        <w:rPr>
          <w:rStyle w:val="apple-converted-space"/>
          <w:rFonts w:asciiTheme="minorHAnsi" w:hAnsiTheme="minorHAnsi" w:cstheme="minorHAnsi"/>
          <w:b/>
          <w:i/>
          <w:color w:val="000000"/>
          <w:sz w:val="24"/>
          <w:szCs w:val="24"/>
          <w:vertAlign w:val="superscript"/>
        </w:rPr>
        <w:t xml:space="preserve"> </w:t>
      </w:r>
      <w:r w:rsidRPr="00C07B4C">
        <w:rPr>
          <w:rFonts w:asciiTheme="minorHAnsi" w:hAnsiTheme="minorHAnsi" w:cstheme="minorHAnsi"/>
          <w:b/>
          <w:i/>
          <w:color w:val="000000"/>
          <w:sz w:val="24"/>
          <w:szCs w:val="24"/>
        </w:rPr>
        <w:t>with the washing of the water by the word,</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so that he</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may present the church to himself as glorious – not having a stain or wrinkle, or any such blemish, but holy and blameless.</w:t>
      </w:r>
      <w:r w:rsidRPr="00C07B4C">
        <w:rPr>
          <w:rStyle w:val="apple-converted-space"/>
          <w:rFonts w:asciiTheme="minorHAnsi" w:hAnsiTheme="minorHAnsi" w:cstheme="minorHAnsi"/>
          <w:b/>
          <w:i/>
          <w:color w:val="000000"/>
          <w:sz w:val="24"/>
          <w:szCs w:val="24"/>
          <w:vertAlign w:val="superscript"/>
        </w:rPr>
        <w:t> </w:t>
      </w:r>
    </w:p>
    <w:p w14:paraId="0DD9FE99" w14:textId="77777777" w:rsidR="0036037D" w:rsidRDefault="0036037D" w:rsidP="0036037D">
      <w:pPr>
        <w:ind w:firstLine="720"/>
        <w:jc w:val="both"/>
        <w:rPr>
          <w:sz w:val="24"/>
          <w:szCs w:val="24"/>
        </w:rPr>
      </w:pPr>
      <w:r w:rsidRPr="00C07B4C">
        <w:rPr>
          <w:sz w:val="24"/>
          <w:szCs w:val="24"/>
        </w:rPr>
        <w:t xml:space="preserve">When she was converted at almost fifty years old, </w:t>
      </w:r>
      <w:r w:rsidR="00FC7378">
        <w:rPr>
          <w:sz w:val="24"/>
          <w:szCs w:val="24"/>
        </w:rPr>
        <w:t>my friend, Ruth Anne Bridges</w:t>
      </w:r>
      <w:r w:rsidRPr="00C07B4C">
        <w:rPr>
          <w:sz w:val="24"/>
          <w:szCs w:val="24"/>
        </w:rPr>
        <w:t xml:space="preserve"> began to meditate </w:t>
      </w:r>
      <w:r w:rsidR="00FC7378">
        <w:rPr>
          <w:sz w:val="24"/>
          <w:szCs w:val="24"/>
        </w:rPr>
        <w:t xml:space="preserve">on </w:t>
      </w:r>
      <w:r w:rsidRPr="00C07B4C">
        <w:rPr>
          <w:sz w:val="24"/>
          <w:szCs w:val="24"/>
        </w:rPr>
        <w:t>and memorize the Word of God. A non-believer in her family said, with negative connotations, “That sounds like brain washing.” She responded: “That is exactly what memorizing Scripture does; it is washes my brain of lies and replaces them with the Truth!”</w:t>
      </w:r>
      <w:r w:rsidR="00FC7378" w:rsidRPr="00FC7378">
        <w:rPr>
          <w:sz w:val="24"/>
          <w:szCs w:val="24"/>
        </w:rPr>
        <w:t xml:space="preserve"> </w:t>
      </w:r>
      <w:r w:rsidR="00FC7378">
        <w:rPr>
          <w:sz w:val="24"/>
          <w:szCs w:val="24"/>
        </w:rPr>
        <w:t xml:space="preserve">We could think of the Bible as a bar of soap for the mind. </w:t>
      </w:r>
      <w:r w:rsidR="00FC7378" w:rsidRPr="00C07B4C">
        <w:rPr>
          <w:sz w:val="24"/>
          <w:szCs w:val="24"/>
        </w:rPr>
        <w:t xml:space="preserve"> </w:t>
      </w:r>
      <w:r w:rsidRPr="00C07B4C">
        <w:rPr>
          <w:sz w:val="24"/>
          <w:szCs w:val="24"/>
        </w:rPr>
        <w:t>It changes our old, carnal thinking and exchanges it for the mind of Christ. By memorizing passages</w:t>
      </w:r>
      <w:r>
        <w:rPr>
          <w:sz w:val="24"/>
          <w:szCs w:val="24"/>
        </w:rPr>
        <w:t>,</w:t>
      </w:r>
      <w:r w:rsidRPr="00C07B4C">
        <w:rPr>
          <w:sz w:val="24"/>
          <w:szCs w:val="24"/>
        </w:rPr>
        <w:t xml:space="preserve"> we give the Holy Spirit the opportunity to speak specific words </w:t>
      </w:r>
      <w:r w:rsidRPr="00FC7378">
        <w:rPr>
          <w:sz w:val="24"/>
          <w:szCs w:val="24"/>
        </w:rPr>
        <w:t>(</w:t>
      </w:r>
      <w:r w:rsidR="00FC7378" w:rsidRPr="00FC7378">
        <w:rPr>
          <w:sz w:val="24"/>
          <w:szCs w:val="24"/>
        </w:rPr>
        <w:t>r</w:t>
      </w:r>
      <w:r w:rsidRPr="00FC7378">
        <w:rPr>
          <w:sz w:val="24"/>
          <w:szCs w:val="24"/>
        </w:rPr>
        <w:t>hema</w:t>
      </w:r>
      <w:r w:rsidR="00FC7378" w:rsidRPr="00FC7378">
        <w:rPr>
          <w:sz w:val="24"/>
          <w:szCs w:val="24"/>
        </w:rPr>
        <w:t>s</w:t>
      </w:r>
      <w:r w:rsidRPr="00FC7378">
        <w:rPr>
          <w:sz w:val="24"/>
          <w:szCs w:val="24"/>
        </w:rPr>
        <w:t>)</w:t>
      </w:r>
      <w:r w:rsidRPr="00C07B4C">
        <w:rPr>
          <w:sz w:val="24"/>
          <w:szCs w:val="24"/>
        </w:rPr>
        <w:t xml:space="preserve"> to us. The Bible was written by the Holy Spirit; it is the dialect and language He speaks. Therefore, when we store up God’s Word in our hearts, we are increasing His vocabulary within us. </w:t>
      </w:r>
    </w:p>
    <w:p w14:paraId="7F08EB41" w14:textId="77777777" w:rsidR="0036037D" w:rsidRDefault="0036037D" w:rsidP="0036037D">
      <w:pPr>
        <w:spacing w:after="0"/>
        <w:jc w:val="center"/>
        <w:rPr>
          <w:rFonts w:asciiTheme="minorHAnsi" w:hAnsiTheme="minorHAnsi" w:cstheme="minorHAnsi"/>
          <w:b/>
          <w:sz w:val="24"/>
          <w:szCs w:val="24"/>
        </w:rPr>
      </w:pPr>
      <w:r w:rsidRPr="00837E50">
        <w:rPr>
          <w:rFonts w:asciiTheme="minorHAnsi" w:hAnsiTheme="minorHAnsi" w:cstheme="minorHAnsi"/>
          <w:b/>
          <w:sz w:val="24"/>
          <w:szCs w:val="24"/>
        </w:rPr>
        <w:t>John 17:17 (KJV)</w:t>
      </w:r>
    </w:p>
    <w:p w14:paraId="14360BE3" w14:textId="77777777" w:rsidR="0036037D" w:rsidRDefault="0036037D" w:rsidP="0036037D">
      <w:pPr>
        <w:jc w:val="center"/>
        <w:rPr>
          <w:rStyle w:val="apple-converted-space"/>
          <w:rFonts w:asciiTheme="minorHAnsi" w:hAnsiTheme="minorHAnsi" w:cstheme="minorHAnsi"/>
          <w:b/>
          <w:i/>
          <w:color w:val="000000"/>
          <w:sz w:val="24"/>
          <w:szCs w:val="24"/>
        </w:rPr>
      </w:pPr>
      <w:r w:rsidRPr="00837E50">
        <w:rPr>
          <w:rFonts w:asciiTheme="minorHAnsi" w:hAnsiTheme="minorHAnsi" w:cstheme="minorHAnsi"/>
          <w:b/>
          <w:i/>
          <w:color w:val="000000"/>
          <w:sz w:val="24"/>
          <w:szCs w:val="24"/>
        </w:rPr>
        <w:t>Sanctify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them</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through</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 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word</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is</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w:t>
      </w:r>
    </w:p>
    <w:p w14:paraId="7872ACE6" w14:textId="77777777" w:rsidR="0036037D" w:rsidRDefault="000848F9" w:rsidP="00FC7378">
      <w:pPr>
        <w:spacing w:after="0"/>
        <w:ind w:firstLine="720"/>
        <w:jc w:val="both"/>
        <w:rPr>
          <w:sz w:val="24"/>
          <w:szCs w:val="24"/>
        </w:rPr>
      </w:pPr>
      <w:r>
        <w:rPr>
          <w:rStyle w:val="apple-converted-space"/>
          <w:rFonts w:asciiTheme="minorHAnsi" w:hAnsiTheme="minorHAnsi" w:cstheme="minorHAnsi"/>
          <w:color w:val="000000"/>
          <w:sz w:val="24"/>
          <w:szCs w:val="24"/>
        </w:rPr>
        <w:t xml:space="preserve">Bottom line is this – the Bible tells us what is right and what is wrong, it tells us how to get right and stay right. </w:t>
      </w:r>
      <w:r w:rsidR="0036037D">
        <w:rPr>
          <w:rStyle w:val="apple-converted-space"/>
          <w:rFonts w:asciiTheme="minorHAnsi" w:hAnsiTheme="minorHAnsi" w:cstheme="minorHAnsi"/>
          <w:b/>
          <w:i/>
          <w:color w:val="000000"/>
          <w:sz w:val="24"/>
          <w:szCs w:val="24"/>
        </w:rPr>
        <w:t xml:space="preserve"> </w:t>
      </w:r>
      <w:r w:rsidR="0036037D" w:rsidRPr="00882453">
        <w:rPr>
          <w:sz w:val="24"/>
          <w:szCs w:val="24"/>
        </w:rPr>
        <w:t xml:space="preserve">Studying the </w:t>
      </w:r>
      <w:r w:rsidR="0036037D">
        <w:rPr>
          <w:sz w:val="24"/>
          <w:szCs w:val="24"/>
        </w:rPr>
        <w:t>W</w:t>
      </w:r>
      <w:r w:rsidR="0036037D" w:rsidRPr="00882453">
        <w:rPr>
          <w:sz w:val="24"/>
          <w:szCs w:val="24"/>
        </w:rPr>
        <w:t xml:space="preserve">ord of God </w:t>
      </w:r>
      <w:r w:rsidR="0036037D">
        <w:rPr>
          <w:sz w:val="24"/>
          <w:szCs w:val="24"/>
        </w:rPr>
        <w:t xml:space="preserve">will not make us </w:t>
      </w:r>
      <w:r w:rsidR="0036037D" w:rsidRPr="00882453">
        <w:rPr>
          <w:sz w:val="24"/>
          <w:szCs w:val="24"/>
        </w:rPr>
        <w:t>sinless</w:t>
      </w:r>
      <w:r w:rsidR="0036037D">
        <w:rPr>
          <w:sz w:val="24"/>
          <w:szCs w:val="24"/>
        </w:rPr>
        <w:t>,</w:t>
      </w:r>
      <w:r w:rsidR="0036037D" w:rsidRPr="00882453">
        <w:rPr>
          <w:sz w:val="24"/>
          <w:szCs w:val="24"/>
        </w:rPr>
        <w:t xml:space="preserve"> but it </w:t>
      </w:r>
      <w:r w:rsidR="0036037D">
        <w:rPr>
          <w:sz w:val="24"/>
          <w:szCs w:val="24"/>
        </w:rPr>
        <w:t xml:space="preserve">certainly can make us </w:t>
      </w:r>
      <w:r w:rsidR="0036037D" w:rsidRPr="00882453">
        <w:rPr>
          <w:sz w:val="24"/>
          <w:szCs w:val="24"/>
        </w:rPr>
        <w:t>sin less</w:t>
      </w:r>
      <w:r w:rsidR="0036037D">
        <w:rPr>
          <w:sz w:val="24"/>
          <w:szCs w:val="24"/>
        </w:rPr>
        <w:t>.</w:t>
      </w:r>
      <w:r w:rsidR="0036037D" w:rsidRPr="00882453">
        <w:rPr>
          <w:sz w:val="24"/>
          <w:szCs w:val="24"/>
        </w:rPr>
        <w:t xml:space="preserve"> </w:t>
      </w:r>
      <w:r w:rsidR="0036037D">
        <w:rPr>
          <w:sz w:val="24"/>
          <w:szCs w:val="24"/>
        </w:rPr>
        <w:t>How does that work? I can’t spend time in the Word of God and not have the Holy Spirit bring to light the sins that grieve Him. Sin</w:t>
      </w:r>
      <w:r w:rsidR="0036037D" w:rsidRPr="00882453">
        <w:rPr>
          <w:sz w:val="24"/>
          <w:szCs w:val="24"/>
        </w:rPr>
        <w:t xml:space="preserve"> keep</w:t>
      </w:r>
      <w:r w:rsidR="0036037D">
        <w:rPr>
          <w:sz w:val="24"/>
          <w:szCs w:val="24"/>
        </w:rPr>
        <w:t>s me</w:t>
      </w:r>
      <w:r w:rsidR="0036037D" w:rsidRPr="00882453">
        <w:rPr>
          <w:sz w:val="24"/>
          <w:szCs w:val="24"/>
        </w:rPr>
        <w:t xml:space="preserve"> from the Word of God</w:t>
      </w:r>
      <w:r w:rsidR="0036037D">
        <w:rPr>
          <w:sz w:val="24"/>
          <w:szCs w:val="24"/>
        </w:rPr>
        <w:t>;</w:t>
      </w:r>
      <w:r w:rsidR="0036037D" w:rsidRPr="00882453">
        <w:rPr>
          <w:sz w:val="24"/>
          <w:szCs w:val="24"/>
        </w:rPr>
        <w:t xml:space="preserve"> or the Word of God will keep</w:t>
      </w:r>
      <w:r w:rsidR="0036037D">
        <w:rPr>
          <w:sz w:val="24"/>
          <w:szCs w:val="24"/>
        </w:rPr>
        <w:t xml:space="preserve"> me </w:t>
      </w:r>
      <w:r w:rsidR="0036037D" w:rsidRPr="00882453">
        <w:rPr>
          <w:sz w:val="24"/>
          <w:szCs w:val="24"/>
        </w:rPr>
        <w:t xml:space="preserve">from sin. </w:t>
      </w:r>
      <w:r w:rsidR="0036037D" w:rsidRPr="005C42B4">
        <w:rPr>
          <w:sz w:val="24"/>
          <w:szCs w:val="24"/>
        </w:rPr>
        <w:t xml:space="preserve"> </w:t>
      </w:r>
      <w:r w:rsidR="0036037D">
        <w:rPr>
          <w:sz w:val="24"/>
          <w:szCs w:val="24"/>
        </w:rPr>
        <w:t>Oh, for the grace to choose the latter.</w:t>
      </w:r>
    </w:p>
    <w:p w14:paraId="625FDE8D" w14:textId="77777777" w:rsidR="008C6CC6" w:rsidRDefault="008C6CC6" w:rsidP="000848F9">
      <w:pPr>
        <w:spacing w:after="0"/>
        <w:ind w:firstLine="720"/>
        <w:rPr>
          <w:sz w:val="24"/>
          <w:szCs w:val="24"/>
        </w:rPr>
      </w:pPr>
    </w:p>
    <w:p w14:paraId="12E9AFC0" w14:textId="77777777" w:rsidR="005433A8" w:rsidRPr="00BD4843" w:rsidRDefault="00BD4843" w:rsidP="00BD4843">
      <w:pPr>
        <w:jc w:val="center"/>
        <w:rPr>
          <w:b/>
          <w:sz w:val="28"/>
          <w:szCs w:val="28"/>
        </w:rPr>
      </w:pPr>
      <w:r w:rsidRPr="00BD4843">
        <w:rPr>
          <w:rFonts w:asciiTheme="minorHAnsi" w:hAnsiTheme="minorHAnsi" w:cstheme="minorHAnsi"/>
          <w:b/>
          <w:sz w:val="28"/>
          <w:szCs w:val="28"/>
        </w:rPr>
        <w:t>Fortification</w:t>
      </w:r>
    </w:p>
    <w:p w14:paraId="2A081B23" w14:textId="77777777" w:rsidR="005433A8" w:rsidRDefault="005433A8" w:rsidP="005433A8">
      <w:pPr>
        <w:spacing w:after="0"/>
        <w:jc w:val="center"/>
        <w:rPr>
          <w:rStyle w:val="text"/>
          <w:rFonts w:eastAsiaTheme="minorEastAsia"/>
          <w:b/>
          <w:bCs/>
          <w:iCs/>
          <w:sz w:val="24"/>
          <w:szCs w:val="24"/>
        </w:rPr>
      </w:pPr>
      <w:r w:rsidRPr="004C1FEC">
        <w:rPr>
          <w:rStyle w:val="text"/>
          <w:rFonts w:eastAsiaTheme="minorEastAsia"/>
          <w:b/>
          <w:bCs/>
          <w:iCs/>
          <w:sz w:val="24"/>
          <w:szCs w:val="24"/>
        </w:rPr>
        <w:t>Ephesians 6:1</w:t>
      </w:r>
      <w:r w:rsidR="00DA3C5A">
        <w:rPr>
          <w:rStyle w:val="text"/>
          <w:rFonts w:eastAsiaTheme="minorEastAsia"/>
          <w:b/>
          <w:bCs/>
          <w:iCs/>
          <w:sz w:val="24"/>
          <w:szCs w:val="24"/>
        </w:rPr>
        <w:t>4</w:t>
      </w:r>
      <w:r w:rsidRPr="004C1FEC">
        <w:rPr>
          <w:rStyle w:val="text"/>
          <w:rFonts w:eastAsiaTheme="minorEastAsia"/>
          <w:b/>
          <w:bCs/>
          <w:iCs/>
          <w:sz w:val="24"/>
          <w:szCs w:val="24"/>
        </w:rPr>
        <w:t xml:space="preserve">-18 </w:t>
      </w:r>
    </w:p>
    <w:p w14:paraId="1405E502" w14:textId="77777777" w:rsidR="005433A8" w:rsidRPr="00FC7378" w:rsidRDefault="005433A8" w:rsidP="005433A8">
      <w:pPr>
        <w:jc w:val="center"/>
        <w:rPr>
          <w:rFonts w:asciiTheme="minorHAnsi" w:eastAsiaTheme="minorEastAsia" w:hAnsiTheme="minorHAnsi" w:cstheme="minorHAnsi"/>
          <w:b/>
          <w:bCs/>
          <w:i/>
          <w:iCs/>
          <w:smallCaps/>
          <w:sz w:val="24"/>
          <w:szCs w:val="24"/>
        </w:rPr>
      </w:pPr>
      <w:r w:rsidRPr="00FC7378">
        <w:rPr>
          <w:rFonts w:asciiTheme="minorHAnsi" w:eastAsiaTheme="minorEastAsia" w:hAnsiTheme="minorHAnsi" w:cstheme="minorHAnsi"/>
          <w:b/>
          <w:bCs/>
          <w:i/>
          <w:iCs/>
          <w:sz w:val="24"/>
          <w:szCs w:val="24"/>
        </w:rPr>
        <w:t xml:space="preserve">Stand firm therefore, </w:t>
      </w:r>
      <w:r w:rsidRPr="00FC7378">
        <w:rPr>
          <w:rFonts w:asciiTheme="minorHAnsi" w:eastAsiaTheme="minorEastAsia" w:hAnsiTheme="minorHAnsi" w:cstheme="minorHAnsi"/>
          <w:b/>
          <w:bCs/>
          <w:i/>
          <w:iCs/>
          <w:smallCaps/>
          <w:sz w:val="24"/>
          <w:szCs w:val="24"/>
        </w:rPr>
        <w:t>having girded your loins with truth</w:t>
      </w:r>
      <w:r w:rsidRPr="00FC7378">
        <w:rPr>
          <w:rFonts w:asciiTheme="minorHAnsi" w:eastAsiaTheme="minorEastAsia" w:hAnsiTheme="minorHAnsi" w:cstheme="minorHAnsi"/>
          <w:b/>
          <w:bCs/>
          <w:i/>
          <w:iCs/>
          <w:sz w:val="24"/>
          <w:szCs w:val="24"/>
        </w:rPr>
        <w:t xml:space="preserve">, and </w:t>
      </w:r>
      <w:r w:rsidRPr="00FC7378">
        <w:rPr>
          <w:rFonts w:asciiTheme="minorHAnsi" w:eastAsiaTheme="minorEastAsia" w:hAnsiTheme="minorHAnsi" w:cstheme="minorHAnsi"/>
          <w:b/>
          <w:bCs/>
          <w:i/>
          <w:iCs/>
          <w:smallCaps/>
          <w:sz w:val="24"/>
          <w:szCs w:val="24"/>
        </w:rPr>
        <w:t>having</w:t>
      </w:r>
      <w:r w:rsidRPr="00FC7378">
        <w:rPr>
          <w:rFonts w:asciiTheme="minorHAnsi" w:eastAsiaTheme="minorEastAsia" w:hAnsiTheme="minorHAnsi" w:cstheme="minorHAnsi"/>
          <w:b/>
          <w:bCs/>
          <w:i/>
          <w:iCs/>
          <w:sz w:val="24"/>
          <w:szCs w:val="24"/>
        </w:rPr>
        <w:t xml:space="preserve"> </w:t>
      </w:r>
      <w:r w:rsidRPr="00FC7378">
        <w:rPr>
          <w:rFonts w:asciiTheme="minorHAnsi" w:eastAsiaTheme="minorEastAsia" w:hAnsiTheme="minorHAnsi" w:cstheme="minorHAnsi"/>
          <w:b/>
          <w:bCs/>
          <w:i/>
          <w:iCs/>
          <w:smallCaps/>
          <w:sz w:val="24"/>
          <w:szCs w:val="24"/>
        </w:rPr>
        <w:t>put on the breastplate of righteousness</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having shod </w:t>
      </w:r>
      <w:r w:rsidRPr="00FC7378">
        <w:rPr>
          <w:rFonts w:asciiTheme="minorHAnsi" w:eastAsiaTheme="minorEastAsia" w:hAnsiTheme="minorHAnsi" w:cstheme="minorHAnsi"/>
          <w:b/>
          <w:bCs/>
          <w:i/>
          <w:iCs/>
          <w:smallCaps/>
          <w:sz w:val="24"/>
          <w:szCs w:val="24"/>
        </w:rPr>
        <w:t>your feet with the preparation of the gospel of peace</w:t>
      </w:r>
      <w:r w:rsidRPr="00FC7378">
        <w:rPr>
          <w:rFonts w:asciiTheme="minorHAnsi" w:eastAsiaTheme="minorEastAsia" w:hAnsiTheme="minorHAnsi" w:cstheme="minorHAnsi"/>
          <w:b/>
          <w:bCs/>
          <w:i/>
          <w:iCs/>
          <w:sz w:val="24"/>
          <w:szCs w:val="24"/>
        </w:rPr>
        <w:t>. In addition to all, taking up the shield of faith, with which you will be able to extinguish all the flaming arrows of the evil one.</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take </w:t>
      </w:r>
      <w:r w:rsidRPr="00FC7378">
        <w:rPr>
          <w:rFonts w:asciiTheme="minorHAnsi" w:eastAsiaTheme="minorEastAsia" w:hAnsiTheme="minorHAnsi" w:cstheme="minorHAnsi"/>
          <w:b/>
          <w:bCs/>
          <w:i/>
          <w:iCs/>
          <w:smallCaps/>
          <w:sz w:val="24"/>
          <w:szCs w:val="24"/>
        </w:rPr>
        <w:t>the helmet of salvation, and the sword of the Spirit, which is the word of God.</w:t>
      </w:r>
    </w:p>
    <w:p w14:paraId="412F48A8" w14:textId="77777777" w:rsidR="00260FBE" w:rsidRDefault="00260FBE" w:rsidP="00260FBE">
      <w:pPr>
        <w:ind w:firstLine="720"/>
        <w:jc w:val="both"/>
        <w:rPr>
          <w:sz w:val="24"/>
          <w:szCs w:val="24"/>
        </w:rPr>
      </w:pPr>
      <w:r>
        <w:rPr>
          <w:sz w:val="24"/>
          <w:szCs w:val="24"/>
        </w:rPr>
        <w:t>As previously note, the city of Ephesus</w:t>
      </w:r>
      <w:r w:rsidRPr="5897EC05">
        <w:rPr>
          <w:sz w:val="24"/>
          <w:szCs w:val="24"/>
        </w:rPr>
        <w:t xml:space="preserve"> was a hub of idolatry and evil spirits</w:t>
      </w:r>
      <w:r>
        <w:rPr>
          <w:sz w:val="24"/>
          <w:szCs w:val="24"/>
        </w:rPr>
        <w:t>. W</w:t>
      </w:r>
      <w:r w:rsidRPr="5897EC05">
        <w:rPr>
          <w:sz w:val="24"/>
          <w:szCs w:val="24"/>
        </w:rPr>
        <w:t xml:space="preserve">hat was true of Ephesus, is also true of the </w:t>
      </w:r>
      <w:r>
        <w:rPr>
          <w:sz w:val="24"/>
          <w:szCs w:val="24"/>
        </w:rPr>
        <w:t>c</w:t>
      </w:r>
      <w:r w:rsidRPr="5897EC05">
        <w:rPr>
          <w:sz w:val="24"/>
          <w:szCs w:val="24"/>
        </w:rPr>
        <w:t>h</w:t>
      </w:r>
      <w:r>
        <w:rPr>
          <w:sz w:val="24"/>
          <w:szCs w:val="24"/>
        </w:rPr>
        <w:t>urch</w:t>
      </w:r>
      <w:r w:rsidRPr="5897EC05">
        <w:rPr>
          <w:sz w:val="24"/>
          <w:szCs w:val="24"/>
        </w:rPr>
        <w:t xml:space="preserve"> in all ages until Jesus returns for His bride. </w:t>
      </w:r>
      <w:r>
        <w:rPr>
          <w:sz w:val="24"/>
          <w:szCs w:val="24"/>
        </w:rPr>
        <w:t xml:space="preserve">We can ill afford to stick our heads in the sand and pretend this battle is not real. </w:t>
      </w:r>
      <w:r w:rsidR="00FC7378">
        <w:rPr>
          <w:sz w:val="24"/>
          <w:szCs w:val="24"/>
        </w:rPr>
        <w:t>I</w:t>
      </w:r>
      <w:r>
        <w:rPr>
          <w:sz w:val="24"/>
          <w:szCs w:val="24"/>
        </w:rPr>
        <w:t xml:space="preserve">f we do, we are defeated already. </w:t>
      </w:r>
      <w:r w:rsidRPr="5897EC05">
        <w:rPr>
          <w:sz w:val="24"/>
          <w:szCs w:val="24"/>
        </w:rPr>
        <w:t>In his historic</w:t>
      </w:r>
      <w:r>
        <w:rPr>
          <w:sz w:val="24"/>
          <w:szCs w:val="24"/>
        </w:rPr>
        <w:t>al and insightful book entitled</w:t>
      </w:r>
      <w:r w:rsidRPr="5897EC05">
        <w:rPr>
          <w:sz w:val="24"/>
          <w:szCs w:val="24"/>
        </w:rPr>
        <w:t xml:space="preserve"> </w:t>
      </w:r>
      <w:r w:rsidRPr="00857A44">
        <w:rPr>
          <w:iCs/>
          <w:sz w:val="24"/>
          <w:szCs w:val="24"/>
          <w:u w:val="single"/>
        </w:rPr>
        <w:t>Power and Magic</w:t>
      </w:r>
      <w:r>
        <w:rPr>
          <w:sz w:val="24"/>
          <w:szCs w:val="24"/>
        </w:rPr>
        <w:t xml:space="preserve">, </w:t>
      </w:r>
      <w:r w:rsidRPr="5897EC05">
        <w:rPr>
          <w:sz w:val="24"/>
          <w:szCs w:val="24"/>
        </w:rPr>
        <w:t>Clinton E. Arnold educates the church of Jesus Christ on spiritual warfare.</w:t>
      </w:r>
      <w:r>
        <w:rPr>
          <w:sz w:val="24"/>
          <w:szCs w:val="24"/>
        </w:rPr>
        <w:t xml:space="preserve"> On page 22 he said:</w:t>
      </w:r>
    </w:p>
    <w:p w14:paraId="4E032115" w14:textId="77777777" w:rsidR="00260FBE" w:rsidRDefault="00260FBE" w:rsidP="00260FBE">
      <w:pPr>
        <w:ind w:left="720" w:right="720"/>
        <w:jc w:val="both"/>
        <w:rPr>
          <w:sz w:val="24"/>
          <w:szCs w:val="24"/>
        </w:rPr>
      </w:pPr>
      <w:r>
        <w:rPr>
          <w:sz w:val="24"/>
          <w:szCs w:val="24"/>
        </w:rPr>
        <w:t xml:space="preserve"> </w:t>
      </w:r>
      <w:r w:rsidRPr="5897EC05">
        <w:rPr>
          <w:sz w:val="24"/>
          <w:szCs w:val="24"/>
        </w:rPr>
        <w:t>Although it has been claimed that the Ephesian Artemis was not by nature a goddess of magic, she does seem to have had a direct link with the magical practices of the time. She was considered a supremely powerful deity and could therefore exercise her power for the benefit of the devotee</w:t>
      </w:r>
      <w:r>
        <w:rPr>
          <w:sz w:val="24"/>
          <w:szCs w:val="24"/>
        </w:rPr>
        <w:t xml:space="preserve"> in the face of other opposing ‘powers’</w:t>
      </w:r>
      <w:r w:rsidRPr="5897EC05">
        <w:rPr>
          <w:sz w:val="24"/>
          <w:szCs w:val="24"/>
        </w:rPr>
        <w:t xml:space="preserve"> and spirits. Her power in this respect is well illustrated in a papyrus containing a magical formula apparently for the purpose of compelling the passion of a woman toward a man. Directly under the text is a crude drawing of the Ephesians Artemis, indicating that she is the power called upo</w:t>
      </w:r>
      <w:r>
        <w:rPr>
          <w:sz w:val="24"/>
          <w:szCs w:val="24"/>
        </w:rPr>
        <w:t>n to fulfill the wish (line 4: ‘</w:t>
      </w:r>
      <w:r w:rsidRPr="5897EC05">
        <w:rPr>
          <w:sz w:val="24"/>
          <w:szCs w:val="24"/>
        </w:rPr>
        <w:t>take a leaf of lead an</w:t>
      </w:r>
      <w:r>
        <w:rPr>
          <w:sz w:val="24"/>
          <w:szCs w:val="24"/>
        </w:rPr>
        <w:t>d with a nail write the figure…’</w:t>
      </w:r>
      <w:r w:rsidRPr="5897EC05">
        <w:rPr>
          <w:sz w:val="24"/>
          <w:szCs w:val="24"/>
        </w:rPr>
        <w:t xml:space="preserve">). Artemis plays an important role in Greco-Roman times </w:t>
      </w:r>
      <w:r>
        <w:rPr>
          <w:sz w:val="24"/>
          <w:szCs w:val="24"/>
        </w:rPr>
        <w:t>as a goddess of the underworld.</w:t>
      </w:r>
    </w:p>
    <w:p w14:paraId="00B3E116" w14:textId="77777777" w:rsidR="00E92C38" w:rsidRDefault="00D00849" w:rsidP="005433A8">
      <w:pPr>
        <w:ind w:firstLine="720"/>
        <w:jc w:val="both"/>
        <w:rPr>
          <w:sz w:val="24"/>
          <w:szCs w:val="24"/>
        </w:rPr>
      </w:pPr>
      <w:r>
        <w:rPr>
          <w:sz w:val="24"/>
          <w:szCs w:val="24"/>
        </w:rPr>
        <w:t xml:space="preserve">New </w:t>
      </w:r>
      <w:r w:rsidR="005433A8" w:rsidRPr="00C07B4C">
        <w:rPr>
          <w:sz w:val="24"/>
          <w:szCs w:val="24"/>
        </w:rPr>
        <w:t>believer</w:t>
      </w:r>
      <w:r>
        <w:rPr>
          <w:sz w:val="24"/>
          <w:szCs w:val="24"/>
        </w:rPr>
        <w:t>s who are not discipled,</w:t>
      </w:r>
      <w:r w:rsidR="005433A8" w:rsidRPr="00C07B4C">
        <w:rPr>
          <w:sz w:val="24"/>
          <w:szCs w:val="24"/>
        </w:rPr>
        <w:t xml:space="preserve"> </w:t>
      </w:r>
      <w:r>
        <w:rPr>
          <w:sz w:val="24"/>
          <w:szCs w:val="24"/>
        </w:rPr>
        <w:t xml:space="preserve">are susceptible to the enemy’s assaults. </w:t>
      </w:r>
      <w:r w:rsidR="009121F7">
        <w:rPr>
          <w:sz w:val="24"/>
          <w:szCs w:val="24"/>
        </w:rPr>
        <w:t>As a child in the faith, I had no idea of the battles I would face</w:t>
      </w:r>
      <w:r w:rsidR="00CF3A70">
        <w:rPr>
          <w:sz w:val="24"/>
          <w:szCs w:val="24"/>
        </w:rPr>
        <w:t>. Truth is, I didn’t even</w:t>
      </w:r>
      <w:r w:rsidR="00CF3A70" w:rsidRPr="3C1B5965">
        <w:rPr>
          <w:sz w:val="24"/>
          <w:szCs w:val="24"/>
        </w:rPr>
        <w:t xml:space="preserve"> know </w:t>
      </w:r>
      <w:r w:rsidR="00CF3A70">
        <w:rPr>
          <w:sz w:val="24"/>
          <w:szCs w:val="24"/>
        </w:rPr>
        <w:t>that I had</w:t>
      </w:r>
      <w:r w:rsidR="00CF3A70" w:rsidRPr="3C1B5965">
        <w:rPr>
          <w:sz w:val="24"/>
          <w:szCs w:val="24"/>
        </w:rPr>
        <w:t xml:space="preserve"> an enemy, much less </w:t>
      </w:r>
      <w:r w:rsidR="00CF3A70">
        <w:rPr>
          <w:sz w:val="24"/>
          <w:szCs w:val="24"/>
        </w:rPr>
        <w:t>how to use</w:t>
      </w:r>
      <w:r w:rsidR="00CF3A70" w:rsidRPr="3C1B5965">
        <w:rPr>
          <w:sz w:val="24"/>
          <w:szCs w:val="24"/>
        </w:rPr>
        <w:t xml:space="preserve"> the “Sword of the Spirit” (literally, a specific passage of Scripture) to defend </w:t>
      </w:r>
      <w:r w:rsidR="00CF3A70">
        <w:rPr>
          <w:sz w:val="24"/>
          <w:szCs w:val="24"/>
        </w:rPr>
        <w:t>myself!</w:t>
      </w:r>
      <w:r w:rsidR="009121F7">
        <w:rPr>
          <w:sz w:val="24"/>
          <w:szCs w:val="24"/>
        </w:rPr>
        <w:t xml:space="preserve">  </w:t>
      </w:r>
      <w:r w:rsidR="00CF3A70">
        <w:rPr>
          <w:sz w:val="24"/>
          <w:szCs w:val="24"/>
        </w:rPr>
        <w:t xml:space="preserve">Most of these lessons were learned </w:t>
      </w:r>
      <w:r w:rsidR="009121F7">
        <w:rPr>
          <w:sz w:val="24"/>
          <w:szCs w:val="24"/>
        </w:rPr>
        <w:t>through defeat</w:t>
      </w:r>
      <w:r w:rsidR="00CF3A70">
        <w:rPr>
          <w:sz w:val="24"/>
          <w:szCs w:val="24"/>
        </w:rPr>
        <w:t xml:space="preserve">. </w:t>
      </w:r>
    </w:p>
    <w:p w14:paraId="0FCEB8A6" w14:textId="77777777" w:rsidR="005433A8" w:rsidRDefault="00523354" w:rsidP="005433A8">
      <w:pPr>
        <w:ind w:firstLine="720"/>
        <w:jc w:val="both"/>
        <w:rPr>
          <w:sz w:val="24"/>
          <w:szCs w:val="24"/>
        </w:rPr>
      </w:pPr>
      <w:r>
        <w:rPr>
          <w:sz w:val="24"/>
          <w:szCs w:val="24"/>
        </w:rPr>
        <w:t>T</w:t>
      </w:r>
      <w:r w:rsidR="00CF3A70">
        <w:rPr>
          <w:sz w:val="24"/>
          <w:szCs w:val="24"/>
        </w:rPr>
        <w:t xml:space="preserve">hankfully, God has brought some </w:t>
      </w:r>
      <w:r>
        <w:rPr>
          <w:sz w:val="24"/>
          <w:szCs w:val="24"/>
        </w:rPr>
        <w:t xml:space="preserve">mature </w:t>
      </w:r>
      <w:r w:rsidR="00CF3A70">
        <w:rPr>
          <w:sz w:val="24"/>
          <w:szCs w:val="24"/>
        </w:rPr>
        <w:t>Godly women into my life to teach me</w:t>
      </w:r>
      <w:r w:rsidR="009121F7">
        <w:rPr>
          <w:sz w:val="24"/>
          <w:szCs w:val="24"/>
        </w:rPr>
        <w:t xml:space="preserve"> about the tactics of the enemy</w:t>
      </w:r>
      <w:r w:rsidR="00CF3A70">
        <w:rPr>
          <w:sz w:val="24"/>
          <w:szCs w:val="24"/>
        </w:rPr>
        <w:t>. Now</w:t>
      </w:r>
      <w:r>
        <w:rPr>
          <w:sz w:val="24"/>
          <w:szCs w:val="24"/>
        </w:rPr>
        <w:t>, even though the warfare continues,</w:t>
      </w:r>
      <w:r w:rsidR="00CF3A70">
        <w:rPr>
          <w:sz w:val="24"/>
          <w:szCs w:val="24"/>
        </w:rPr>
        <w:t xml:space="preserve"> I</w:t>
      </w:r>
      <w:r>
        <w:rPr>
          <w:sz w:val="24"/>
          <w:szCs w:val="24"/>
        </w:rPr>
        <w:t>’m</w:t>
      </w:r>
      <w:r w:rsidR="009121F7">
        <w:rPr>
          <w:sz w:val="24"/>
          <w:szCs w:val="24"/>
        </w:rPr>
        <w:t xml:space="preserve"> winning more battles than I am losing. T</w:t>
      </w:r>
      <w:r w:rsidR="005433A8" w:rsidRPr="3C1B5965">
        <w:rPr>
          <w:sz w:val="24"/>
          <w:szCs w:val="24"/>
        </w:rPr>
        <w:t xml:space="preserve">hose who </w:t>
      </w:r>
      <w:r w:rsidR="00CC478C">
        <w:rPr>
          <w:sz w:val="24"/>
          <w:szCs w:val="24"/>
        </w:rPr>
        <w:t>are mature in the faith</w:t>
      </w:r>
      <w:r w:rsidR="009121F7">
        <w:rPr>
          <w:sz w:val="24"/>
          <w:szCs w:val="24"/>
        </w:rPr>
        <w:t xml:space="preserve"> are to </w:t>
      </w:r>
      <w:r w:rsidR="005433A8" w:rsidRPr="3C1B5965">
        <w:rPr>
          <w:sz w:val="24"/>
          <w:szCs w:val="24"/>
        </w:rPr>
        <w:t xml:space="preserve">teach these truths to new believers. </w:t>
      </w:r>
      <w:r w:rsidR="009121F7">
        <w:rPr>
          <w:sz w:val="24"/>
          <w:szCs w:val="24"/>
        </w:rPr>
        <w:t>Of this we can be sure, w</w:t>
      </w:r>
      <w:r w:rsidR="005433A8" w:rsidRPr="3C1B5965">
        <w:rPr>
          <w:sz w:val="24"/>
          <w:szCs w:val="24"/>
        </w:rPr>
        <w:t xml:space="preserve">e will be held accountable at the judgment seat of Christ for the spiritual neglect of the babies in our sphere of influence. </w:t>
      </w:r>
    </w:p>
    <w:p w14:paraId="1AA3A84E" w14:textId="77777777" w:rsidR="00EF3411" w:rsidRDefault="00EF3411" w:rsidP="00BD4843">
      <w:pPr>
        <w:ind w:firstLine="720"/>
        <w:jc w:val="both"/>
        <w:rPr>
          <w:sz w:val="24"/>
          <w:szCs w:val="24"/>
        </w:rPr>
      </w:pPr>
    </w:p>
    <w:p w14:paraId="65F4BFEA" w14:textId="77777777" w:rsidR="00A109DB" w:rsidRDefault="00BD4843" w:rsidP="00A109DB">
      <w:pPr>
        <w:spacing w:after="0"/>
        <w:jc w:val="center"/>
        <w:rPr>
          <w:rFonts w:asciiTheme="minorHAnsi" w:hAnsiTheme="minorHAnsi" w:cstheme="minorHAnsi"/>
          <w:b/>
          <w:sz w:val="24"/>
          <w:szCs w:val="24"/>
        </w:rPr>
      </w:pPr>
      <w:r w:rsidRPr="00E12F56">
        <w:rPr>
          <w:rFonts w:asciiTheme="minorHAnsi" w:hAnsiTheme="minorHAnsi" w:cstheme="minorHAnsi"/>
          <w:b/>
          <w:sz w:val="24"/>
          <w:szCs w:val="24"/>
        </w:rPr>
        <w:t xml:space="preserve">Deuteronomy 32:46-47 </w:t>
      </w:r>
    </w:p>
    <w:p w14:paraId="79735231" w14:textId="77777777" w:rsidR="00A109DB" w:rsidRDefault="00BD4843" w:rsidP="00A109DB">
      <w:pPr>
        <w:jc w:val="center"/>
        <w:rPr>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He said to them, “Keep in mind all the words I am solemnly proclaiming to you today; you must command your children to observe carefully all the words of this law.</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For this is no idle </w:t>
      </w:r>
      <w:r w:rsidRPr="00143913">
        <w:rPr>
          <w:rFonts w:asciiTheme="minorHAnsi" w:hAnsiTheme="minorHAnsi" w:cstheme="minorHAnsi"/>
          <w:b/>
          <w:i/>
          <w:color w:val="000000"/>
          <w:sz w:val="24"/>
          <w:szCs w:val="24"/>
          <w:u w:val="single"/>
        </w:rPr>
        <w:t>word for you – it is your life</w:t>
      </w:r>
      <w:r w:rsidRPr="00E12F56">
        <w:rPr>
          <w:rFonts w:asciiTheme="minorHAnsi" w:hAnsiTheme="minorHAnsi" w:cstheme="minorHAnsi"/>
          <w:b/>
          <w:i/>
          <w:color w:val="000000"/>
          <w:sz w:val="24"/>
          <w:szCs w:val="24"/>
        </w:rPr>
        <w:t>! By this word you will live a long time in the land you are about to cross the Jordan to possess.”</w:t>
      </w:r>
    </w:p>
    <w:p w14:paraId="75BAE251" w14:textId="77777777" w:rsidR="00D4489A" w:rsidRDefault="00D4489A" w:rsidP="00D4489A">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John 6:63 </w:t>
      </w:r>
      <w:r>
        <w:rPr>
          <w:rFonts w:asciiTheme="minorHAnsi" w:hAnsiTheme="minorHAnsi" w:cstheme="minorHAnsi"/>
          <w:b/>
          <w:sz w:val="24"/>
          <w:szCs w:val="24"/>
        </w:rPr>
        <w:t xml:space="preserve"> </w:t>
      </w:r>
    </w:p>
    <w:p w14:paraId="1D8942F3" w14:textId="77777777" w:rsidR="00D4489A" w:rsidRDefault="00D4489A" w:rsidP="00D4489A">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The Spirit is the one who gives life; human nature is of no help!</w:t>
      </w:r>
      <w:r w:rsidRPr="00C07B4C">
        <w:rPr>
          <w:rStyle w:val="apple-converted-space"/>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The words that I have spoken to you are spirit and are life.</w:t>
      </w:r>
      <w:r>
        <w:rPr>
          <w:rFonts w:asciiTheme="minorHAnsi" w:hAnsiTheme="minorHAnsi" w:cstheme="minorHAnsi"/>
          <w:b/>
          <w:i/>
          <w:color w:val="000000"/>
          <w:sz w:val="24"/>
          <w:szCs w:val="24"/>
        </w:rPr>
        <w:t xml:space="preserve"> </w:t>
      </w:r>
    </w:p>
    <w:p w14:paraId="35DA3221" w14:textId="77777777" w:rsidR="00D4489A" w:rsidRDefault="00D4489A" w:rsidP="00D4489A">
      <w:pPr>
        <w:spacing w:after="0"/>
        <w:jc w:val="center"/>
        <w:rPr>
          <w:rFonts w:asciiTheme="minorHAnsi" w:hAnsiTheme="minorHAnsi" w:cstheme="minorHAnsi"/>
          <w:b/>
          <w:i/>
          <w:color w:val="000000"/>
          <w:sz w:val="24"/>
          <w:szCs w:val="24"/>
        </w:rPr>
      </w:pPr>
    </w:p>
    <w:p w14:paraId="0EC1EB44" w14:textId="77777777" w:rsidR="003540A1" w:rsidRDefault="003540A1" w:rsidP="00D4489A">
      <w:pPr>
        <w:spacing w:after="0"/>
        <w:jc w:val="center"/>
        <w:rPr>
          <w:rFonts w:asciiTheme="minorHAnsi" w:hAnsiTheme="minorHAnsi" w:cstheme="minorHAnsi"/>
          <w:b/>
          <w:i/>
          <w:color w:val="000000"/>
          <w:sz w:val="24"/>
          <w:szCs w:val="24"/>
        </w:rPr>
      </w:pPr>
    </w:p>
    <w:p w14:paraId="406B49EC" w14:textId="77777777" w:rsidR="003540A1" w:rsidRDefault="003540A1" w:rsidP="00D4489A">
      <w:pPr>
        <w:spacing w:after="0"/>
        <w:jc w:val="center"/>
        <w:rPr>
          <w:rFonts w:asciiTheme="minorHAnsi" w:hAnsiTheme="minorHAnsi" w:cstheme="minorHAnsi"/>
          <w:b/>
          <w:i/>
          <w:color w:val="000000"/>
          <w:sz w:val="24"/>
          <w:szCs w:val="24"/>
        </w:rPr>
      </w:pPr>
    </w:p>
    <w:p w14:paraId="6EFFC1BE" w14:textId="77777777" w:rsidR="003540A1" w:rsidRDefault="003540A1" w:rsidP="00D4489A">
      <w:pPr>
        <w:spacing w:after="0"/>
        <w:jc w:val="center"/>
        <w:rPr>
          <w:rFonts w:asciiTheme="minorHAnsi" w:hAnsiTheme="minorHAnsi" w:cstheme="minorHAnsi"/>
          <w:b/>
          <w:i/>
          <w:color w:val="000000"/>
          <w:sz w:val="24"/>
          <w:szCs w:val="24"/>
        </w:rPr>
      </w:pPr>
    </w:p>
    <w:p w14:paraId="64B87C26" w14:textId="77777777" w:rsidR="003540A1" w:rsidRDefault="003540A1" w:rsidP="00D4489A">
      <w:pPr>
        <w:spacing w:after="0"/>
        <w:jc w:val="center"/>
        <w:rPr>
          <w:rFonts w:asciiTheme="minorHAnsi" w:hAnsiTheme="minorHAnsi" w:cstheme="minorHAnsi"/>
          <w:b/>
          <w:i/>
          <w:color w:val="000000"/>
          <w:sz w:val="24"/>
          <w:szCs w:val="24"/>
        </w:rPr>
      </w:pPr>
    </w:p>
    <w:p w14:paraId="147FADD3" w14:textId="77777777" w:rsidR="003540A1" w:rsidRDefault="003540A1" w:rsidP="00D4489A">
      <w:pPr>
        <w:spacing w:after="0"/>
        <w:jc w:val="center"/>
        <w:rPr>
          <w:rFonts w:asciiTheme="minorHAnsi" w:hAnsiTheme="minorHAnsi" w:cstheme="minorHAnsi"/>
          <w:b/>
          <w:i/>
          <w:color w:val="000000"/>
          <w:sz w:val="24"/>
          <w:szCs w:val="24"/>
        </w:rPr>
      </w:pPr>
    </w:p>
    <w:p w14:paraId="013C4056" w14:textId="77777777" w:rsidR="003540A1" w:rsidRDefault="003540A1" w:rsidP="00D4489A">
      <w:pPr>
        <w:spacing w:after="0"/>
        <w:jc w:val="center"/>
        <w:rPr>
          <w:rFonts w:asciiTheme="minorHAnsi" w:hAnsiTheme="minorHAnsi" w:cstheme="minorHAnsi"/>
          <w:b/>
          <w:i/>
          <w:color w:val="000000"/>
          <w:sz w:val="24"/>
          <w:szCs w:val="24"/>
        </w:rPr>
      </w:pPr>
    </w:p>
    <w:p w14:paraId="7F7CDE0F" w14:textId="77777777" w:rsidR="003540A1" w:rsidRDefault="003540A1" w:rsidP="00D4489A">
      <w:pPr>
        <w:spacing w:after="0"/>
        <w:jc w:val="center"/>
        <w:rPr>
          <w:rFonts w:asciiTheme="minorHAnsi" w:hAnsiTheme="minorHAnsi" w:cstheme="minorHAnsi"/>
          <w:b/>
          <w:i/>
          <w:color w:val="000000"/>
          <w:sz w:val="24"/>
          <w:szCs w:val="24"/>
        </w:rPr>
      </w:pPr>
    </w:p>
    <w:p w14:paraId="745FD5D7" w14:textId="77777777" w:rsidR="003540A1" w:rsidRDefault="003540A1" w:rsidP="00D4489A">
      <w:pPr>
        <w:spacing w:after="0"/>
        <w:jc w:val="center"/>
        <w:rPr>
          <w:rFonts w:asciiTheme="minorHAnsi" w:hAnsiTheme="minorHAnsi" w:cstheme="minorHAnsi"/>
          <w:b/>
          <w:i/>
          <w:color w:val="000000"/>
          <w:sz w:val="24"/>
          <w:szCs w:val="24"/>
        </w:rPr>
      </w:pPr>
    </w:p>
    <w:p w14:paraId="1B9B902B" w14:textId="43D03AE0" w:rsidR="003540A1" w:rsidDel="00EF3411" w:rsidRDefault="003540A1" w:rsidP="00D4489A">
      <w:pPr>
        <w:spacing w:after="0"/>
        <w:jc w:val="center"/>
        <w:rPr>
          <w:del w:id="1265" w:author="virginia porter" w:date="2019-01-09T16:06:00Z"/>
          <w:rFonts w:asciiTheme="minorHAnsi" w:hAnsiTheme="minorHAnsi" w:cstheme="minorHAnsi"/>
          <w:b/>
          <w:i/>
          <w:color w:val="000000"/>
          <w:sz w:val="24"/>
          <w:szCs w:val="24"/>
        </w:rPr>
      </w:pPr>
    </w:p>
    <w:p w14:paraId="39F68D39" w14:textId="266F860F" w:rsidR="003540A1" w:rsidDel="00EF3411" w:rsidRDefault="003540A1" w:rsidP="00D4489A">
      <w:pPr>
        <w:spacing w:after="0"/>
        <w:jc w:val="center"/>
        <w:rPr>
          <w:del w:id="1266" w:author="virginia porter" w:date="2019-01-09T16:06:00Z"/>
          <w:rFonts w:asciiTheme="minorHAnsi" w:hAnsiTheme="minorHAnsi" w:cstheme="minorHAnsi"/>
          <w:b/>
          <w:i/>
          <w:color w:val="000000"/>
          <w:sz w:val="24"/>
          <w:szCs w:val="24"/>
        </w:rPr>
      </w:pPr>
    </w:p>
    <w:p w14:paraId="4294A81C" w14:textId="1F76A965" w:rsidR="003540A1" w:rsidDel="00EF3411" w:rsidRDefault="003540A1" w:rsidP="00D4489A">
      <w:pPr>
        <w:spacing w:after="0"/>
        <w:jc w:val="center"/>
        <w:rPr>
          <w:del w:id="1267" w:author="virginia porter" w:date="2019-01-09T16:06:00Z"/>
          <w:rFonts w:asciiTheme="minorHAnsi" w:hAnsiTheme="minorHAnsi" w:cstheme="minorHAnsi"/>
          <w:b/>
          <w:i/>
          <w:color w:val="000000"/>
          <w:sz w:val="24"/>
          <w:szCs w:val="24"/>
        </w:rPr>
      </w:pPr>
    </w:p>
    <w:p w14:paraId="5C02234B" w14:textId="264D4728" w:rsidR="003540A1" w:rsidDel="00EF3411" w:rsidRDefault="003540A1" w:rsidP="00D4489A">
      <w:pPr>
        <w:spacing w:after="0"/>
        <w:jc w:val="center"/>
        <w:rPr>
          <w:del w:id="1268" w:author="virginia porter" w:date="2019-01-09T16:06:00Z"/>
          <w:rFonts w:asciiTheme="minorHAnsi" w:hAnsiTheme="minorHAnsi" w:cstheme="minorHAnsi"/>
          <w:b/>
          <w:i/>
          <w:color w:val="000000"/>
          <w:sz w:val="24"/>
          <w:szCs w:val="24"/>
        </w:rPr>
      </w:pPr>
    </w:p>
    <w:p w14:paraId="5910EE61" w14:textId="7DAF9D99" w:rsidR="003540A1" w:rsidDel="00EF3411" w:rsidRDefault="003540A1" w:rsidP="00D4489A">
      <w:pPr>
        <w:spacing w:after="0"/>
        <w:jc w:val="center"/>
        <w:rPr>
          <w:del w:id="1269" w:author="virginia porter" w:date="2019-01-09T16:06:00Z"/>
          <w:rFonts w:asciiTheme="minorHAnsi" w:hAnsiTheme="minorHAnsi" w:cstheme="minorHAnsi"/>
          <w:b/>
          <w:i/>
          <w:color w:val="000000"/>
          <w:sz w:val="24"/>
          <w:szCs w:val="24"/>
        </w:rPr>
      </w:pPr>
    </w:p>
    <w:p w14:paraId="7995DBEC" w14:textId="137C6765" w:rsidR="003540A1" w:rsidDel="00EF3411" w:rsidRDefault="003540A1" w:rsidP="00D4489A">
      <w:pPr>
        <w:spacing w:after="0"/>
        <w:jc w:val="center"/>
        <w:rPr>
          <w:del w:id="1270" w:author="virginia porter" w:date="2019-01-09T16:05:00Z"/>
          <w:rFonts w:asciiTheme="minorHAnsi" w:hAnsiTheme="minorHAnsi" w:cstheme="minorHAnsi"/>
          <w:b/>
          <w:i/>
          <w:color w:val="000000"/>
          <w:sz w:val="24"/>
          <w:szCs w:val="24"/>
        </w:rPr>
      </w:pPr>
    </w:p>
    <w:p w14:paraId="0522E107" w14:textId="1CE0F20E" w:rsidR="003540A1" w:rsidDel="00EF3411" w:rsidRDefault="003540A1" w:rsidP="00D4489A">
      <w:pPr>
        <w:spacing w:after="0"/>
        <w:jc w:val="center"/>
        <w:rPr>
          <w:del w:id="1271" w:author="virginia porter" w:date="2019-01-09T16:05:00Z"/>
          <w:rFonts w:asciiTheme="minorHAnsi" w:hAnsiTheme="minorHAnsi" w:cstheme="minorHAnsi"/>
          <w:b/>
          <w:i/>
          <w:color w:val="000000"/>
          <w:sz w:val="24"/>
          <w:szCs w:val="24"/>
        </w:rPr>
      </w:pPr>
    </w:p>
    <w:p w14:paraId="261F796D" w14:textId="7CB2C6E5" w:rsidR="003540A1" w:rsidDel="00EF3411" w:rsidRDefault="003540A1" w:rsidP="00D4489A">
      <w:pPr>
        <w:spacing w:after="0"/>
        <w:jc w:val="center"/>
        <w:rPr>
          <w:del w:id="1272" w:author="virginia porter" w:date="2019-01-09T16:05:00Z"/>
          <w:rFonts w:asciiTheme="minorHAnsi" w:hAnsiTheme="minorHAnsi" w:cstheme="minorHAnsi"/>
          <w:b/>
          <w:i/>
          <w:color w:val="000000"/>
          <w:sz w:val="24"/>
          <w:szCs w:val="24"/>
        </w:rPr>
      </w:pPr>
    </w:p>
    <w:p w14:paraId="208200B3" w14:textId="718527CA" w:rsidR="003540A1" w:rsidDel="00EF3411" w:rsidRDefault="003540A1" w:rsidP="00D4489A">
      <w:pPr>
        <w:spacing w:after="0"/>
        <w:jc w:val="center"/>
        <w:rPr>
          <w:del w:id="1273" w:author="virginia porter" w:date="2019-01-09T16:05:00Z"/>
          <w:rFonts w:asciiTheme="minorHAnsi" w:hAnsiTheme="minorHAnsi" w:cstheme="minorHAnsi"/>
          <w:b/>
          <w:i/>
          <w:color w:val="000000"/>
          <w:sz w:val="24"/>
          <w:szCs w:val="24"/>
        </w:rPr>
      </w:pPr>
    </w:p>
    <w:p w14:paraId="36618C0C" w14:textId="1C54601A" w:rsidR="003540A1" w:rsidDel="00EF3411" w:rsidRDefault="003540A1" w:rsidP="00D4489A">
      <w:pPr>
        <w:spacing w:after="0"/>
        <w:jc w:val="center"/>
        <w:rPr>
          <w:del w:id="1274" w:author="virginia porter" w:date="2019-01-09T16:05:00Z"/>
          <w:rFonts w:asciiTheme="minorHAnsi" w:hAnsiTheme="minorHAnsi" w:cstheme="minorHAnsi"/>
          <w:b/>
          <w:i/>
          <w:color w:val="000000"/>
          <w:sz w:val="24"/>
          <w:szCs w:val="24"/>
        </w:rPr>
      </w:pPr>
    </w:p>
    <w:p w14:paraId="57468AF7" w14:textId="6BF798B0" w:rsidR="003540A1" w:rsidDel="00EF3411" w:rsidRDefault="003540A1" w:rsidP="00D4489A">
      <w:pPr>
        <w:spacing w:after="0"/>
        <w:jc w:val="center"/>
        <w:rPr>
          <w:del w:id="1275" w:author="virginia porter" w:date="2019-01-09T16:05:00Z"/>
          <w:rFonts w:asciiTheme="minorHAnsi" w:hAnsiTheme="minorHAnsi" w:cstheme="minorHAnsi"/>
          <w:b/>
          <w:i/>
          <w:color w:val="000000"/>
          <w:sz w:val="24"/>
          <w:szCs w:val="24"/>
        </w:rPr>
      </w:pPr>
    </w:p>
    <w:p w14:paraId="484E0111" w14:textId="14A99093" w:rsidR="003540A1" w:rsidDel="00EF3411" w:rsidRDefault="003540A1" w:rsidP="00D4489A">
      <w:pPr>
        <w:spacing w:after="0"/>
        <w:jc w:val="center"/>
        <w:rPr>
          <w:del w:id="1276" w:author="virginia porter" w:date="2019-01-09T16:05:00Z"/>
          <w:rFonts w:asciiTheme="minorHAnsi" w:hAnsiTheme="minorHAnsi" w:cstheme="minorHAnsi"/>
          <w:b/>
          <w:i/>
          <w:color w:val="000000"/>
          <w:sz w:val="24"/>
          <w:szCs w:val="24"/>
        </w:rPr>
      </w:pPr>
    </w:p>
    <w:p w14:paraId="738BD31F" w14:textId="481C1BF6" w:rsidR="003540A1" w:rsidDel="00EF3411" w:rsidRDefault="003540A1" w:rsidP="00D4489A">
      <w:pPr>
        <w:spacing w:after="0"/>
        <w:jc w:val="center"/>
        <w:rPr>
          <w:del w:id="1277" w:author="virginia porter" w:date="2019-01-09T16:05:00Z"/>
          <w:rFonts w:asciiTheme="minorHAnsi" w:hAnsiTheme="minorHAnsi" w:cstheme="minorHAnsi"/>
          <w:b/>
          <w:i/>
          <w:color w:val="000000"/>
          <w:sz w:val="24"/>
          <w:szCs w:val="24"/>
        </w:rPr>
      </w:pPr>
    </w:p>
    <w:p w14:paraId="562F4652" w14:textId="79698DEC" w:rsidR="003540A1" w:rsidDel="00EF3411" w:rsidRDefault="003540A1" w:rsidP="00D4489A">
      <w:pPr>
        <w:spacing w:after="0"/>
        <w:jc w:val="center"/>
        <w:rPr>
          <w:del w:id="1278" w:author="virginia porter" w:date="2019-01-09T16:05:00Z"/>
          <w:rFonts w:asciiTheme="minorHAnsi" w:hAnsiTheme="minorHAnsi" w:cstheme="minorHAnsi"/>
          <w:b/>
          <w:i/>
          <w:color w:val="000000"/>
          <w:sz w:val="24"/>
          <w:szCs w:val="24"/>
        </w:rPr>
      </w:pPr>
    </w:p>
    <w:p w14:paraId="6EA98D94" w14:textId="77777777" w:rsidR="00002F45" w:rsidRPr="001673C0" w:rsidRDefault="00002F45" w:rsidP="001673C0">
      <w:pPr>
        <w:pStyle w:val="Heading2"/>
      </w:pPr>
      <w:r w:rsidRPr="001673C0">
        <w:t>DISCUSSION QUESTIONS: Let’s talk about it.</w:t>
      </w:r>
    </w:p>
    <w:p w14:paraId="79A96624" w14:textId="77777777" w:rsidR="00C4733D" w:rsidRPr="00066445" w:rsidRDefault="00C4733D" w:rsidP="000D53FF">
      <w:pPr>
        <w:pStyle w:val="Heading3"/>
        <w:numPr>
          <w:ilvl w:val="0"/>
          <w:numId w:val="54"/>
        </w:numPr>
        <w:rPr>
          <w:rFonts w:asciiTheme="minorHAnsi" w:eastAsiaTheme="minorEastAsia" w:hAnsiTheme="minorHAnsi" w:cstheme="minorBidi"/>
          <w:b w:val="0"/>
          <w:sz w:val="24"/>
          <w:szCs w:val="24"/>
        </w:rPr>
      </w:pPr>
      <w:r w:rsidRPr="00134A26">
        <w:rPr>
          <w:rFonts w:asciiTheme="minorHAnsi" w:eastAsiaTheme="minorEastAsia" w:hAnsiTheme="minorHAnsi" w:cstheme="minorBidi"/>
          <w:b w:val="0"/>
          <w:bCs w:val="0"/>
          <w:sz w:val="24"/>
          <w:szCs w:val="24"/>
        </w:rPr>
        <w:t xml:space="preserve">Can you describe a time when the Holy Spirit opened your </w:t>
      </w:r>
      <w:r w:rsidR="00066445">
        <w:rPr>
          <w:rFonts w:asciiTheme="minorHAnsi" w:eastAsiaTheme="minorEastAsia" w:hAnsiTheme="minorHAnsi" w:cstheme="minorBidi"/>
          <w:b w:val="0"/>
          <w:bCs w:val="0"/>
          <w:sz w:val="24"/>
          <w:szCs w:val="24"/>
        </w:rPr>
        <w:t>mind to comprehend</w:t>
      </w:r>
      <w:r w:rsidRPr="00134A26">
        <w:rPr>
          <w:rFonts w:asciiTheme="minorHAnsi" w:eastAsiaTheme="minorEastAsia" w:hAnsiTheme="minorHAnsi" w:cstheme="minorBidi"/>
          <w:b w:val="0"/>
          <w:bCs w:val="0"/>
          <w:sz w:val="24"/>
          <w:szCs w:val="24"/>
        </w:rPr>
        <w:t xml:space="preserve"> a passage that you had never understood</w:t>
      </w:r>
      <w:r>
        <w:rPr>
          <w:rFonts w:asciiTheme="minorHAnsi" w:eastAsiaTheme="minorEastAsia" w:hAnsiTheme="minorHAnsi" w:cstheme="minorBidi"/>
          <w:b w:val="0"/>
          <w:bCs w:val="0"/>
          <w:sz w:val="24"/>
          <w:szCs w:val="24"/>
        </w:rPr>
        <w:t xml:space="preserve"> before</w:t>
      </w:r>
      <w:r w:rsidRPr="00134A26">
        <w:rPr>
          <w:rFonts w:asciiTheme="minorHAnsi" w:eastAsiaTheme="minorEastAsia" w:hAnsiTheme="minorHAnsi" w:cstheme="minorBidi"/>
          <w:b w:val="0"/>
          <w:bCs w:val="0"/>
          <w:sz w:val="24"/>
          <w:szCs w:val="24"/>
        </w:rPr>
        <w:t xml:space="preserve">? </w:t>
      </w:r>
      <w:r>
        <w:rPr>
          <w:rFonts w:asciiTheme="minorHAnsi" w:eastAsiaTheme="minorEastAsia" w:hAnsiTheme="minorHAnsi" w:cstheme="minorBidi"/>
          <w:b w:val="0"/>
          <w:bCs w:val="0"/>
          <w:sz w:val="24"/>
          <w:szCs w:val="24"/>
        </w:rPr>
        <w:t>________________________________________________________________________________________________________________________________________________</w:t>
      </w:r>
    </w:p>
    <w:p w14:paraId="72C06B2F" w14:textId="77777777" w:rsidR="00066445" w:rsidRPr="00066445" w:rsidRDefault="00066445" w:rsidP="00066445">
      <w:pPr>
        <w:pStyle w:val="ListParagraph"/>
        <w:numPr>
          <w:ilvl w:val="0"/>
          <w:numId w:val="54"/>
        </w:numPr>
        <w:rPr>
          <w:sz w:val="24"/>
          <w:szCs w:val="24"/>
        </w:rPr>
      </w:pPr>
      <w:r>
        <w:rPr>
          <w:sz w:val="24"/>
          <w:szCs w:val="24"/>
        </w:rPr>
        <w:t>From these passages, list the verbs associated with God’s Word.</w:t>
      </w:r>
      <w:r w:rsidRPr="00270973">
        <w:rPr>
          <w:sz w:val="24"/>
          <w:szCs w:val="24"/>
        </w:rPr>
        <w:t xml:space="preserve"> </w:t>
      </w:r>
      <w:r w:rsidRPr="000E7776">
        <w:rPr>
          <w:sz w:val="24"/>
          <w:szCs w:val="24"/>
        </w:rPr>
        <w:t>Isaiah 55:1-12; Psalm</w:t>
      </w:r>
      <w:r>
        <w:rPr>
          <w:sz w:val="24"/>
          <w:szCs w:val="24"/>
        </w:rPr>
        <w:t xml:space="preserve">s </w:t>
      </w:r>
      <w:r w:rsidRPr="000E7776">
        <w:rPr>
          <w:sz w:val="24"/>
          <w:szCs w:val="24"/>
        </w:rPr>
        <w:t>119:50, 85:6</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ADCF0DE" w14:textId="77777777" w:rsidR="00795FF9" w:rsidRPr="00795FF9" w:rsidRDefault="00795FF9" w:rsidP="00795FF9">
      <w:pPr>
        <w:pStyle w:val="ListParagraph"/>
        <w:numPr>
          <w:ilvl w:val="0"/>
          <w:numId w:val="54"/>
        </w:numPr>
        <w:rPr>
          <w:sz w:val="24"/>
          <w:szCs w:val="24"/>
        </w:rPr>
      </w:pPr>
      <w:r w:rsidRPr="00795FF9">
        <w:rPr>
          <w:rFonts w:cstheme="minorHAnsi"/>
          <w:sz w:val="24"/>
          <w:szCs w:val="24"/>
        </w:rPr>
        <w:t xml:space="preserve">Take the following </w:t>
      </w:r>
      <w:r>
        <w:rPr>
          <w:rFonts w:cstheme="minorHAnsi"/>
          <w:sz w:val="24"/>
          <w:szCs w:val="24"/>
        </w:rPr>
        <w:t xml:space="preserve">descriptive </w:t>
      </w:r>
      <w:r w:rsidRPr="00795FF9">
        <w:rPr>
          <w:rFonts w:cstheme="minorHAnsi"/>
          <w:sz w:val="24"/>
          <w:szCs w:val="24"/>
        </w:rPr>
        <w:t xml:space="preserve">words and think of times that God’s Word has done just that in your life. </w:t>
      </w:r>
      <w:r w:rsidRPr="00795FF9">
        <w:rPr>
          <w:i/>
          <w:sz w:val="24"/>
          <w:szCs w:val="24"/>
        </w:rPr>
        <w:t xml:space="preserve">To live-literally or fugitively, to revive-keep or make, alive, nourish, preserve, recover, repair, restore to life, save; life; and </w:t>
      </w:r>
      <w:r>
        <w:rPr>
          <w:i/>
          <w:sz w:val="24"/>
          <w:szCs w:val="24"/>
        </w:rPr>
        <w:t xml:space="preserve">make or </w:t>
      </w:r>
      <w:r w:rsidRPr="00795FF9">
        <w:rPr>
          <w:i/>
          <w:sz w:val="24"/>
          <w:szCs w:val="24"/>
        </w:rPr>
        <w:t xml:space="preserve">be whole: ________________________________________________________________________________________________________________________________________________________________________________________________________________________ </w:t>
      </w:r>
    </w:p>
    <w:p w14:paraId="69116C28" w14:textId="77777777" w:rsidR="001F7BCE" w:rsidRDefault="001F7BCE" w:rsidP="001F7BCE">
      <w:pPr>
        <w:pStyle w:val="ListParagraph"/>
        <w:numPr>
          <w:ilvl w:val="0"/>
          <w:numId w:val="54"/>
        </w:numPr>
        <w:spacing w:after="0" w:line="240" w:lineRule="auto"/>
        <w:rPr>
          <w:rFonts w:asciiTheme="minorHAnsi" w:hAnsiTheme="minorHAnsi" w:cstheme="minorHAnsi"/>
          <w:color w:val="000000"/>
          <w:sz w:val="24"/>
          <w:szCs w:val="24"/>
        </w:rPr>
      </w:pPr>
      <w:r w:rsidRPr="001F7BCE">
        <w:rPr>
          <w:sz w:val="24"/>
          <w:szCs w:val="24"/>
        </w:rPr>
        <w:t xml:space="preserve"> From </w:t>
      </w:r>
      <w:r w:rsidRPr="001F7BCE">
        <w:rPr>
          <w:rFonts w:asciiTheme="minorHAnsi" w:hAnsiTheme="minorHAnsi" w:cstheme="minorHAnsi"/>
          <w:color w:val="000000"/>
          <w:sz w:val="24"/>
          <w:szCs w:val="24"/>
        </w:rPr>
        <w:t>2 Timothy 3:14-17</w:t>
      </w:r>
      <w:r>
        <w:rPr>
          <w:rFonts w:asciiTheme="minorHAnsi" w:hAnsiTheme="minorHAnsi" w:cstheme="minorHAnsi"/>
          <w:color w:val="000000"/>
          <w:sz w:val="24"/>
          <w:szCs w:val="24"/>
        </w:rPr>
        <w:t>, make a list of every attribute of God’s Word.</w:t>
      </w:r>
    </w:p>
    <w:p w14:paraId="5C6F2FDE" w14:textId="77777777" w:rsidR="001F7BCE" w:rsidRPr="001F7BCE" w:rsidRDefault="001F7BCE" w:rsidP="001F7BCE">
      <w:pPr>
        <w:pStyle w:val="ListParagraph"/>
        <w:spacing w:after="0" w:line="240" w:lineRule="auto"/>
        <w:rPr>
          <w:rFonts w:asciiTheme="minorHAnsi" w:hAnsiTheme="minorHAnsi" w:cstheme="minorHAnsi"/>
          <w:color w:val="000000"/>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308C42B9" w14:textId="77777777" w:rsidR="00310F63" w:rsidRPr="00310F63" w:rsidRDefault="001F7BCE" w:rsidP="00310F63">
      <w:pPr>
        <w:pStyle w:val="ListParagraph"/>
        <w:numPr>
          <w:ilvl w:val="0"/>
          <w:numId w:val="54"/>
        </w:numPr>
        <w:rPr>
          <w:rFonts w:asciiTheme="minorHAnsi" w:eastAsiaTheme="minorEastAsia" w:hAnsiTheme="minorHAnsi" w:cstheme="minorBidi"/>
          <w:sz w:val="24"/>
          <w:szCs w:val="24"/>
        </w:rPr>
      </w:pPr>
      <w:r w:rsidRPr="00310F63">
        <w:rPr>
          <w:sz w:val="24"/>
          <w:szCs w:val="24"/>
        </w:rPr>
        <w:t>Now think of an instance where God’s Word to accomplish</w:t>
      </w:r>
      <w:r w:rsidR="00422D1A" w:rsidRPr="00310F63">
        <w:rPr>
          <w:sz w:val="24"/>
          <w:szCs w:val="24"/>
        </w:rPr>
        <w:t>ed</w:t>
      </w:r>
      <w:r w:rsidRPr="00310F63">
        <w:rPr>
          <w:sz w:val="24"/>
          <w:szCs w:val="24"/>
        </w:rPr>
        <w:t xml:space="preserve"> each of the previous </w:t>
      </w:r>
      <w:r w:rsidR="00422D1A" w:rsidRPr="00310F63">
        <w:rPr>
          <w:sz w:val="24"/>
          <w:szCs w:val="24"/>
        </w:rPr>
        <w:t xml:space="preserve">attributes personally in your life. </w:t>
      </w:r>
      <w:r w:rsidRPr="00310F63">
        <w:rPr>
          <w:sz w:val="24"/>
          <w:szCs w:val="24"/>
        </w:rPr>
        <w:t>_______________________________________________________________________________________________________________________________________________________________________________________________________________________</w:t>
      </w:r>
      <w:r w:rsidR="00310F63">
        <w:rPr>
          <w:sz w:val="24"/>
          <w:szCs w:val="24"/>
        </w:rPr>
        <w:t>_</w:t>
      </w:r>
    </w:p>
    <w:p w14:paraId="0FE87C57" w14:textId="77777777" w:rsidR="00310F63" w:rsidRDefault="00310F63" w:rsidP="00310F63">
      <w:pPr>
        <w:pStyle w:val="ListParagraph"/>
        <w:numPr>
          <w:ilvl w:val="0"/>
          <w:numId w:val="54"/>
        </w:numPr>
        <w:rPr>
          <w:rFonts w:asciiTheme="minorHAnsi" w:eastAsiaTheme="minorEastAsia" w:hAnsiTheme="minorHAnsi" w:cstheme="minorBidi"/>
          <w:sz w:val="24"/>
          <w:szCs w:val="24"/>
        </w:rPr>
      </w:pPr>
      <w:r w:rsidRPr="00310F63">
        <w:rPr>
          <w:rFonts w:asciiTheme="minorHAnsi" w:eastAsiaTheme="minorEastAsia" w:hAnsiTheme="minorHAnsi" w:cstheme="minorBidi"/>
          <w:sz w:val="24"/>
          <w:szCs w:val="24"/>
        </w:rPr>
        <w:t>What do the following scriptures say about God’s Word? Read Deuteronomy 32:46-47; Hebrew 4:12-14; Matthew 4:4; John 6:63. ________________________________________________________________________________________________________________________________________________________________________________________________________________________</w:t>
      </w:r>
    </w:p>
    <w:p w14:paraId="64F6D3DE" w14:textId="77777777" w:rsidR="003540A1" w:rsidRDefault="003540A1" w:rsidP="003540A1">
      <w:pPr>
        <w:rPr>
          <w:rFonts w:asciiTheme="minorHAnsi" w:eastAsiaTheme="minorEastAsia" w:hAnsiTheme="minorHAnsi" w:cstheme="minorBidi"/>
          <w:sz w:val="24"/>
          <w:szCs w:val="24"/>
        </w:rPr>
      </w:pPr>
    </w:p>
    <w:p w14:paraId="6C2AE9AD" w14:textId="77777777" w:rsidR="003540A1" w:rsidRDefault="003540A1" w:rsidP="003540A1">
      <w:pPr>
        <w:rPr>
          <w:rFonts w:asciiTheme="minorHAnsi" w:eastAsiaTheme="minorEastAsia" w:hAnsiTheme="minorHAnsi" w:cstheme="minorBidi"/>
          <w:sz w:val="24"/>
          <w:szCs w:val="24"/>
        </w:rPr>
      </w:pPr>
    </w:p>
    <w:p w14:paraId="45537F9E" w14:textId="77777777" w:rsidR="003540A1" w:rsidRDefault="003540A1" w:rsidP="003540A1">
      <w:pPr>
        <w:rPr>
          <w:rFonts w:asciiTheme="minorHAnsi" w:eastAsiaTheme="minorEastAsia" w:hAnsiTheme="minorHAnsi" w:cstheme="minorBidi"/>
          <w:sz w:val="24"/>
          <w:szCs w:val="24"/>
        </w:rPr>
      </w:pPr>
    </w:p>
    <w:p w14:paraId="2F53AE49" w14:textId="77777777" w:rsidR="003540A1" w:rsidRDefault="003540A1" w:rsidP="003540A1">
      <w:pPr>
        <w:rPr>
          <w:rFonts w:asciiTheme="minorHAnsi" w:eastAsiaTheme="minorEastAsia" w:hAnsiTheme="minorHAnsi" w:cstheme="minorBidi"/>
          <w:sz w:val="24"/>
          <w:szCs w:val="24"/>
        </w:rPr>
      </w:pPr>
    </w:p>
    <w:p w14:paraId="3851F0D9" w14:textId="77777777" w:rsidR="003540A1" w:rsidRDefault="003540A1" w:rsidP="003540A1">
      <w:pPr>
        <w:rPr>
          <w:rFonts w:asciiTheme="minorHAnsi" w:eastAsiaTheme="minorEastAsia" w:hAnsiTheme="minorHAnsi" w:cstheme="minorBidi"/>
          <w:sz w:val="24"/>
          <w:szCs w:val="24"/>
        </w:rPr>
      </w:pPr>
    </w:p>
    <w:p w14:paraId="3A9195DD" w14:textId="77777777" w:rsidR="003540A1" w:rsidRPr="003540A1" w:rsidRDefault="003540A1" w:rsidP="003540A1">
      <w:pPr>
        <w:rPr>
          <w:rFonts w:asciiTheme="minorHAnsi" w:eastAsiaTheme="minorEastAsia" w:hAnsiTheme="minorHAnsi" w:cstheme="minorBidi"/>
          <w:sz w:val="24"/>
          <w:szCs w:val="24"/>
        </w:rPr>
      </w:pPr>
    </w:p>
    <w:p w14:paraId="7E2F21BD" w14:textId="77777777" w:rsidR="00076739" w:rsidRDefault="00953018"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sidR="000059D1">
        <w:rPr>
          <w:rStyle w:val="apple-converted-space"/>
          <w:rFonts w:asciiTheme="minorHAnsi" w:hAnsiTheme="minorHAnsi" w:cstheme="minorHAnsi"/>
          <w:b/>
          <w:color w:val="000000"/>
          <w:sz w:val="48"/>
          <w:szCs w:val="48"/>
          <w:shd w:val="clear" w:color="auto" w:fill="FFFFFF"/>
          <w:vertAlign w:val="superscript"/>
        </w:rPr>
        <w:t>4</w:t>
      </w:r>
    </w:p>
    <w:p w14:paraId="712E436C" w14:textId="77777777" w:rsidR="003540A1" w:rsidRDefault="003540A1"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16DD7881" w14:textId="77777777" w:rsidR="0087606E" w:rsidRPr="0087606E" w:rsidRDefault="0087606E" w:rsidP="00DA1CB3">
      <w:pPr>
        <w:spacing w:after="0" w:line="240" w:lineRule="auto"/>
        <w:jc w:val="center"/>
        <w:outlineLvl w:val="0"/>
        <w:rPr>
          <w:rStyle w:val="apple-converted-space"/>
          <w:rFonts w:ascii="Edwardian Script ITC" w:hAnsi="Edwardian Script ITC" w:cstheme="minorHAnsi"/>
          <w:b/>
          <w:color w:val="000000"/>
          <w:sz w:val="72"/>
          <w:szCs w:val="72"/>
          <w:shd w:val="clear" w:color="auto" w:fill="FFFFFF"/>
        </w:rPr>
      </w:pPr>
      <w:r>
        <w:rPr>
          <w:rStyle w:val="apple-converted-space"/>
          <w:rFonts w:ascii="Edwardian Script ITC" w:hAnsi="Edwardian Script ITC" w:cstheme="minorHAnsi"/>
          <w:b/>
          <w:color w:val="000000"/>
          <w:sz w:val="72"/>
          <w:szCs w:val="72"/>
          <w:shd w:val="clear" w:color="auto" w:fill="FFFFFF"/>
        </w:rPr>
        <w:t>Connecting Li</w:t>
      </w:r>
      <w:r w:rsidR="003C685C">
        <w:rPr>
          <w:rStyle w:val="apple-converted-space"/>
          <w:rFonts w:ascii="Edwardian Script ITC" w:hAnsi="Edwardian Script ITC" w:cstheme="minorHAnsi"/>
          <w:b/>
          <w:color w:val="000000"/>
          <w:sz w:val="72"/>
          <w:szCs w:val="72"/>
          <w:shd w:val="clear" w:color="auto" w:fill="FFFFFF"/>
        </w:rPr>
        <w:t>f</w:t>
      </w:r>
      <w:r>
        <w:rPr>
          <w:rStyle w:val="apple-converted-space"/>
          <w:rFonts w:ascii="Edwardian Script ITC" w:hAnsi="Edwardian Script ITC" w:cstheme="minorHAnsi"/>
          <w:b/>
          <w:color w:val="000000"/>
          <w:sz w:val="72"/>
          <w:szCs w:val="72"/>
          <w:shd w:val="clear" w:color="auto" w:fill="FFFFFF"/>
        </w:rPr>
        <w:t>e and Truth</w:t>
      </w:r>
    </w:p>
    <w:p w14:paraId="4964A07D" w14:textId="77777777" w:rsidR="00953018" w:rsidRPr="00953018" w:rsidRDefault="00953018" w:rsidP="00DA1CB3">
      <w:pPr>
        <w:spacing w:after="0" w:line="240" w:lineRule="auto"/>
        <w:jc w:val="center"/>
        <w:outlineLvl w:val="0"/>
        <w:rPr>
          <w:rStyle w:val="apple-converted-space"/>
          <w:rFonts w:asciiTheme="minorHAnsi" w:hAnsiTheme="minorHAnsi" w:cstheme="minorHAnsi"/>
          <w:b/>
          <w:color w:val="000000"/>
          <w:sz w:val="36"/>
          <w:szCs w:val="36"/>
          <w:shd w:val="clear" w:color="auto" w:fill="FFFFFF"/>
        </w:rPr>
      </w:pPr>
    </w:p>
    <w:p w14:paraId="346DBB05" w14:textId="77777777" w:rsidR="00953018" w:rsidRDefault="00953018" w:rsidP="00DA1CB3">
      <w:pPr>
        <w:spacing w:after="0" w:line="240" w:lineRule="auto"/>
        <w:jc w:val="center"/>
        <w:outlineLvl w:val="0"/>
        <w:rPr>
          <w:rStyle w:val="apple-converted-space"/>
          <w:rFonts w:asciiTheme="minorHAnsi" w:hAnsiTheme="minorHAnsi" w:cstheme="minorHAnsi"/>
          <w:b/>
          <w:i/>
          <w:color w:val="000000"/>
          <w:sz w:val="24"/>
          <w:szCs w:val="24"/>
          <w:shd w:val="clear" w:color="auto" w:fill="FFFFFF"/>
          <w:vertAlign w:val="superscript"/>
        </w:rPr>
      </w:pPr>
    </w:p>
    <w:p w14:paraId="70AC7FF6" w14:textId="77777777" w:rsidR="00BA070E" w:rsidRDefault="00953018" w:rsidP="00DA1CB3">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r>
        <w:rPr>
          <w:rStyle w:val="apple-converted-space"/>
          <w:rFonts w:asciiTheme="minorHAnsi" w:hAnsiTheme="minorHAnsi" w:cstheme="minorHAnsi"/>
          <w:b/>
          <w:color w:val="000000"/>
          <w:sz w:val="28"/>
          <w:szCs w:val="28"/>
          <w:shd w:val="clear" w:color="auto" w:fill="FFFFFF"/>
        </w:rPr>
        <w:t>Key Passage</w:t>
      </w:r>
    </w:p>
    <w:p w14:paraId="24B5F5B5" w14:textId="77777777" w:rsidR="005433A8" w:rsidRPr="00C07B4C" w:rsidRDefault="005433A8" w:rsidP="005433A8">
      <w:pPr>
        <w:pStyle w:val="Heading1"/>
      </w:pPr>
      <w:r w:rsidRPr="00C07B4C">
        <w:rPr>
          <w:rStyle w:val="passage-display-bcv"/>
          <w:rFonts w:asciiTheme="minorHAnsi" w:hAnsiTheme="minorHAnsi"/>
          <w:bCs w:val="0"/>
          <w:sz w:val="24"/>
          <w:szCs w:val="24"/>
        </w:rPr>
        <w:t>2 Timothy 2:15</w:t>
      </w:r>
      <w:r w:rsidRPr="00C07B4C">
        <w:rPr>
          <w:rStyle w:val="passage-display-version"/>
          <w:rFonts w:asciiTheme="minorHAnsi" w:hAnsiTheme="minorHAnsi"/>
          <w:bCs w:val="0"/>
          <w:sz w:val="24"/>
          <w:szCs w:val="24"/>
        </w:rPr>
        <w:t xml:space="preserve"> (KJV)</w:t>
      </w:r>
    </w:p>
    <w:p w14:paraId="739FE59C" w14:textId="77777777"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58388F1A" w14:textId="77777777" w:rsid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0CD6B4FC" w14:textId="77777777" w:rsidR="00BA070E" w:rsidRP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color w:val="000000"/>
          <w:sz w:val="28"/>
          <w:szCs w:val="28"/>
        </w:rPr>
      </w:pPr>
      <w:r>
        <w:rPr>
          <w:rStyle w:val="text"/>
          <w:rFonts w:asciiTheme="minorHAnsi" w:hAnsiTheme="minorHAnsi" w:cstheme="minorHAnsi"/>
          <w:b/>
          <w:color w:val="000000"/>
          <w:sz w:val="28"/>
          <w:szCs w:val="28"/>
        </w:rPr>
        <w:t>Introduction</w:t>
      </w:r>
    </w:p>
    <w:p w14:paraId="23E9E78A" w14:textId="77777777"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5F645141" w14:textId="77777777" w:rsidR="00663FE2" w:rsidRDefault="00FD0826" w:rsidP="005433A8">
      <w:pPr>
        <w:ind w:firstLine="720"/>
        <w:jc w:val="both"/>
        <w:rPr>
          <w:sz w:val="24"/>
          <w:szCs w:val="24"/>
        </w:rPr>
      </w:pPr>
      <w:r>
        <w:rPr>
          <w:sz w:val="24"/>
          <w:szCs w:val="24"/>
        </w:rPr>
        <w:t>Have you ever known a person who cou</w:t>
      </w:r>
      <w:r w:rsidR="00B1334B">
        <w:rPr>
          <w:sz w:val="24"/>
          <w:szCs w:val="24"/>
        </w:rPr>
        <w:t>ld be described as</w:t>
      </w:r>
      <w:r>
        <w:rPr>
          <w:sz w:val="24"/>
          <w:szCs w:val="24"/>
        </w:rPr>
        <w:t xml:space="preserve"> a know it all?</w:t>
      </w:r>
      <w:r w:rsidR="00B1334B">
        <w:rPr>
          <w:sz w:val="24"/>
          <w:szCs w:val="24"/>
        </w:rPr>
        <w:t xml:space="preserve"> Have you ever tried to enlighten a </w:t>
      </w:r>
      <w:r w:rsidR="00DE2D8F">
        <w:rPr>
          <w:sz w:val="24"/>
          <w:szCs w:val="24"/>
        </w:rPr>
        <w:t>know it all?</w:t>
      </w:r>
      <w:r w:rsidR="00B1334B" w:rsidRPr="00B1334B">
        <w:rPr>
          <w:sz w:val="24"/>
          <w:szCs w:val="24"/>
        </w:rPr>
        <w:t xml:space="preserve"> </w:t>
      </w:r>
      <w:r w:rsidR="00B1334B">
        <w:rPr>
          <w:sz w:val="24"/>
          <w:szCs w:val="24"/>
        </w:rPr>
        <w:t>They are not teachable b</w:t>
      </w:r>
      <w:r w:rsidR="00DE2D8F">
        <w:rPr>
          <w:sz w:val="24"/>
          <w:szCs w:val="24"/>
        </w:rPr>
        <w:t xml:space="preserve">ecause they </w:t>
      </w:r>
      <w:r w:rsidR="00DE2D8F" w:rsidRPr="00DE2D8F">
        <w:rPr>
          <w:i/>
          <w:sz w:val="24"/>
          <w:szCs w:val="24"/>
        </w:rPr>
        <w:t>think</w:t>
      </w:r>
      <w:r w:rsidR="00DE2D8F">
        <w:rPr>
          <w:sz w:val="24"/>
          <w:szCs w:val="24"/>
        </w:rPr>
        <w:t xml:space="preserve"> they know it all!</w:t>
      </w:r>
      <w:r w:rsidR="00B1334B">
        <w:rPr>
          <w:sz w:val="24"/>
          <w:szCs w:val="24"/>
        </w:rPr>
        <w:t xml:space="preserve"> Someone once said that the greatest hindrance to learning is knowledge. </w:t>
      </w:r>
      <w:r w:rsidR="00DE2D8F">
        <w:rPr>
          <w:sz w:val="24"/>
          <w:szCs w:val="24"/>
        </w:rPr>
        <w:t>Do you know what happens when you stop learning? You stop growing and if you don’t use your mind, you might possibly lose your mind</w:t>
      </w:r>
      <w:r w:rsidR="00484FB0">
        <w:rPr>
          <w:sz w:val="24"/>
          <w:szCs w:val="24"/>
        </w:rPr>
        <w:t xml:space="preserve"> -</w:t>
      </w:r>
      <w:r w:rsidR="00DE2D8F">
        <w:rPr>
          <w:sz w:val="24"/>
          <w:szCs w:val="24"/>
        </w:rPr>
        <w:t xml:space="preserve"> a mind is a terrible thing to waste. </w:t>
      </w:r>
    </w:p>
    <w:p w14:paraId="268E0654" w14:textId="77777777" w:rsidR="00663FE2" w:rsidRDefault="00663FE2" w:rsidP="00663FE2">
      <w:pPr>
        <w:ind w:firstLine="720"/>
        <w:jc w:val="both"/>
        <w:rPr>
          <w:sz w:val="24"/>
          <w:szCs w:val="24"/>
        </w:rPr>
      </w:pPr>
      <w:r>
        <w:rPr>
          <w:sz w:val="24"/>
          <w:szCs w:val="24"/>
        </w:rPr>
        <w:t xml:space="preserve">In </w:t>
      </w:r>
      <w:r w:rsidR="00B1334B">
        <w:rPr>
          <w:sz w:val="24"/>
          <w:szCs w:val="24"/>
        </w:rPr>
        <w:t xml:space="preserve">our key passage, Paul admonishes </w:t>
      </w:r>
      <w:r>
        <w:rPr>
          <w:sz w:val="24"/>
          <w:szCs w:val="24"/>
        </w:rPr>
        <w:t>Timothy</w:t>
      </w:r>
      <w:r w:rsidR="00B1334B" w:rsidRPr="00B1334B">
        <w:rPr>
          <w:sz w:val="24"/>
          <w:szCs w:val="24"/>
        </w:rPr>
        <w:t xml:space="preserve"> </w:t>
      </w:r>
      <w:r w:rsidR="00B1334B">
        <w:rPr>
          <w:sz w:val="24"/>
          <w:szCs w:val="24"/>
        </w:rPr>
        <w:t>to continue to study the Bible. (Timothy was</w:t>
      </w:r>
      <w:r>
        <w:rPr>
          <w:sz w:val="24"/>
          <w:szCs w:val="24"/>
        </w:rPr>
        <w:t xml:space="preserve"> </w:t>
      </w:r>
      <w:r w:rsidR="00B1334B">
        <w:rPr>
          <w:sz w:val="24"/>
          <w:szCs w:val="24"/>
        </w:rPr>
        <w:t xml:space="preserve">pastoring </w:t>
      </w:r>
      <w:r>
        <w:rPr>
          <w:sz w:val="24"/>
          <w:szCs w:val="24"/>
        </w:rPr>
        <w:t>the church at Ephesus</w:t>
      </w:r>
      <w:r w:rsidR="004D6CA3">
        <w:rPr>
          <w:sz w:val="24"/>
          <w:szCs w:val="24"/>
        </w:rPr>
        <w:t xml:space="preserve"> at the time</w:t>
      </w:r>
      <w:r w:rsidR="00B1334B">
        <w:rPr>
          <w:sz w:val="24"/>
          <w:szCs w:val="24"/>
        </w:rPr>
        <w:t>.)</w:t>
      </w:r>
      <w:r>
        <w:rPr>
          <w:sz w:val="24"/>
          <w:szCs w:val="24"/>
        </w:rPr>
        <w:t xml:space="preserve"> </w:t>
      </w:r>
      <w:r w:rsidR="004D6CA3">
        <w:rPr>
          <w:sz w:val="24"/>
          <w:szCs w:val="24"/>
        </w:rPr>
        <w:t>At the end of this letter, Paul states clearly that his departure was emanate -</w:t>
      </w:r>
      <w:r w:rsidR="009E28D5">
        <w:rPr>
          <w:sz w:val="24"/>
          <w:szCs w:val="24"/>
        </w:rPr>
        <w:t xml:space="preserve"> </w:t>
      </w:r>
      <w:r w:rsidR="004D6CA3">
        <w:rPr>
          <w:sz w:val="24"/>
          <w:szCs w:val="24"/>
        </w:rPr>
        <w:t xml:space="preserve">he would soon go home to be with the Lord. </w:t>
      </w:r>
      <w:r w:rsidR="009E28D5">
        <w:rPr>
          <w:sz w:val="24"/>
          <w:szCs w:val="24"/>
        </w:rPr>
        <w:t>Although, he</w:t>
      </w:r>
      <w:r w:rsidR="004D6CA3">
        <w:rPr>
          <w:sz w:val="24"/>
          <w:szCs w:val="24"/>
        </w:rPr>
        <w:t xml:space="preserve"> w</w:t>
      </w:r>
      <w:r w:rsidR="009E28D5">
        <w:rPr>
          <w:sz w:val="24"/>
          <w:szCs w:val="24"/>
        </w:rPr>
        <w:t>ould</w:t>
      </w:r>
      <w:r w:rsidR="004D6CA3">
        <w:rPr>
          <w:sz w:val="24"/>
          <w:szCs w:val="24"/>
        </w:rPr>
        <w:t xml:space="preserve"> soon be in the presence of the “Living Word of God,” he </w:t>
      </w:r>
      <w:r w:rsidR="00A02E6D">
        <w:rPr>
          <w:sz w:val="24"/>
          <w:szCs w:val="24"/>
        </w:rPr>
        <w:t xml:space="preserve">asked for three things (2 Timothy 4:6-13). He wanted his dear son Timothy, his cloak to keep him warm, and his scrolls and parchments – </w:t>
      </w:r>
      <w:r w:rsidR="009E28D5">
        <w:rPr>
          <w:sz w:val="24"/>
          <w:szCs w:val="24"/>
        </w:rPr>
        <w:t xml:space="preserve">and lastly, </w:t>
      </w:r>
      <w:r w:rsidR="00A02E6D">
        <w:rPr>
          <w:sz w:val="24"/>
          <w:szCs w:val="24"/>
        </w:rPr>
        <w:t>he asked for his Bible</w:t>
      </w:r>
      <w:r w:rsidR="009E28D5">
        <w:rPr>
          <w:sz w:val="24"/>
          <w:szCs w:val="24"/>
        </w:rPr>
        <w:t>.</w:t>
      </w:r>
      <w:r w:rsidR="00A02E6D">
        <w:rPr>
          <w:sz w:val="24"/>
          <w:szCs w:val="24"/>
        </w:rPr>
        <w:t xml:space="preserve"> He was going to study these precious writing until the very end. </w:t>
      </w:r>
      <w:r w:rsidR="004D6CA3">
        <w:rPr>
          <w:sz w:val="24"/>
          <w:szCs w:val="24"/>
        </w:rPr>
        <w:t xml:space="preserve"> </w:t>
      </w:r>
    </w:p>
    <w:p w14:paraId="31958495" w14:textId="77777777" w:rsidR="006E1615" w:rsidRDefault="002153F9" w:rsidP="005433A8">
      <w:pPr>
        <w:ind w:firstLine="720"/>
        <w:jc w:val="both"/>
        <w:rPr>
          <w:sz w:val="24"/>
          <w:szCs w:val="24"/>
        </w:rPr>
      </w:pPr>
      <w:r>
        <w:rPr>
          <w:sz w:val="24"/>
          <w:szCs w:val="24"/>
        </w:rPr>
        <w:t xml:space="preserve">The saints </w:t>
      </w:r>
      <w:r w:rsidR="0007035E">
        <w:rPr>
          <w:sz w:val="24"/>
          <w:szCs w:val="24"/>
        </w:rPr>
        <w:t xml:space="preserve">at the church at Ephesus </w:t>
      </w:r>
      <w:r>
        <w:rPr>
          <w:sz w:val="24"/>
          <w:szCs w:val="24"/>
        </w:rPr>
        <w:t>were discipled by Paul, Timothy</w:t>
      </w:r>
      <w:r w:rsidR="006E1615">
        <w:rPr>
          <w:sz w:val="24"/>
          <w:szCs w:val="24"/>
        </w:rPr>
        <w:t xml:space="preserve">, the apostle </w:t>
      </w:r>
      <w:r w:rsidR="008964BB">
        <w:rPr>
          <w:sz w:val="24"/>
          <w:szCs w:val="24"/>
        </w:rPr>
        <w:t>John</w:t>
      </w:r>
      <w:r w:rsidR="006E1615">
        <w:rPr>
          <w:sz w:val="24"/>
          <w:szCs w:val="24"/>
        </w:rPr>
        <w:t>,</w:t>
      </w:r>
      <w:r>
        <w:rPr>
          <w:sz w:val="24"/>
          <w:szCs w:val="24"/>
        </w:rPr>
        <w:t xml:space="preserve"> and Mary, the mother of Jesus, just to name a few.</w:t>
      </w:r>
      <w:r w:rsidR="00320DE6" w:rsidRPr="00320DE6">
        <w:rPr>
          <w:sz w:val="24"/>
          <w:szCs w:val="24"/>
        </w:rPr>
        <w:t xml:space="preserve"> </w:t>
      </w:r>
      <w:r w:rsidR="00320DE6">
        <w:rPr>
          <w:sz w:val="24"/>
          <w:szCs w:val="24"/>
        </w:rPr>
        <w:t>With all the truth that was poured into the</w:t>
      </w:r>
      <w:r w:rsidR="00663FE2">
        <w:rPr>
          <w:sz w:val="24"/>
          <w:szCs w:val="24"/>
        </w:rPr>
        <w:t xml:space="preserve"> saints,</w:t>
      </w:r>
      <w:r w:rsidR="00320DE6">
        <w:rPr>
          <w:sz w:val="24"/>
          <w:szCs w:val="24"/>
        </w:rPr>
        <w:t xml:space="preserve"> </w:t>
      </w:r>
      <w:r w:rsidR="00663FE2">
        <w:rPr>
          <w:sz w:val="24"/>
          <w:szCs w:val="24"/>
        </w:rPr>
        <w:t>you would think</w:t>
      </w:r>
      <w:r w:rsidR="00320DE6">
        <w:rPr>
          <w:sz w:val="24"/>
          <w:szCs w:val="24"/>
        </w:rPr>
        <w:t xml:space="preserve"> that they were </w:t>
      </w:r>
      <w:r>
        <w:rPr>
          <w:sz w:val="24"/>
          <w:szCs w:val="24"/>
        </w:rPr>
        <w:t xml:space="preserve">all </w:t>
      </w:r>
      <w:r w:rsidR="00663FE2">
        <w:rPr>
          <w:sz w:val="24"/>
          <w:szCs w:val="24"/>
        </w:rPr>
        <w:t>astute Bible</w:t>
      </w:r>
      <w:r>
        <w:rPr>
          <w:sz w:val="24"/>
          <w:szCs w:val="24"/>
        </w:rPr>
        <w:t xml:space="preserve"> scholars.</w:t>
      </w:r>
      <w:r w:rsidR="00663FE2">
        <w:rPr>
          <w:sz w:val="24"/>
          <w:szCs w:val="24"/>
        </w:rPr>
        <w:t xml:space="preserve"> </w:t>
      </w:r>
    </w:p>
    <w:p w14:paraId="500C0738" w14:textId="77777777" w:rsidR="000B1B3E" w:rsidRDefault="00DA59AB" w:rsidP="000B1B3E">
      <w:pPr>
        <w:ind w:firstLine="720"/>
        <w:jc w:val="both"/>
        <w:rPr>
          <w:sz w:val="24"/>
          <w:szCs w:val="24"/>
        </w:rPr>
      </w:pPr>
      <w:r>
        <w:rPr>
          <w:sz w:val="24"/>
          <w:szCs w:val="24"/>
        </w:rPr>
        <w:t xml:space="preserve"> </w:t>
      </w:r>
      <w:r w:rsidR="002153F9">
        <w:rPr>
          <w:sz w:val="24"/>
          <w:szCs w:val="24"/>
        </w:rPr>
        <w:t xml:space="preserve"> </w:t>
      </w:r>
      <w:r>
        <w:rPr>
          <w:sz w:val="24"/>
          <w:szCs w:val="24"/>
        </w:rPr>
        <w:t>Ideally, every believer should be taught how to study the Bible, but s</w:t>
      </w:r>
      <w:r w:rsidR="006E1615">
        <w:rPr>
          <w:sz w:val="24"/>
          <w:szCs w:val="24"/>
        </w:rPr>
        <w:t>ince m</w:t>
      </w:r>
      <w:r w:rsidR="00123AD2">
        <w:rPr>
          <w:sz w:val="24"/>
          <w:szCs w:val="24"/>
        </w:rPr>
        <w:t>ost of us will never go to a Bible college or seminary</w:t>
      </w:r>
      <w:r w:rsidR="006E1615">
        <w:rPr>
          <w:sz w:val="24"/>
          <w:szCs w:val="24"/>
        </w:rPr>
        <w:t>, how else are we going to learn?</w:t>
      </w:r>
      <w:r w:rsidR="00123AD2">
        <w:rPr>
          <w:sz w:val="24"/>
          <w:szCs w:val="24"/>
        </w:rPr>
        <w:t xml:space="preserve"> </w:t>
      </w:r>
      <w:r w:rsidR="00AE6302">
        <w:rPr>
          <w:sz w:val="24"/>
          <w:szCs w:val="24"/>
        </w:rPr>
        <w:t>Furthermore, i</w:t>
      </w:r>
      <w:r w:rsidR="00123AD2">
        <w:rPr>
          <w:sz w:val="24"/>
          <w:szCs w:val="24"/>
        </w:rPr>
        <w:t>f the church was making disciple by Jesus standard, there would be no need for such institutions</w:t>
      </w:r>
      <w:r w:rsidR="006E1615">
        <w:rPr>
          <w:sz w:val="24"/>
          <w:szCs w:val="24"/>
        </w:rPr>
        <w:t>.</w:t>
      </w:r>
      <w:r w:rsidR="003F10E9">
        <w:rPr>
          <w:sz w:val="24"/>
          <w:szCs w:val="24"/>
        </w:rPr>
        <w:t xml:space="preserve"> According to The Gospel Coalition International, 75 percent of Christians now live in countries that have no access to Biblical training. The ministry I work for, Catalyst Missions, is doing something about that. While they are training the pastors and leaders around the globe, we are equipping women to with the tools to make disciples. Naturally, that includes teaching them to study the Bible for themselves. In case you haven’t noticed, that is what this study is intended to do. </w:t>
      </w:r>
      <w:r>
        <w:rPr>
          <w:sz w:val="24"/>
          <w:szCs w:val="24"/>
        </w:rPr>
        <w:t xml:space="preserve">Biblically literacy is the </w:t>
      </w:r>
      <w:r w:rsidR="00CA73A8">
        <w:rPr>
          <w:sz w:val="24"/>
          <w:szCs w:val="24"/>
        </w:rPr>
        <w:t>hallmark</w:t>
      </w:r>
      <w:r w:rsidR="002153F9">
        <w:rPr>
          <w:sz w:val="24"/>
          <w:szCs w:val="24"/>
        </w:rPr>
        <w:t xml:space="preserve"> disciple making</w:t>
      </w:r>
      <w:r>
        <w:rPr>
          <w:sz w:val="24"/>
          <w:szCs w:val="24"/>
        </w:rPr>
        <w:t>.</w:t>
      </w:r>
      <w:r w:rsidR="00123AD2">
        <w:rPr>
          <w:sz w:val="24"/>
          <w:szCs w:val="24"/>
        </w:rPr>
        <w:t xml:space="preserve"> T</w:t>
      </w:r>
      <w:r w:rsidR="002153F9">
        <w:rPr>
          <w:sz w:val="24"/>
          <w:szCs w:val="24"/>
        </w:rPr>
        <w:t>he Bible</w:t>
      </w:r>
      <w:r w:rsidR="00123AD2">
        <w:rPr>
          <w:sz w:val="24"/>
          <w:szCs w:val="24"/>
        </w:rPr>
        <w:t xml:space="preserve"> is </w:t>
      </w:r>
      <w:r w:rsidR="005433A8" w:rsidRPr="00C07B4C">
        <w:rPr>
          <w:sz w:val="24"/>
          <w:szCs w:val="24"/>
        </w:rPr>
        <w:t xml:space="preserve">the curriculum of the entire process. </w:t>
      </w:r>
      <w:r w:rsidR="000B1B3E">
        <w:rPr>
          <w:sz w:val="24"/>
          <w:szCs w:val="24"/>
        </w:rPr>
        <w:t xml:space="preserve">Here’s how it worked - Paul taught Timothy to study the Bible, Timothy taught the saint, and the saints taught their disciples and on and on the baton of Truth was passed down. </w:t>
      </w:r>
    </w:p>
    <w:p w14:paraId="787DC6EF" w14:textId="77777777" w:rsidR="000B1B3E" w:rsidRPr="00C07B4C" w:rsidRDefault="000B1B3E" w:rsidP="000B1B3E">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Colossians 3:16 </w:t>
      </w:r>
    </w:p>
    <w:p w14:paraId="0C45A5A1" w14:textId="77777777" w:rsidR="000B1B3E" w:rsidRDefault="000B1B3E" w:rsidP="000B1B3E">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Let the word of Christ</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dwell in you richly, teaching and exhorting one another with all wisdom, singing psalms, hymns, and spiritual songs, all with grace</w:t>
      </w:r>
      <w:r w:rsidRPr="00C07B4C">
        <w:rPr>
          <w:rStyle w:val="apple-converted-space"/>
          <w:rFonts w:asciiTheme="minorHAnsi" w:hAnsiTheme="minorHAnsi" w:cstheme="minorHAnsi"/>
          <w:b/>
          <w:i/>
          <w:color w:val="000000"/>
          <w:sz w:val="24"/>
          <w:szCs w:val="24"/>
          <w:vertAlign w:val="superscript"/>
        </w:rPr>
        <w:t> </w:t>
      </w:r>
      <w:bookmarkStart w:id="1279" w:name="v19"/>
      <w:r w:rsidRPr="00C07B4C">
        <w:rPr>
          <w:rFonts w:asciiTheme="minorHAnsi" w:hAnsiTheme="minorHAnsi" w:cstheme="minorHAnsi"/>
          <w:b/>
          <w:i/>
          <w:color w:val="000000"/>
          <w:sz w:val="24"/>
          <w:szCs w:val="24"/>
          <w:vertAlign w:val="superscript"/>
        </w:rPr>
        <w:fldChar w:fldCharType="begin"/>
      </w:r>
      <w:r w:rsidRPr="00C07B4C">
        <w:rPr>
          <w:rFonts w:asciiTheme="minorHAnsi" w:hAnsiTheme="minorHAnsi" w:cstheme="minorHAnsi"/>
          <w:b/>
          <w:i/>
          <w:color w:val="000000"/>
          <w:sz w:val="24"/>
          <w:szCs w:val="24"/>
          <w:vertAlign w:val="superscript"/>
        </w:rPr>
        <w:instrText xml:space="preserve"> HYPERLINK "http://classic.net.bible.org/bible.php?book=Col&amp;chapter=3" \l "n19" </w:instrText>
      </w:r>
      <w:r w:rsidRPr="00C07B4C">
        <w:rPr>
          <w:rFonts w:asciiTheme="minorHAnsi" w:hAnsiTheme="minorHAnsi" w:cstheme="minorHAnsi"/>
          <w:b/>
          <w:i/>
          <w:color w:val="000000"/>
          <w:sz w:val="24"/>
          <w:szCs w:val="24"/>
          <w:vertAlign w:val="superscript"/>
        </w:rPr>
        <w:fldChar w:fldCharType="end"/>
      </w:r>
      <w:bookmarkEnd w:id="1279"/>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in your hearts to God.</w:t>
      </w:r>
    </w:p>
    <w:p w14:paraId="66EFCD0E" w14:textId="77777777" w:rsidR="000B1B3E" w:rsidRDefault="000B1B3E" w:rsidP="000B1B3E">
      <w:pPr>
        <w:spacing w:after="0"/>
        <w:jc w:val="center"/>
        <w:rPr>
          <w:rFonts w:asciiTheme="minorHAnsi" w:hAnsiTheme="minorHAnsi" w:cstheme="minorHAnsi"/>
          <w:b/>
          <w:i/>
          <w:color w:val="000000"/>
          <w:sz w:val="24"/>
          <w:szCs w:val="24"/>
        </w:rPr>
      </w:pPr>
    </w:p>
    <w:p w14:paraId="189A7B70" w14:textId="77777777" w:rsidR="00123AD2" w:rsidRDefault="00123AD2" w:rsidP="00123AD2">
      <w:pPr>
        <w:ind w:firstLine="720"/>
        <w:jc w:val="both"/>
        <w:rPr>
          <w:sz w:val="24"/>
          <w:szCs w:val="24"/>
        </w:rPr>
      </w:pPr>
      <w:r>
        <w:rPr>
          <w:sz w:val="24"/>
          <w:szCs w:val="24"/>
        </w:rPr>
        <w:t>T</w:t>
      </w:r>
      <w:r w:rsidRPr="00CF150E">
        <w:rPr>
          <w:sz w:val="24"/>
          <w:szCs w:val="24"/>
        </w:rPr>
        <w:t xml:space="preserve">he </w:t>
      </w:r>
      <w:r>
        <w:rPr>
          <w:sz w:val="24"/>
          <w:szCs w:val="24"/>
        </w:rPr>
        <w:t>Scriptures are an inexhaustible treasure trove of truth</w:t>
      </w:r>
      <w:r w:rsidR="00CA73A8">
        <w:rPr>
          <w:sz w:val="24"/>
          <w:szCs w:val="24"/>
        </w:rPr>
        <w:t>s, that are not</w:t>
      </w:r>
      <w:r>
        <w:rPr>
          <w:sz w:val="24"/>
          <w:szCs w:val="24"/>
        </w:rPr>
        <w:t xml:space="preserve"> discovered by the</w:t>
      </w:r>
      <w:r w:rsidR="00CA73A8">
        <w:rPr>
          <w:sz w:val="24"/>
          <w:szCs w:val="24"/>
        </w:rPr>
        <w:t xml:space="preserve"> nonchalant occasional</w:t>
      </w:r>
      <w:r>
        <w:rPr>
          <w:sz w:val="24"/>
          <w:szCs w:val="24"/>
        </w:rPr>
        <w:t xml:space="preserve"> reader, but by the diligent seeker. </w:t>
      </w:r>
      <w:r w:rsidR="00A809AE">
        <w:rPr>
          <w:sz w:val="24"/>
          <w:szCs w:val="24"/>
        </w:rPr>
        <w:t>As</w:t>
      </w:r>
      <w:r w:rsidR="00A809AE" w:rsidRPr="008F49B0">
        <w:rPr>
          <w:sz w:val="24"/>
          <w:szCs w:val="24"/>
        </w:rPr>
        <w:t xml:space="preserve"> </w:t>
      </w:r>
      <w:r w:rsidR="00A809AE" w:rsidRPr="00E04E12">
        <w:rPr>
          <w:sz w:val="24"/>
          <w:szCs w:val="24"/>
        </w:rPr>
        <w:t>Jerry Bridges</w:t>
      </w:r>
      <w:r w:rsidR="00A809AE">
        <w:rPr>
          <w:sz w:val="24"/>
          <w:szCs w:val="24"/>
        </w:rPr>
        <w:t xml:space="preserve"> put it, </w:t>
      </w:r>
      <w:r w:rsidR="00A809AE" w:rsidRPr="00E04E12">
        <w:rPr>
          <w:sz w:val="24"/>
          <w:szCs w:val="24"/>
        </w:rPr>
        <w:t>“Reading gives us breadt</w:t>
      </w:r>
      <w:r w:rsidR="00A809AE">
        <w:rPr>
          <w:sz w:val="24"/>
          <w:szCs w:val="24"/>
        </w:rPr>
        <w:t xml:space="preserve">h, </w:t>
      </w:r>
      <w:r w:rsidR="00A809AE" w:rsidRPr="00C07B4C">
        <w:rPr>
          <w:sz w:val="24"/>
          <w:szCs w:val="24"/>
        </w:rPr>
        <w:t>but study gives us depth.”</w:t>
      </w:r>
      <w:r w:rsidR="00A809AE">
        <w:rPr>
          <w:sz w:val="24"/>
          <w:szCs w:val="24"/>
        </w:rPr>
        <w:t xml:space="preserve"> </w:t>
      </w:r>
      <w:r w:rsidR="00262C21">
        <w:rPr>
          <w:sz w:val="24"/>
          <w:szCs w:val="24"/>
        </w:rPr>
        <w:t>U</w:t>
      </w:r>
      <w:r>
        <w:rPr>
          <w:sz w:val="24"/>
          <w:szCs w:val="24"/>
        </w:rPr>
        <w:t>ltimate</w:t>
      </w:r>
      <w:r w:rsidR="00262C21">
        <w:rPr>
          <w:sz w:val="24"/>
          <w:szCs w:val="24"/>
        </w:rPr>
        <w:t>ly though, the</w:t>
      </w:r>
      <w:r>
        <w:rPr>
          <w:sz w:val="24"/>
          <w:szCs w:val="24"/>
        </w:rPr>
        <w:t xml:space="preserve"> goal of Bible study in relation to disciple making, is that the nations will hear and believe in the Lord Jesus Christ. For His Name and fame.</w:t>
      </w:r>
      <w:r w:rsidRPr="00CF150E">
        <w:rPr>
          <w:sz w:val="24"/>
          <w:szCs w:val="24"/>
        </w:rPr>
        <w:t xml:space="preserve"> </w:t>
      </w:r>
    </w:p>
    <w:p w14:paraId="797E39FF" w14:textId="77777777" w:rsidR="00EE1CE1" w:rsidRDefault="002153F9" w:rsidP="005433A8">
      <w:pPr>
        <w:ind w:firstLine="720"/>
        <w:jc w:val="both"/>
        <w:rPr>
          <w:sz w:val="24"/>
          <w:szCs w:val="24"/>
        </w:rPr>
      </w:pPr>
      <w:r>
        <w:rPr>
          <w:sz w:val="24"/>
          <w:szCs w:val="24"/>
        </w:rPr>
        <w:t>Have you ever been taught how to study</w:t>
      </w:r>
      <w:r w:rsidR="00F705B6">
        <w:rPr>
          <w:sz w:val="24"/>
          <w:szCs w:val="24"/>
        </w:rPr>
        <w:t xml:space="preserve">? </w:t>
      </w:r>
      <w:r>
        <w:rPr>
          <w:sz w:val="24"/>
          <w:szCs w:val="24"/>
        </w:rPr>
        <w:t>Don’t you want to learn how to mine these truth for yourself?</w:t>
      </w:r>
      <w:r w:rsidR="00145C84" w:rsidRPr="00145C84">
        <w:rPr>
          <w:sz w:val="24"/>
          <w:szCs w:val="24"/>
        </w:rPr>
        <w:t xml:space="preserve"> </w:t>
      </w:r>
      <w:r w:rsidR="00262C21">
        <w:rPr>
          <w:sz w:val="24"/>
          <w:szCs w:val="24"/>
        </w:rPr>
        <w:t>In this week’s lesson, you’ll receive some helpful tools to study your Bible for all its worth.</w:t>
      </w:r>
    </w:p>
    <w:p w14:paraId="7A83E252" w14:textId="77777777" w:rsidR="005433A8" w:rsidRDefault="005433A8" w:rsidP="005433A8">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308E5934" w14:textId="77777777" w:rsidR="004E113C" w:rsidRDefault="00262C21" w:rsidP="004E113C">
      <w:pPr>
        <w:ind w:firstLine="720"/>
        <w:jc w:val="both"/>
        <w:rPr>
          <w:sz w:val="24"/>
          <w:szCs w:val="24"/>
        </w:rPr>
      </w:pPr>
      <w:r>
        <w:rPr>
          <w:sz w:val="24"/>
          <w:szCs w:val="24"/>
        </w:rPr>
        <w:t xml:space="preserve">If </w:t>
      </w:r>
      <w:r w:rsidR="00886954">
        <w:rPr>
          <w:sz w:val="24"/>
          <w:szCs w:val="24"/>
        </w:rPr>
        <w:t>you’re serious</w:t>
      </w:r>
      <w:r>
        <w:rPr>
          <w:sz w:val="24"/>
          <w:szCs w:val="24"/>
        </w:rPr>
        <w:t xml:space="preserve"> about Bible study, you need plan to get you started. Here are a few </w:t>
      </w:r>
      <w:r w:rsidR="004E113C">
        <w:rPr>
          <w:sz w:val="24"/>
          <w:szCs w:val="24"/>
        </w:rPr>
        <w:t>suggestions</w:t>
      </w:r>
      <w:r>
        <w:rPr>
          <w:sz w:val="24"/>
          <w:szCs w:val="24"/>
        </w:rPr>
        <w:t xml:space="preserve">: </w:t>
      </w:r>
      <w:r w:rsidR="004E113C">
        <w:rPr>
          <w:sz w:val="24"/>
          <w:szCs w:val="24"/>
        </w:rPr>
        <w:t xml:space="preserve">to get a grasp of the Bible contextually, you might use a Bible like </w:t>
      </w:r>
      <w:r w:rsidR="00EE1CE1" w:rsidRPr="006C31EE">
        <w:rPr>
          <w:sz w:val="24"/>
          <w:szCs w:val="24"/>
        </w:rPr>
        <w:t xml:space="preserve">the NIV Chronological Bible as a daily reading plan to cover the Bible within a year. </w:t>
      </w:r>
      <w:r w:rsidR="00EE1CE1">
        <w:rPr>
          <w:sz w:val="24"/>
          <w:szCs w:val="24"/>
        </w:rPr>
        <w:t xml:space="preserve">Or </w:t>
      </w:r>
      <w:r w:rsidR="004E113C">
        <w:rPr>
          <w:sz w:val="24"/>
          <w:szCs w:val="24"/>
        </w:rPr>
        <w:t xml:space="preserve">you may choose </w:t>
      </w:r>
      <w:r w:rsidR="00EE1CE1">
        <w:rPr>
          <w:sz w:val="24"/>
          <w:szCs w:val="24"/>
        </w:rPr>
        <w:t>a three-year study plan that covers the Old Testament in the first year, followed by one book of the New Testament per month</w:t>
      </w:r>
      <w:r w:rsidR="004E113C">
        <w:rPr>
          <w:sz w:val="24"/>
          <w:szCs w:val="24"/>
        </w:rPr>
        <w:t xml:space="preserve"> for the next two years</w:t>
      </w:r>
      <w:r w:rsidR="00EE1CE1">
        <w:rPr>
          <w:sz w:val="24"/>
          <w:szCs w:val="24"/>
        </w:rPr>
        <w:t xml:space="preserve">. </w:t>
      </w:r>
    </w:p>
    <w:p w14:paraId="6000EBA4" w14:textId="77777777" w:rsidR="00EE1CE1" w:rsidRDefault="00EE1CE1" w:rsidP="004E113C">
      <w:pPr>
        <w:ind w:firstLine="720"/>
        <w:jc w:val="both"/>
        <w:rPr>
          <w:sz w:val="24"/>
          <w:szCs w:val="24"/>
        </w:rPr>
      </w:pPr>
      <w:r w:rsidRPr="00812A53">
        <w:rPr>
          <w:sz w:val="24"/>
          <w:szCs w:val="24"/>
        </w:rPr>
        <w:t>As you study</w:t>
      </w:r>
      <w:r>
        <w:rPr>
          <w:sz w:val="24"/>
          <w:szCs w:val="24"/>
        </w:rPr>
        <w:t>,</w:t>
      </w:r>
      <w:r w:rsidRPr="00812A53">
        <w:rPr>
          <w:sz w:val="24"/>
          <w:szCs w:val="24"/>
        </w:rPr>
        <w:t xml:space="preserve"> parallel</w:t>
      </w:r>
      <w:r>
        <w:rPr>
          <w:sz w:val="24"/>
          <w:szCs w:val="24"/>
        </w:rPr>
        <w:t xml:space="preserve"> the</w:t>
      </w:r>
      <w:r w:rsidRPr="00812A53">
        <w:rPr>
          <w:sz w:val="24"/>
          <w:szCs w:val="24"/>
        </w:rPr>
        <w:t xml:space="preserve"> Old Testament to</w:t>
      </w:r>
      <w:r>
        <w:rPr>
          <w:sz w:val="24"/>
          <w:szCs w:val="24"/>
        </w:rPr>
        <w:t xml:space="preserve"> the</w:t>
      </w:r>
      <w:r w:rsidRPr="00812A53">
        <w:rPr>
          <w:sz w:val="24"/>
          <w:szCs w:val="24"/>
        </w:rPr>
        <w:t xml:space="preserve"> New Testament</w:t>
      </w:r>
      <w:r>
        <w:rPr>
          <w:sz w:val="24"/>
          <w:szCs w:val="24"/>
        </w:rPr>
        <w:t xml:space="preserve">. </w:t>
      </w:r>
      <w:r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1E5CE4EC" w14:textId="77777777" w:rsidR="005433A8" w:rsidRPr="003F2DDC" w:rsidRDefault="004E113C" w:rsidP="005433A8">
      <w:pPr>
        <w:ind w:firstLine="720"/>
        <w:jc w:val="both"/>
        <w:rPr>
          <w:rFonts w:cstheme="minorHAnsi"/>
          <w:b/>
          <w:i/>
          <w:sz w:val="24"/>
          <w:szCs w:val="24"/>
        </w:rPr>
      </w:pPr>
      <w:r>
        <w:rPr>
          <w:sz w:val="24"/>
          <w:szCs w:val="24"/>
        </w:rPr>
        <w:t>To</w:t>
      </w:r>
      <w:r w:rsidR="005433A8">
        <w:rPr>
          <w:sz w:val="24"/>
          <w:szCs w:val="24"/>
        </w:rPr>
        <w:t xml:space="preserve"> find the meaning or interpretation of a passage</w:t>
      </w:r>
      <w:r>
        <w:rPr>
          <w:sz w:val="24"/>
          <w:szCs w:val="24"/>
        </w:rPr>
        <w:t xml:space="preserve">, </w:t>
      </w:r>
      <w:r w:rsidR="00D93BA8">
        <w:rPr>
          <w:sz w:val="24"/>
          <w:szCs w:val="24"/>
        </w:rPr>
        <w:t>we</w:t>
      </w:r>
      <w:r>
        <w:rPr>
          <w:sz w:val="24"/>
          <w:szCs w:val="24"/>
        </w:rPr>
        <w:t xml:space="preserve"> must learn to allow </w:t>
      </w:r>
      <w:r w:rsidRPr="00E04E12">
        <w:rPr>
          <w:sz w:val="24"/>
          <w:szCs w:val="24"/>
        </w:rPr>
        <w:t>Scripture interpret Scripture</w:t>
      </w:r>
      <w:r>
        <w:rPr>
          <w:sz w:val="24"/>
          <w:szCs w:val="24"/>
        </w:rPr>
        <w:t xml:space="preserve"> by cross-referencing.</w:t>
      </w:r>
      <w:r w:rsidR="005433A8" w:rsidRPr="00E04E12">
        <w:rPr>
          <w:sz w:val="24"/>
          <w:szCs w:val="24"/>
        </w:rPr>
        <w:t xml:space="preserve"> </w:t>
      </w:r>
      <w:r w:rsidR="00D93BA8">
        <w:rPr>
          <w:sz w:val="24"/>
          <w:szCs w:val="24"/>
        </w:rPr>
        <w:t>This is</w:t>
      </w:r>
      <w:r w:rsidR="005433A8" w:rsidRPr="00E04E12">
        <w:rPr>
          <w:sz w:val="24"/>
          <w:szCs w:val="24"/>
        </w:rPr>
        <w:t xml:space="preserve"> most basic principle of interpretation </w:t>
      </w:r>
      <w:r w:rsidR="005433A8" w:rsidRPr="001D1BDF">
        <w:rPr>
          <w:sz w:val="24"/>
          <w:szCs w:val="24"/>
        </w:rPr>
        <w:t xml:space="preserve">There are numerous possible </w:t>
      </w:r>
      <w:r w:rsidR="005433A8" w:rsidRPr="00D93BA8">
        <w:rPr>
          <w:sz w:val="24"/>
          <w:szCs w:val="24"/>
        </w:rPr>
        <w:t>applications t</w:t>
      </w:r>
      <w:r w:rsidR="005433A8" w:rsidRPr="0050023B">
        <w:rPr>
          <w:sz w:val="24"/>
          <w:szCs w:val="24"/>
        </w:rPr>
        <w:t>hat</w:t>
      </w:r>
      <w:r w:rsidR="005433A8">
        <w:rPr>
          <w:sz w:val="24"/>
          <w:szCs w:val="24"/>
        </w:rPr>
        <w:t xml:space="preserve"> apply to the</w:t>
      </w:r>
      <w:r w:rsidR="005433A8" w:rsidRPr="001D1BDF">
        <w:rPr>
          <w:sz w:val="24"/>
          <w:szCs w:val="24"/>
        </w:rPr>
        <w:t xml:space="preserve"> Scripture</w:t>
      </w:r>
      <w:r w:rsidR="005433A8">
        <w:rPr>
          <w:sz w:val="24"/>
          <w:szCs w:val="24"/>
        </w:rPr>
        <w:t>s</w:t>
      </w:r>
      <w:r w:rsidR="005433A8" w:rsidRPr="001D1BDF">
        <w:rPr>
          <w:sz w:val="24"/>
          <w:szCs w:val="24"/>
        </w:rPr>
        <w:t xml:space="preserve">, but there is only one </w:t>
      </w:r>
      <w:r w:rsidR="005433A8" w:rsidRPr="00D93BA8">
        <w:rPr>
          <w:sz w:val="24"/>
          <w:szCs w:val="24"/>
        </w:rPr>
        <w:t>correct interpretation</w:t>
      </w:r>
      <w:r w:rsidR="005433A8" w:rsidRPr="0050023B">
        <w:rPr>
          <w:sz w:val="24"/>
          <w:szCs w:val="24"/>
        </w:rPr>
        <w:t>.</w:t>
      </w:r>
      <w:r w:rsidR="005433A8" w:rsidRPr="001D1BDF">
        <w:rPr>
          <w:b/>
          <w:sz w:val="24"/>
          <w:szCs w:val="24"/>
        </w:rPr>
        <w:t xml:space="preserve"> </w:t>
      </w:r>
      <w:r w:rsidR="005433A8" w:rsidRPr="001D1BDF">
        <w:rPr>
          <w:sz w:val="24"/>
          <w:szCs w:val="24"/>
        </w:rPr>
        <w:t>We must understand the original context to faithfully apply the scriptures to</w:t>
      </w:r>
      <w:r w:rsidR="005433A8" w:rsidRPr="00E04E12">
        <w:rPr>
          <w:sz w:val="24"/>
          <w:szCs w:val="24"/>
        </w:rPr>
        <w:t xml:space="preserve"> our context because our application is always built on interpretation.</w:t>
      </w:r>
    </w:p>
    <w:p w14:paraId="6CC6EC40" w14:textId="77777777" w:rsidR="005433A8" w:rsidRPr="002B2610" w:rsidRDefault="005433A8" w:rsidP="005433A8">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w:t>
      </w:r>
      <w:r w:rsidR="002B2610">
        <w:rPr>
          <w:sz w:val="24"/>
          <w:szCs w:val="24"/>
        </w:rPr>
        <w:t xml:space="preserve"> the following questions</w:t>
      </w:r>
      <w:r>
        <w:rPr>
          <w:sz w:val="24"/>
          <w:szCs w:val="24"/>
        </w:rPr>
        <w:t>: “</w:t>
      </w:r>
      <w:r w:rsidRPr="002B2610">
        <w:rPr>
          <w:sz w:val="24"/>
          <w:szCs w:val="24"/>
        </w:rPr>
        <w:t xml:space="preserve">who wrote it, what does it say, when, where, and how was it written, and finally, why was it written? </w:t>
      </w:r>
    </w:p>
    <w:p w14:paraId="26624E22" w14:textId="77777777" w:rsidR="005433A8" w:rsidRPr="0050023B" w:rsidRDefault="005433A8" w:rsidP="0098680D">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r w:rsidR="0098680D">
        <w:rPr>
          <w:sz w:val="24"/>
          <w:szCs w:val="24"/>
        </w:rPr>
        <w:t xml:space="preserve"> </w:t>
      </w:r>
      <w:r w:rsidRPr="00812A53">
        <w:rPr>
          <w:sz w:val="24"/>
          <w:szCs w:val="24"/>
        </w:rPr>
        <w:t>Read</w:t>
      </w:r>
      <w:r>
        <w:rPr>
          <w:sz w:val="24"/>
          <w:szCs w:val="24"/>
        </w:rPr>
        <w:t xml:space="preserve"> the following</w:t>
      </w:r>
      <w:r w:rsidRPr="0050023B">
        <w:rPr>
          <w:sz w:val="24"/>
          <w:szCs w:val="24"/>
        </w:rPr>
        <w:t>: (740-681 BC) -  Isaiah 44:28; (626-586 BC) - Jerem</w:t>
      </w:r>
      <w:r w:rsidR="005E4CB1">
        <w:rPr>
          <w:sz w:val="24"/>
          <w:szCs w:val="24"/>
        </w:rPr>
        <w:t>iah 15:16, 20:9, 25:12-13,29:10,</w:t>
      </w:r>
      <w:r w:rsidRPr="0050023B">
        <w:rPr>
          <w:sz w:val="24"/>
          <w:szCs w:val="24"/>
        </w:rPr>
        <w:t xml:space="preserve"> 31:33-34,38; (605-537 BC) - Daniel 5:30, 6:10,28, 7:13-14, 9:1-6; (440 BC) -  Ezra 1:1, 7:6, 10; (430 BC) -  Nehemiah 8:1, 6-8, 12, 13, 18, 9:2-5</w:t>
      </w:r>
      <w:r w:rsidR="0098680D">
        <w:rPr>
          <w:sz w:val="24"/>
          <w:szCs w:val="24"/>
        </w:rPr>
        <w:t>.</w:t>
      </w:r>
    </w:p>
    <w:p w14:paraId="245C43FF" w14:textId="77777777" w:rsidR="00D93BA8" w:rsidRDefault="005433A8" w:rsidP="00D93BA8">
      <w:pPr>
        <w:ind w:firstLine="720"/>
        <w:jc w:val="both"/>
        <w:rPr>
          <w:sz w:val="24"/>
          <w:szCs w:val="24"/>
        </w:rPr>
      </w:pPr>
      <w:r w:rsidRPr="00E04E12">
        <w:rPr>
          <w:sz w:val="24"/>
          <w:szCs w:val="24"/>
        </w:rPr>
        <w:t xml:space="preserve">The following are terms used for the study of interpretation or explanation of the scriptures. </w:t>
      </w:r>
      <w:r w:rsidR="005E4CB1">
        <w:rPr>
          <w:sz w:val="24"/>
          <w:szCs w:val="24"/>
        </w:rPr>
        <w:t xml:space="preserve"> </w:t>
      </w:r>
      <w:r w:rsidR="005E4CB1" w:rsidRPr="005E4CB1">
        <w:rPr>
          <w:sz w:val="24"/>
          <w:szCs w:val="24"/>
        </w:rPr>
        <w:t>Hermeneutics’</w:t>
      </w:r>
      <w:r w:rsidR="005E4CB1">
        <w:rPr>
          <w:sz w:val="24"/>
          <w:szCs w:val="24"/>
        </w:rPr>
        <w:t xml:space="preserve"> is basically </w:t>
      </w:r>
      <w:r w:rsidR="005E4CB1" w:rsidRPr="005E4CB1">
        <w:rPr>
          <w:sz w:val="24"/>
          <w:szCs w:val="24"/>
        </w:rPr>
        <w:t xml:space="preserve">the study of interpretation of </w:t>
      </w:r>
      <w:r w:rsidR="00FD6D31">
        <w:rPr>
          <w:sz w:val="24"/>
          <w:szCs w:val="24"/>
        </w:rPr>
        <w:t xml:space="preserve">a </w:t>
      </w:r>
      <w:r w:rsidR="005E4CB1" w:rsidRPr="005E4CB1">
        <w:rPr>
          <w:sz w:val="24"/>
          <w:szCs w:val="24"/>
        </w:rPr>
        <w:t>written</w:t>
      </w:r>
      <w:r w:rsidR="00FD6D31">
        <w:rPr>
          <w:sz w:val="24"/>
          <w:szCs w:val="24"/>
        </w:rPr>
        <w:t xml:space="preserve"> </w:t>
      </w:r>
      <w:r w:rsidR="00D93BA8">
        <w:rPr>
          <w:sz w:val="24"/>
          <w:szCs w:val="24"/>
        </w:rPr>
        <w:t>text, but it is also</w:t>
      </w:r>
      <w:r w:rsidR="005E4CB1" w:rsidRPr="005E4CB1">
        <w:rPr>
          <w:sz w:val="24"/>
          <w:szCs w:val="24"/>
        </w:rPr>
        <w:t xml:space="preserve"> used for other forms of communication, including verbal. </w:t>
      </w:r>
      <w:r w:rsidR="00D93BA8" w:rsidRPr="00E04E12">
        <w:rPr>
          <w:sz w:val="24"/>
          <w:szCs w:val="24"/>
        </w:rPr>
        <w:t xml:space="preserve">The word hermeneutics comes from the Greek word </w:t>
      </w:r>
      <w:r w:rsidR="00D93BA8" w:rsidRPr="0050023B">
        <w:rPr>
          <w:sz w:val="24"/>
          <w:szCs w:val="24"/>
        </w:rPr>
        <w:t xml:space="preserve">hermeneuo. It means to </w:t>
      </w:r>
      <w:r w:rsidR="00D93BA8" w:rsidRPr="0050023B">
        <w:rPr>
          <w:i/>
          <w:sz w:val="24"/>
          <w:szCs w:val="24"/>
        </w:rPr>
        <w:t>translate, interpret, to explain thoroughly, and expound.</w:t>
      </w:r>
      <w:r w:rsidR="00D93BA8" w:rsidRPr="0050023B">
        <w:rPr>
          <w:sz w:val="24"/>
          <w:szCs w:val="24"/>
        </w:rPr>
        <w:t xml:space="preserve"> </w:t>
      </w:r>
    </w:p>
    <w:p w14:paraId="02A958B8" w14:textId="77777777" w:rsidR="005433A8" w:rsidRDefault="005E4CB1" w:rsidP="00D93BA8">
      <w:pPr>
        <w:ind w:firstLine="720"/>
        <w:jc w:val="both"/>
        <w:rPr>
          <w:sz w:val="24"/>
          <w:szCs w:val="24"/>
        </w:rPr>
      </w:pPr>
      <w:r w:rsidRPr="005E4CB1">
        <w:rPr>
          <w:sz w:val="24"/>
          <w:szCs w:val="24"/>
        </w:rPr>
        <w:t xml:space="preserve">Jesus used this word in Luke 24:31, 32, 45, it is translated as: </w:t>
      </w:r>
      <w:r w:rsidRPr="005E4CB1">
        <w:rPr>
          <w:i/>
          <w:sz w:val="24"/>
          <w:szCs w:val="24"/>
        </w:rPr>
        <w:t>opened their eyes</w:t>
      </w:r>
      <w:r w:rsidRPr="005E4CB1">
        <w:rPr>
          <w:sz w:val="24"/>
          <w:szCs w:val="24"/>
        </w:rPr>
        <w:t xml:space="preserve"> </w:t>
      </w:r>
      <w:r w:rsidRPr="005E4CB1">
        <w:rPr>
          <w:i/>
          <w:sz w:val="24"/>
          <w:szCs w:val="24"/>
        </w:rPr>
        <w:t>or minds</w:t>
      </w:r>
      <w:r w:rsidRPr="005E4CB1">
        <w:rPr>
          <w:sz w:val="24"/>
          <w:szCs w:val="24"/>
        </w:rPr>
        <w:t xml:space="preserve"> and </w:t>
      </w:r>
      <w:r w:rsidRPr="005E4CB1">
        <w:rPr>
          <w:i/>
          <w:sz w:val="24"/>
          <w:szCs w:val="24"/>
        </w:rPr>
        <w:t>explained.</w:t>
      </w:r>
      <w:r>
        <w:rPr>
          <w:i/>
          <w:sz w:val="24"/>
          <w:szCs w:val="24"/>
        </w:rPr>
        <w:t xml:space="preserve"> </w:t>
      </w:r>
      <w:r w:rsidR="00D93BA8" w:rsidRPr="00D93BA8">
        <w:rPr>
          <w:sz w:val="24"/>
          <w:szCs w:val="24"/>
        </w:rPr>
        <w:t xml:space="preserve">Another </w:t>
      </w:r>
      <w:r w:rsidR="00D93BA8">
        <w:rPr>
          <w:sz w:val="24"/>
          <w:szCs w:val="24"/>
        </w:rPr>
        <w:t>term</w:t>
      </w:r>
      <w:r w:rsidR="00D93BA8" w:rsidRPr="00D93BA8">
        <w:rPr>
          <w:sz w:val="24"/>
          <w:szCs w:val="24"/>
        </w:rPr>
        <w:t xml:space="preserve"> akin to</w:t>
      </w:r>
      <w:r>
        <w:rPr>
          <w:sz w:val="24"/>
          <w:szCs w:val="24"/>
        </w:rPr>
        <w:t xml:space="preserve"> hermeneutics, is</w:t>
      </w:r>
      <w:r w:rsidR="005433A8" w:rsidRPr="00E04E12">
        <w:rPr>
          <w:sz w:val="24"/>
          <w:szCs w:val="24"/>
        </w:rPr>
        <w:t xml:space="preserve"> exegesis</w:t>
      </w:r>
      <w:r>
        <w:rPr>
          <w:sz w:val="24"/>
          <w:szCs w:val="24"/>
        </w:rPr>
        <w:t>.</w:t>
      </w:r>
      <w:r w:rsidR="005433A8" w:rsidRPr="00E04E12">
        <w:rPr>
          <w:sz w:val="24"/>
          <w:szCs w:val="24"/>
        </w:rPr>
        <w:t xml:space="preserve"> </w:t>
      </w:r>
      <w:r w:rsidR="005433A8">
        <w:rPr>
          <w:sz w:val="24"/>
          <w:szCs w:val="24"/>
        </w:rPr>
        <w:t xml:space="preserve">Herb Hodges </w:t>
      </w:r>
      <w:r w:rsidR="00D93BA8">
        <w:rPr>
          <w:sz w:val="24"/>
          <w:szCs w:val="24"/>
        </w:rPr>
        <w:t xml:space="preserve">“schooled me” on this word, </w:t>
      </w:r>
      <w:r w:rsidR="005433A8">
        <w:rPr>
          <w:sz w:val="24"/>
          <w:szCs w:val="24"/>
        </w:rPr>
        <w:t>he said, “Exegesis means to</w:t>
      </w:r>
      <w:r w:rsidR="005433A8" w:rsidRPr="00E04E12">
        <w:rPr>
          <w:sz w:val="24"/>
          <w:szCs w:val="24"/>
        </w:rPr>
        <w:t xml:space="preserve"> take by the hand and lead out from invisibility to visibility”</w:t>
      </w:r>
      <w:r w:rsidR="005433A8">
        <w:rPr>
          <w:sz w:val="24"/>
          <w:szCs w:val="24"/>
        </w:rPr>
        <w:t>.</w:t>
      </w:r>
      <w:r>
        <w:rPr>
          <w:sz w:val="24"/>
          <w:szCs w:val="24"/>
        </w:rPr>
        <w:t xml:space="preserve"> </w:t>
      </w:r>
      <w:r w:rsidR="005433A8" w:rsidRPr="0050023B">
        <w:rPr>
          <w:sz w:val="24"/>
          <w:szCs w:val="24"/>
        </w:rPr>
        <w:t>Just before His ascension, Jesus did an exegesis of the entire Old Testament</w:t>
      </w:r>
      <w:r>
        <w:rPr>
          <w:sz w:val="24"/>
          <w:szCs w:val="24"/>
        </w:rPr>
        <w:t>.</w:t>
      </w:r>
      <w:r w:rsidR="005433A8" w:rsidRPr="0050023B">
        <w:rPr>
          <w:sz w:val="24"/>
          <w:szCs w:val="24"/>
        </w:rPr>
        <w:t xml:space="preserve"> </w:t>
      </w:r>
      <w:r w:rsidR="005433A8" w:rsidRPr="005E4CB1">
        <w:rPr>
          <w:i/>
          <w:sz w:val="24"/>
          <w:szCs w:val="24"/>
        </w:rPr>
        <w:t xml:space="preserve">He explained that… the entire Bible is about Him! </w:t>
      </w:r>
      <w:r w:rsidR="005433A8" w:rsidRPr="005E4CB1">
        <w:rPr>
          <w:sz w:val="24"/>
          <w:szCs w:val="24"/>
        </w:rPr>
        <w:t xml:space="preserve"> Wouldn’t</w:t>
      </w:r>
      <w:r w:rsidR="005433A8" w:rsidRPr="0050023B">
        <w:rPr>
          <w:sz w:val="24"/>
          <w:szCs w:val="24"/>
        </w:rPr>
        <w:t xml:space="preserve"> you have loved to be part of </w:t>
      </w:r>
      <w:r w:rsidR="00F705B6">
        <w:rPr>
          <w:sz w:val="24"/>
          <w:szCs w:val="24"/>
        </w:rPr>
        <w:t>her</w:t>
      </w:r>
      <w:r w:rsidR="005433A8" w:rsidRPr="0050023B">
        <w:rPr>
          <w:sz w:val="24"/>
          <w:szCs w:val="24"/>
        </w:rPr>
        <w:t xml:space="preserve"> Study?</w:t>
      </w:r>
    </w:p>
    <w:p w14:paraId="35BD3E78" w14:textId="77777777" w:rsidR="005433A8" w:rsidRDefault="005433A8" w:rsidP="005E4CB1">
      <w:pPr>
        <w:spacing w:after="0"/>
        <w:jc w:val="center"/>
        <w:rPr>
          <w:b/>
          <w:sz w:val="24"/>
          <w:szCs w:val="24"/>
        </w:rPr>
      </w:pPr>
      <w:r w:rsidRPr="005E4CB1">
        <w:rPr>
          <w:b/>
          <w:sz w:val="24"/>
          <w:szCs w:val="24"/>
        </w:rPr>
        <w:t>Luke 24:2</w:t>
      </w:r>
      <w:r w:rsidR="005E4CB1" w:rsidRPr="005E4CB1">
        <w:rPr>
          <w:b/>
          <w:sz w:val="24"/>
          <w:szCs w:val="24"/>
        </w:rPr>
        <w:t>7</w:t>
      </w:r>
      <w:r w:rsidRPr="005E4CB1">
        <w:rPr>
          <w:b/>
          <w:sz w:val="24"/>
          <w:szCs w:val="24"/>
        </w:rPr>
        <w:t xml:space="preserve"> </w:t>
      </w:r>
    </w:p>
    <w:p w14:paraId="38126135" w14:textId="77777777" w:rsidR="005E4CB1" w:rsidRDefault="005E4CB1" w:rsidP="005E4CB1">
      <w:pPr>
        <w:spacing w:after="0"/>
        <w:jc w:val="center"/>
        <w:rPr>
          <w:rFonts w:asciiTheme="minorHAnsi" w:hAnsiTheme="minorHAnsi" w:cstheme="minorHAnsi"/>
          <w:b/>
          <w:i/>
          <w:color w:val="000000"/>
          <w:sz w:val="24"/>
          <w:szCs w:val="24"/>
          <w:shd w:val="clear" w:color="auto" w:fill="FFFFFF"/>
        </w:rPr>
      </w:pPr>
      <w:r w:rsidRPr="005E4CB1">
        <w:rPr>
          <w:rStyle w:val="s"/>
          <w:rFonts w:asciiTheme="minorHAnsi" w:hAnsiTheme="minorHAnsi" w:cstheme="minorHAnsi"/>
          <w:b/>
          <w:i/>
          <w:color w:val="000000"/>
          <w:sz w:val="24"/>
          <w:szCs w:val="24"/>
          <w:shd w:val="clear" w:color="auto" w:fill="FFFFFF"/>
        </w:rPr>
        <w:t>Then</w:t>
      </w:r>
      <w:r w:rsidRPr="005E4CB1">
        <w:rPr>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beginning</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with</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Moses</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and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prophets</w:t>
      </w:r>
      <w:r w:rsidRPr="005E4CB1">
        <w:rPr>
          <w:rFonts w:asciiTheme="minorHAnsi" w:hAnsiTheme="minorHAnsi" w:cstheme="minorHAnsi"/>
          <w:b/>
          <w:i/>
          <w:color w:val="000000"/>
          <w:sz w:val="24"/>
          <w:szCs w:val="24"/>
          <w:shd w:val="clear" w:color="auto" w:fill="FFFFFF"/>
        </w:rPr>
        <w:t>,</w:t>
      </w:r>
      <w:r w:rsidRPr="005E4CB1">
        <w:rPr>
          <w:rStyle w:val="apple-converted-space"/>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he interpreted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to them</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things written about</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himself</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in</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scriptures</w:t>
      </w:r>
      <w:r w:rsidRPr="005E4CB1">
        <w:rPr>
          <w:rFonts w:asciiTheme="minorHAnsi" w:hAnsiTheme="minorHAnsi" w:cstheme="minorHAnsi"/>
          <w:b/>
          <w:i/>
          <w:color w:val="000000"/>
          <w:sz w:val="24"/>
          <w:szCs w:val="24"/>
          <w:shd w:val="clear" w:color="auto" w:fill="FFFFFF"/>
        </w:rPr>
        <w:t>.</w:t>
      </w:r>
    </w:p>
    <w:p w14:paraId="3427F00B" w14:textId="77777777" w:rsidR="005E4CB1" w:rsidRDefault="005E4CB1" w:rsidP="005E4CB1">
      <w:pPr>
        <w:spacing w:after="0"/>
        <w:jc w:val="center"/>
        <w:rPr>
          <w:rFonts w:asciiTheme="minorHAnsi" w:hAnsiTheme="minorHAnsi" w:cstheme="minorHAnsi"/>
          <w:b/>
          <w:i/>
          <w:sz w:val="24"/>
          <w:szCs w:val="24"/>
        </w:rPr>
      </w:pPr>
    </w:p>
    <w:p w14:paraId="7B309BE7" w14:textId="77777777" w:rsidR="005433A8" w:rsidRDefault="005E4CB1" w:rsidP="00D934D8">
      <w:pPr>
        <w:pStyle w:val="ListParagraph"/>
        <w:ind w:left="0"/>
        <w:jc w:val="both"/>
        <w:rPr>
          <w:sz w:val="24"/>
          <w:szCs w:val="24"/>
        </w:rPr>
      </w:pPr>
      <w:r w:rsidRPr="000B1B3E">
        <w:rPr>
          <w:b/>
          <w:bCs/>
          <w:sz w:val="24"/>
          <w:szCs w:val="24"/>
        </w:rPr>
        <w:t xml:space="preserve">DIGGING DEEPER: </w:t>
      </w:r>
      <w:r w:rsidR="005433A8" w:rsidRPr="000B1B3E">
        <w:rPr>
          <w:sz w:val="24"/>
          <w:szCs w:val="24"/>
        </w:rPr>
        <w:t>2 Peter</w:t>
      </w:r>
      <w:r w:rsidR="005433A8" w:rsidRPr="008A555C">
        <w:rPr>
          <w:sz w:val="24"/>
          <w:szCs w:val="24"/>
        </w:rPr>
        <w:t xml:space="preserve"> 1:19-21</w:t>
      </w:r>
      <w:r w:rsidR="005433A8">
        <w:rPr>
          <w:b/>
          <w:sz w:val="28"/>
          <w:szCs w:val="28"/>
        </w:rPr>
        <w:t xml:space="preserve">; </w:t>
      </w:r>
      <w:r w:rsidR="005433A8">
        <w:rPr>
          <w:sz w:val="24"/>
          <w:szCs w:val="24"/>
        </w:rPr>
        <w:t>Luke 4:14-21; John 5: 39-47;</w:t>
      </w:r>
      <w:r w:rsidR="005433A8" w:rsidRPr="00E04E12">
        <w:rPr>
          <w:sz w:val="24"/>
          <w:szCs w:val="24"/>
        </w:rPr>
        <w:t xml:space="preserve"> Matthew 5:17-19</w:t>
      </w:r>
      <w:r w:rsidR="005433A8">
        <w:rPr>
          <w:sz w:val="24"/>
          <w:szCs w:val="24"/>
        </w:rPr>
        <w:t xml:space="preserve">; </w:t>
      </w:r>
      <w:r w:rsidR="005433A8" w:rsidRPr="00E04E12">
        <w:rPr>
          <w:sz w:val="24"/>
          <w:szCs w:val="24"/>
        </w:rPr>
        <w:t xml:space="preserve">Psalms </w:t>
      </w:r>
      <w:r w:rsidR="005433A8">
        <w:rPr>
          <w:sz w:val="24"/>
          <w:szCs w:val="24"/>
        </w:rPr>
        <w:t xml:space="preserve">16:8, 40:7-8, </w:t>
      </w:r>
      <w:r w:rsidR="005433A8" w:rsidRPr="00E04E12">
        <w:rPr>
          <w:sz w:val="24"/>
          <w:szCs w:val="24"/>
        </w:rPr>
        <w:t>110:1,</w:t>
      </w:r>
      <w:r w:rsidR="005433A8">
        <w:rPr>
          <w:sz w:val="24"/>
          <w:szCs w:val="24"/>
        </w:rPr>
        <w:t xml:space="preserve"> </w:t>
      </w:r>
      <w:r w:rsidR="005433A8" w:rsidRPr="00E04E12">
        <w:rPr>
          <w:sz w:val="24"/>
          <w:szCs w:val="24"/>
        </w:rPr>
        <w:t>22:1-31</w:t>
      </w:r>
      <w:r w:rsidR="005433A8">
        <w:rPr>
          <w:sz w:val="24"/>
          <w:szCs w:val="24"/>
        </w:rPr>
        <w:t>;</w:t>
      </w:r>
      <w:r w:rsidR="005433A8" w:rsidRPr="00E04E12">
        <w:rPr>
          <w:sz w:val="24"/>
          <w:szCs w:val="24"/>
        </w:rPr>
        <w:t xml:space="preserve"> Isaiah 7:14,</w:t>
      </w:r>
      <w:r w:rsidR="005433A8">
        <w:rPr>
          <w:sz w:val="24"/>
          <w:szCs w:val="24"/>
        </w:rPr>
        <w:t xml:space="preserve"> </w:t>
      </w:r>
      <w:r w:rsidR="005433A8" w:rsidRPr="00E04E12">
        <w:rPr>
          <w:sz w:val="24"/>
          <w:szCs w:val="24"/>
        </w:rPr>
        <w:t>28:16,</w:t>
      </w:r>
      <w:r w:rsidR="005433A8">
        <w:rPr>
          <w:sz w:val="24"/>
          <w:szCs w:val="24"/>
        </w:rPr>
        <w:t xml:space="preserve"> </w:t>
      </w:r>
      <w:r w:rsidR="005433A8" w:rsidRPr="00E04E12">
        <w:rPr>
          <w:sz w:val="24"/>
          <w:szCs w:val="24"/>
        </w:rPr>
        <w:t>53:1-12</w:t>
      </w:r>
      <w:r w:rsidR="005433A8">
        <w:rPr>
          <w:sz w:val="24"/>
          <w:szCs w:val="24"/>
        </w:rPr>
        <w:t xml:space="preserve">, 61:1-2; </w:t>
      </w:r>
      <w:r w:rsidR="005433A8" w:rsidRPr="00220127">
        <w:rPr>
          <w:sz w:val="24"/>
          <w:szCs w:val="24"/>
        </w:rPr>
        <w:t>Joshua 23:14-15; 1 Kings 8:56</w:t>
      </w:r>
    </w:p>
    <w:p w14:paraId="12D9D8D1" w14:textId="77777777" w:rsidR="00D934D8"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5F92FB" w14:textId="77777777" w:rsidR="005433A8" w:rsidRPr="0052563A" w:rsidRDefault="005433A8" w:rsidP="005433A8">
      <w:pPr>
        <w:jc w:val="center"/>
        <w:rPr>
          <w:b/>
          <w:sz w:val="28"/>
          <w:szCs w:val="28"/>
        </w:rPr>
      </w:pPr>
      <w:r>
        <w:rPr>
          <w:b/>
          <w:sz w:val="28"/>
          <w:szCs w:val="28"/>
        </w:rPr>
        <w:t>A</w:t>
      </w:r>
      <w:r w:rsidRPr="0052563A">
        <w:rPr>
          <w:b/>
          <w:sz w:val="28"/>
          <w:szCs w:val="28"/>
        </w:rPr>
        <w:t>pplication</w:t>
      </w:r>
    </w:p>
    <w:p w14:paraId="4F9684D8" w14:textId="77777777" w:rsidR="005433A8" w:rsidRPr="00F32352" w:rsidRDefault="005433A8" w:rsidP="00F32352">
      <w:pPr>
        <w:spacing w:after="0"/>
        <w:jc w:val="center"/>
        <w:rPr>
          <w:b/>
          <w:sz w:val="24"/>
          <w:szCs w:val="24"/>
        </w:rPr>
      </w:pPr>
      <w:r w:rsidRPr="00F32352">
        <w:rPr>
          <w:b/>
          <w:sz w:val="24"/>
          <w:szCs w:val="24"/>
        </w:rPr>
        <w:t xml:space="preserve">Luke 24:45 </w:t>
      </w:r>
    </w:p>
    <w:p w14:paraId="5C732E41" w14:textId="77777777" w:rsidR="005E4CB1" w:rsidRDefault="005E4CB1"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F32352">
        <w:rPr>
          <w:rStyle w:val="s"/>
          <w:rFonts w:asciiTheme="minorHAnsi" w:hAnsiTheme="minorHAnsi" w:cstheme="minorHAnsi"/>
          <w:b/>
          <w:i/>
          <w:color w:val="000000"/>
          <w:sz w:val="24"/>
          <w:szCs w:val="24"/>
          <w:shd w:val="clear" w:color="auto" w:fill="FFFFFF"/>
        </w:rPr>
        <w:t>Then</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he opened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their</w:t>
      </w:r>
      <w:r w:rsidRPr="00F32352">
        <w:rPr>
          <w:rStyle w:val="apple-converted-space"/>
          <w:rFonts w:asciiTheme="minorHAnsi" w:hAnsiTheme="minorHAnsi" w:cstheme="minorHAnsi"/>
          <w:b/>
          <w:i/>
          <w:color w:val="000000"/>
          <w:sz w:val="24"/>
          <w:szCs w:val="24"/>
          <w:shd w:val="clear" w:color="auto" w:fill="FFFFFF"/>
        </w:rPr>
        <w:t> </w:t>
      </w:r>
      <w:r w:rsidR="004D6EB7" w:rsidRPr="00F32352">
        <w:rPr>
          <w:rStyle w:val="s"/>
          <w:rFonts w:asciiTheme="minorHAnsi" w:hAnsiTheme="minorHAnsi" w:cstheme="minorHAnsi"/>
          <w:b/>
          <w:i/>
          <w:color w:val="000000"/>
          <w:sz w:val="24"/>
          <w:szCs w:val="24"/>
          <w:shd w:val="clear" w:color="auto" w:fill="FFFFFF"/>
        </w:rPr>
        <w:t>minds,</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so they could understand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 scriptures.</w:t>
      </w:r>
      <w:r w:rsidRPr="00F32352">
        <w:rPr>
          <w:rStyle w:val="apple-converted-space"/>
          <w:rFonts w:asciiTheme="minorHAnsi" w:hAnsiTheme="minorHAnsi" w:cstheme="minorHAnsi"/>
          <w:b/>
          <w:i/>
          <w:color w:val="000000"/>
          <w:sz w:val="24"/>
          <w:szCs w:val="24"/>
          <w:shd w:val="clear" w:color="auto" w:fill="FFFFFF"/>
          <w:vertAlign w:val="superscript"/>
        </w:rPr>
        <w:t> </w:t>
      </w:r>
    </w:p>
    <w:p w14:paraId="49C26102" w14:textId="77777777" w:rsidR="00D934D8" w:rsidRDefault="00D934D8"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41106B0F" w14:textId="77777777" w:rsidR="00A92467" w:rsidRDefault="00D5443A" w:rsidP="00A92467">
      <w:pPr>
        <w:ind w:firstLine="720"/>
        <w:jc w:val="both"/>
        <w:rPr>
          <w:sz w:val="24"/>
          <w:szCs w:val="24"/>
        </w:rPr>
      </w:pPr>
      <w:r>
        <w:rPr>
          <w:sz w:val="24"/>
          <w:szCs w:val="24"/>
        </w:rPr>
        <w:t xml:space="preserve">Now that we have been educated on some big terms and study tools, it’s time to put the cookies on the bottom shelve, as J. </w:t>
      </w:r>
      <w:r w:rsidR="006F02AA">
        <w:rPr>
          <w:sz w:val="24"/>
          <w:szCs w:val="24"/>
        </w:rPr>
        <w:t>Vernon</w:t>
      </w:r>
      <w:r>
        <w:rPr>
          <w:sz w:val="24"/>
          <w:szCs w:val="24"/>
        </w:rPr>
        <w:t xml:space="preserve"> M</w:t>
      </w:r>
      <w:r w:rsidR="006F02AA">
        <w:rPr>
          <w:sz w:val="24"/>
          <w:szCs w:val="24"/>
        </w:rPr>
        <w:t>cG</w:t>
      </w:r>
      <w:r>
        <w:rPr>
          <w:sz w:val="24"/>
          <w:szCs w:val="24"/>
        </w:rPr>
        <w:t xml:space="preserve">ee put it. </w:t>
      </w:r>
      <w:r w:rsidR="006F02AA">
        <w:rPr>
          <w:sz w:val="24"/>
          <w:szCs w:val="24"/>
        </w:rPr>
        <w:t xml:space="preserve">As a babe in Christ, I listened in to his radio program Thru the Bible, </w:t>
      </w:r>
      <w:r w:rsidR="00A93FDF">
        <w:rPr>
          <w:sz w:val="24"/>
          <w:szCs w:val="24"/>
        </w:rPr>
        <w:t xml:space="preserve">so he was my teacher. One of the things I learned from him and others was the importance of being able to make </w:t>
      </w:r>
      <w:r>
        <w:rPr>
          <w:sz w:val="24"/>
          <w:szCs w:val="24"/>
        </w:rPr>
        <w:t>practical application</w:t>
      </w:r>
      <w:r w:rsidR="00A93FDF">
        <w:rPr>
          <w:sz w:val="24"/>
          <w:szCs w:val="24"/>
        </w:rPr>
        <w:t xml:space="preserve"> of God’s Word.</w:t>
      </w:r>
      <w:r w:rsidR="000B1B3E">
        <w:rPr>
          <w:sz w:val="24"/>
          <w:szCs w:val="24"/>
        </w:rPr>
        <w:t xml:space="preserve"> </w:t>
      </w:r>
      <w:r>
        <w:rPr>
          <w:sz w:val="24"/>
          <w:szCs w:val="24"/>
        </w:rPr>
        <w:t>To find out w</w:t>
      </w:r>
      <w:r w:rsidR="005433A8" w:rsidRPr="009B22A0">
        <w:rPr>
          <w:sz w:val="24"/>
          <w:szCs w:val="24"/>
        </w:rPr>
        <w:t>hat God</w:t>
      </w:r>
      <w:r>
        <w:rPr>
          <w:sz w:val="24"/>
          <w:szCs w:val="24"/>
        </w:rPr>
        <w:t xml:space="preserve"> is</w:t>
      </w:r>
      <w:r w:rsidR="005433A8" w:rsidRPr="009B22A0">
        <w:rPr>
          <w:sz w:val="24"/>
          <w:szCs w:val="24"/>
        </w:rPr>
        <w:t xml:space="preserve"> saying to </w:t>
      </w:r>
      <w:r>
        <w:rPr>
          <w:sz w:val="24"/>
          <w:szCs w:val="24"/>
        </w:rPr>
        <w:t>us personally t</w:t>
      </w:r>
      <w:r w:rsidR="005433A8" w:rsidRPr="009B22A0">
        <w:rPr>
          <w:sz w:val="24"/>
          <w:szCs w:val="24"/>
        </w:rPr>
        <w:t xml:space="preserve">hrough </w:t>
      </w:r>
      <w:r>
        <w:rPr>
          <w:sz w:val="24"/>
          <w:szCs w:val="24"/>
        </w:rPr>
        <w:t>a</w:t>
      </w:r>
      <w:r w:rsidR="005433A8" w:rsidRPr="009B22A0">
        <w:rPr>
          <w:sz w:val="24"/>
          <w:szCs w:val="24"/>
        </w:rPr>
        <w:t xml:space="preserve"> passage</w:t>
      </w:r>
      <w:r>
        <w:rPr>
          <w:sz w:val="24"/>
          <w:szCs w:val="24"/>
        </w:rPr>
        <w:t xml:space="preserve">, here is </w:t>
      </w:r>
      <w:r w:rsidR="006F02AA">
        <w:rPr>
          <w:sz w:val="24"/>
          <w:szCs w:val="24"/>
        </w:rPr>
        <w:t xml:space="preserve">a simple acronym </w:t>
      </w:r>
      <w:r w:rsidR="00A93FDF">
        <w:rPr>
          <w:sz w:val="24"/>
          <w:szCs w:val="24"/>
        </w:rPr>
        <w:t xml:space="preserve">that </w:t>
      </w:r>
      <w:r w:rsidR="006F02AA">
        <w:rPr>
          <w:sz w:val="24"/>
          <w:szCs w:val="24"/>
        </w:rPr>
        <w:t xml:space="preserve">I learned from my sister in Christ. (Her blog is Arabah Joy.) She called it the apple plan. </w:t>
      </w:r>
    </w:p>
    <w:p w14:paraId="2DE7F66B" w14:textId="77777777" w:rsidR="00A93FDF" w:rsidRDefault="00A93FDF" w:rsidP="00A92467">
      <w:pPr>
        <w:ind w:firstLine="720"/>
        <w:jc w:val="both"/>
        <w:rPr>
          <w:sz w:val="24"/>
          <w:szCs w:val="24"/>
        </w:rPr>
      </w:pPr>
      <w:r>
        <w:rPr>
          <w:sz w:val="24"/>
          <w:szCs w:val="24"/>
        </w:rPr>
        <w:t xml:space="preserve">A – </w:t>
      </w:r>
      <w:r w:rsidR="000B1B3E">
        <w:rPr>
          <w:sz w:val="24"/>
          <w:szCs w:val="24"/>
        </w:rPr>
        <w:t>L</w:t>
      </w:r>
      <w:r>
        <w:rPr>
          <w:sz w:val="24"/>
          <w:szCs w:val="24"/>
        </w:rPr>
        <w:t xml:space="preserve">ook for the </w:t>
      </w:r>
      <w:r w:rsidRPr="00A93FDF">
        <w:rPr>
          <w:sz w:val="24"/>
          <w:szCs w:val="24"/>
          <w:u w:val="single"/>
        </w:rPr>
        <w:t>attributes</w:t>
      </w:r>
      <w:r>
        <w:rPr>
          <w:sz w:val="24"/>
          <w:szCs w:val="24"/>
        </w:rPr>
        <w:t xml:space="preserve"> of God in a passage.</w:t>
      </w:r>
    </w:p>
    <w:p w14:paraId="36E523CA" w14:textId="77777777" w:rsidR="00A93FDF" w:rsidRDefault="00A93FDF" w:rsidP="00A92467">
      <w:pPr>
        <w:ind w:firstLine="720"/>
        <w:jc w:val="both"/>
        <w:rPr>
          <w:sz w:val="24"/>
          <w:szCs w:val="24"/>
        </w:rPr>
      </w:pPr>
      <w:r>
        <w:rPr>
          <w:sz w:val="24"/>
          <w:szCs w:val="24"/>
        </w:rPr>
        <w:t xml:space="preserve">P – </w:t>
      </w:r>
      <w:r w:rsidR="000B1B3E">
        <w:rPr>
          <w:sz w:val="24"/>
          <w:szCs w:val="24"/>
        </w:rPr>
        <w:t>P</w:t>
      </w:r>
      <w:r w:rsidRPr="00A93FDF">
        <w:rPr>
          <w:sz w:val="24"/>
          <w:szCs w:val="24"/>
          <w:u w:val="single"/>
        </w:rPr>
        <w:t>raise</w:t>
      </w:r>
      <w:r>
        <w:rPr>
          <w:sz w:val="24"/>
          <w:szCs w:val="24"/>
        </w:rPr>
        <w:t xml:space="preserve"> Him for who He is and </w:t>
      </w:r>
      <w:r w:rsidR="000B1B3E">
        <w:rPr>
          <w:sz w:val="24"/>
          <w:szCs w:val="24"/>
        </w:rPr>
        <w:t>w</w:t>
      </w:r>
      <w:r>
        <w:rPr>
          <w:sz w:val="24"/>
          <w:szCs w:val="24"/>
        </w:rPr>
        <w:t>hat He has done.</w:t>
      </w:r>
      <w:r w:rsidR="000B7464">
        <w:rPr>
          <w:sz w:val="24"/>
          <w:szCs w:val="24"/>
        </w:rPr>
        <w:t xml:space="preserve"> Is there a prayer to repeat? </w:t>
      </w:r>
    </w:p>
    <w:p w14:paraId="0F9AC9B6" w14:textId="77777777" w:rsidR="00A93FDF" w:rsidRDefault="00A93FDF" w:rsidP="00A92467">
      <w:pPr>
        <w:ind w:firstLine="720"/>
        <w:jc w:val="both"/>
        <w:rPr>
          <w:sz w:val="24"/>
          <w:szCs w:val="24"/>
        </w:rPr>
      </w:pPr>
      <w:r>
        <w:rPr>
          <w:sz w:val="24"/>
          <w:szCs w:val="24"/>
        </w:rPr>
        <w:t>P –</w:t>
      </w:r>
      <w:r w:rsidR="000B1B3E">
        <w:rPr>
          <w:sz w:val="24"/>
          <w:szCs w:val="24"/>
        </w:rPr>
        <w:t xml:space="preserve"> W</w:t>
      </w:r>
      <w:r w:rsidR="000B7464">
        <w:rPr>
          <w:sz w:val="24"/>
          <w:szCs w:val="24"/>
        </w:rPr>
        <w:t>hat are</w:t>
      </w:r>
      <w:r>
        <w:rPr>
          <w:sz w:val="24"/>
          <w:szCs w:val="24"/>
        </w:rPr>
        <w:t xml:space="preserve"> the </w:t>
      </w:r>
      <w:r w:rsidRPr="00A93FDF">
        <w:rPr>
          <w:sz w:val="24"/>
          <w:szCs w:val="24"/>
          <w:u w:val="single"/>
        </w:rPr>
        <w:t>principles</w:t>
      </w:r>
      <w:r>
        <w:rPr>
          <w:sz w:val="24"/>
          <w:szCs w:val="24"/>
        </w:rPr>
        <w:t xml:space="preserve"> for living in the passage</w:t>
      </w:r>
      <w:r w:rsidR="000B7464">
        <w:rPr>
          <w:sz w:val="24"/>
          <w:szCs w:val="24"/>
        </w:rPr>
        <w:t>? Is there a promise that I can claim?</w:t>
      </w:r>
    </w:p>
    <w:p w14:paraId="40390FFA" w14:textId="77777777" w:rsidR="000B7464" w:rsidRDefault="000B7464" w:rsidP="00A92467">
      <w:pPr>
        <w:ind w:firstLine="720"/>
        <w:jc w:val="both"/>
        <w:rPr>
          <w:sz w:val="24"/>
          <w:szCs w:val="24"/>
        </w:rPr>
      </w:pPr>
      <w:r>
        <w:rPr>
          <w:sz w:val="24"/>
          <w:szCs w:val="24"/>
        </w:rPr>
        <w:t xml:space="preserve">L - </w:t>
      </w:r>
      <w:r w:rsidR="000B1B3E">
        <w:rPr>
          <w:sz w:val="24"/>
          <w:szCs w:val="24"/>
        </w:rPr>
        <w:t>L</w:t>
      </w:r>
      <w:r w:rsidRPr="000B7464">
        <w:rPr>
          <w:sz w:val="24"/>
          <w:szCs w:val="24"/>
          <w:u w:val="single"/>
        </w:rPr>
        <w:t>esson</w:t>
      </w:r>
      <w:r>
        <w:rPr>
          <w:sz w:val="24"/>
          <w:szCs w:val="24"/>
        </w:rPr>
        <w:t xml:space="preserve"> learned from the passage or a sin to avoid.</w:t>
      </w:r>
    </w:p>
    <w:p w14:paraId="6826C0E3" w14:textId="77777777" w:rsidR="000B7464" w:rsidRPr="00B870EC" w:rsidRDefault="000B7464" w:rsidP="00A92467">
      <w:pPr>
        <w:ind w:firstLine="720"/>
        <w:jc w:val="both"/>
        <w:rPr>
          <w:sz w:val="24"/>
          <w:szCs w:val="24"/>
        </w:rPr>
      </w:pPr>
      <w:r>
        <w:rPr>
          <w:sz w:val="24"/>
          <w:szCs w:val="24"/>
        </w:rPr>
        <w:t xml:space="preserve">E - </w:t>
      </w:r>
      <w:r w:rsidR="000B1B3E">
        <w:rPr>
          <w:sz w:val="24"/>
          <w:szCs w:val="24"/>
        </w:rPr>
        <w:t>I</w:t>
      </w:r>
      <w:r>
        <w:rPr>
          <w:sz w:val="24"/>
          <w:szCs w:val="24"/>
        </w:rPr>
        <w:t xml:space="preserve">s there an </w:t>
      </w:r>
      <w:r w:rsidRPr="000B7464">
        <w:rPr>
          <w:sz w:val="24"/>
          <w:szCs w:val="24"/>
          <w:u w:val="single"/>
        </w:rPr>
        <w:t>example</w:t>
      </w:r>
      <w:r>
        <w:rPr>
          <w:sz w:val="24"/>
          <w:szCs w:val="24"/>
        </w:rPr>
        <w:t xml:space="preserve"> to follow or emulate? </w:t>
      </w:r>
    </w:p>
    <w:p w14:paraId="31C2A0DA" w14:textId="77777777" w:rsidR="001446C6" w:rsidRDefault="001446C6" w:rsidP="005433A8">
      <w:pPr>
        <w:ind w:firstLine="720"/>
        <w:jc w:val="both"/>
        <w:rPr>
          <w:sz w:val="24"/>
          <w:szCs w:val="24"/>
        </w:rPr>
      </w:pPr>
      <w:r>
        <w:rPr>
          <w:noProof/>
          <w:sz w:val="24"/>
          <w:szCs w:val="24"/>
        </w:rPr>
        <w:drawing>
          <wp:inline distT="0" distB="0" distL="0" distR="0" wp14:anchorId="7D624903" wp14:editId="3E97FFA3">
            <wp:extent cx="4991100" cy="1000125"/>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12A1A39D" w14:textId="77777777" w:rsidR="00D02666" w:rsidRDefault="000B7464" w:rsidP="00A92467">
      <w:pPr>
        <w:ind w:firstLine="720"/>
        <w:jc w:val="both"/>
        <w:rPr>
          <w:sz w:val="24"/>
          <w:szCs w:val="24"/>
        </w:rPr>
      </w:pPr>
      <w:r>
        <w:rPr>
          <w:sz w:val="24"/>
          <w:szCs w:val="24"/>
        </w:rPr>
        <w:t>Because we have been given the</w:t>
      </w:r>
      <w:r w:rsidRPr="0052563A">
        <w:rPr>
          <w:sz w:val="24"/>
          <w:szCs w:val="24"/>
        </w:rPr>
        <w:t xml:space="preserve"> mind of Christ</w:t>
      </w:r>
      <w:r>
        <w:rPr>
          <w:sz w:val="24"/>
          <w:szCs w:val="24"/>
        </w:rPr>
        <w:t>, 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we can</w:t>
      </w:r>
      <w:r w:rsidRPr="0052563A">
        <w:rPr>
          <w:sz w:val="24"/>
          <w:szCs w:val="24"/>
        </w:rPr>
        <w:t xml:space="preserve"> understand </w:t>
      </w:r>
      <w:r>
        <w:rPr>
          <w:sz w:val="24"/>
          <w:szCs w:val="24"/>
        </w:rPr>
        <w:t xml:space="preserve">the Bible and find out its relevance to our everyday lives 1 Corinthians 2:14-16). </w:t>
      </w:r>
      <w:r w:rsidR="005433A8" w:rsidRPr="00F32352">
        <w:rPr>
          <w:sz w:val="24"/>
          <w:szCs w:val="24"/>
        </w:rPr>
        <w:t xml:space="preserve">Bible study is not just for information; it’s for life transformation. </w:t>
      </w:r>
      <w:r w:rsidR="00D93BA8">
        <w:rPr>
          <w:sz w:val="24"/>
          <w:szCs w:val="24"/>
        </w:rPr>
        <w:t>W</w:t>
      </w:r>
      <w:r w:rsidR="005433A8" w:rsidRPr="00F32352">
        <w:rPr>
          <w:sz w:val="24"/>
          <w:szCs w:val="24"/>
        </w:rPr>
        <w:t>ithout proper interpretation</w:t>
      </w:r>
      <w:r w:rsidR="00D93BA8">
        <w:rPr>
          <w:sz w:val="24"/>
          <w:szCs w:val="24"/>
        </w:rPr>
        <w:t>, though,</w:t>
      </w:r>
      <w:r w:rsidR="005433A8" w:rsidRPr="00F32352">
        <w:rPr>
          <w:sz w:val="24"/>
          <w:szCs w:val="24"/>
        </w:rPr>
        <w:t xml:space="preserve"> we cannot </w:t>
      </w:r>
      <w:r w:rsidR="00D93BA8">
        <w:rPr>
          <w:sz w:val="24"/>
          <w:szCs w:val="24"/>
        </w:rPr>
        <w:t>discern the correct</w:t>
      </w:r>
      <w:r w:rsidR="005433A8" w:rsidRPr="00F32352">
        <w:rPr>
          <w:sz w:val="24"/>
          <w:szCs w:val="24"/>
        </w:rPr>
        <w:t xml:space="preserve"> application. </w:t>
      </w:r>
      <w:r w:rsidR="00352D37">
        <w:rPr>
          <w:sz w:val="24"/>
          <w:szCs w:val="24"/>
        </w:rPr>
        <w:t>Yet w</w:t>
      </w:r>
      <w:r w:rsidR="00B53653">
        <w:rPr>
          <w:sz w:val="24"/>
          <w:szCs w:val="24"/>
        </w:rPr>
        <w:t>hen you allow</w:t>
      </w:r>
      <w:r w:rsidR="005433A8" w:rsidRPr="00F32352">
        <w:rPr>
          <w:sz w:val="24"/>
          <w:szCs w:val="24"/>
        </w:rPr>
        <w:t xml:space="preserve"> God’s Word to</w:t>
      </w:r>
      <w:r w:rsidR="005433A8">
        <w:rPr>
          <w:sz w:val="24"/>
          <w:szCs w:val="24"/>
        </w:rPr>
        <w:t xml:space="preserve"> </w:t>
      </w:r>
      <w:r w:rsidR="005433A8" w:rsidRPr="00B870EC">
        <w:rPr>
          <w:sz w:val="24"/>
          <w:szCs w:val="24"/>
        </w:rPr>
        <w:t>penetrate your heart</w:t>
      </w:r>
      <w:r w:rsidR="001446C6">
        <w:rPr>
          <w:sz w:val="24"/>
          <w:szCs w:val="24"/>
        </w:rPr>
        <w:t xml:space="preserve"> (core beliefs)</w:t>
      </w:r>
      <w:r w:rsidR="005433A8">
        <w:rPr>
          <w:sz w:val="24"/>
          <w:szCs w:val="24"/>
        </w:rPr>
        <w:t xml:space="preserve">, </w:t>
      </w:r>
      <w:r w:rsidR="00B53653">
        <w:rPr>
          <w:sz w:val="24"/>
          <w:szCs w:val="24"/>
        </w:rPr>
        <w:t xml:space="preserve">transformation will occur </w:t>
      </w:r>
      <w:r w:rsidR="001446C6">
        <w:rPr>
          <w:sz w:val="24"/>
          <w:szCs w:val="24"/>
        </w:rPr>
        <w:t xml:space="preserve">in </w:t>
      </w:r>
      <w:r w:rsidR="00352D37">
        <w:rPr>
          <w:sz w:val="24"/>
          <w:szCs w:val="24"/>
        </w:rPr>
        <w:t>your</w:t>
      </w:r>
      <w:r w:rsidR="001446C6">
        <w:rPr>
          <w:sz w:val="24"/>
          <w:szCs w:val="24"/>
        </w:rPr>
        <w:t xml:space="preserve"> attitudes (how we think)</w:t>
      </w:r>
      <w:r w:rsidR="00352D37">
        <w:rPr>
          <w:sz w:val="24"/>
          <w:szCs w:val="24"/>
        </w:rPr>
        <w:t>. Only then you will</w:t>
      </w:r>
      <w:r w:rsidR="00B53653">
        <w:rPr>
          <w:sz w:val="24"/>
          <w:szCs w:val="24"/>
        </w:rPr>
        <w:t xml:space="preserve"> notice </w:t>
      </w:r>
      <w:r w:rsidR="00A92467">
        <w:rPr>
          <w:sz w:val="24"/>
          <w:szCs w:val="24"/>
        </w:rPr>
        <w:t xml:space="preserve">the </w:t>
      </w:r>
      <w:r w:rsidR="00B53653">
        <w:rPr>
          <w:sz w:val="24"/>
          <w:szCs w:val="24"/>
        </w:rPr>
        <w:t xml:space="preserve">effects </w:t>
      </w:r>
      <w:r w:rsidR="00A92467">
        <w:rPr>
          <w:sz w:val="24"/>
          <w:szCs w:val="24"/>
        </w:rPr>
        <w:t>God’s Word is having on your</w:t>
      </w:r>
      <w:r w:rsidR="005433A8" w:rsidRPr="00B870EC">
        <w:rPr>
          <w:sz w:val="24"/>
          <w:szCs w:val="24"/>
        </w:rPr>
        <w:t xml:space="preserve"> actions</w:t>
      </w:r>
      <w:r w:rsidR="00B53653">
        <w:rPr>
          <w:sz w:val="24"/>
          <w:szCs w:val="24"/>
        </w:rPr>
        <w:t xml:space="preserve">. </w:t>
      </w:r>
    </w:p>
    <w:p w14:paraId="5E0E7E66" w14:textId="77777777" w:rsidR="00D02666" w:rsidRDefault="00D02666" w:rsidP="00D02666">
      <w:pPr>
        <w:ind w:firstLine="720"/>
        <w:jc w:val="both"/>
        <w:rPr>
          <w:sz w:val="24"/>
          <w:szCs w:val="24"/>
        </w:rPr>
      </w:pPr>
      <w:r>
        <w:rPr>
          <w:sz w:val="24"/>
          <w:szCs w:val="24"/>
        </w:rPr>
        <w:t>For instance, several</w:t>
      </w:r>
      <w:r w:rsidRPr="00EA6B87">
        <w:rPr>
          <w:sz w:val="24"/>
          <w:szCs w:val="24"/>
        </w:rPr>
        <w:t xml:space="preserve"> years ago </w:t>
      </w:r>
      <w:r w:rsidR="00827CC4">
        <w:rPr>
          <w:sz w:val="24"/>
          <w:szCs w:val="24"/>
        </w:rPr>
        <w:t>we</w:t>
      </w:r>
      <w:r w:rsidRPr="00EA6B87">
        <w:rPr>
          <w:sz w:val="24"/>
          <w:szCs w:val="24"/>
        </w:rPr>
        <w:t xml:space="preserve"> had a very frightening experience with a woman who belonged to </w:t>
      </w:r>
      <w:r>
        <w:rPr>
          <w:sz w:val="24"/>
          <w:szCs w:val="24"/>
        </w:rPr>
        <w:t xml:space="preserve">satan. </w:t>
      </w:r>
      <w:r w:rsidRPr="00EA6B87">
        <w:rPr>
          <w:sz w:val="24"/>
          <w:szCs w:val="24"/>
        </w:rPr>
        <w:t xml:space="preserve">She and her two children moved into the hotel Art and I were managing for my father. </w:t>
      </w:r>
      <w:r>
        <w:rPr>
          <w:sz w:val="24"/>
          <w:szCs w:val="24"/>
        </w:rPr>
        <w:t>From the moment she moved in, it was apparent that she belonged to the one who comes to kill, steal and destroy. One morning,</w:t>
      </w:r>
      <w:r w:rsidRPr="00EA6B87">
        <w:rPr>
          <w:sz w:val="24"/>
          <w:szCs w:val="24"/>
        </w:rPr>
        <w:t xml:space="preserve"> she was chasing her own children with a butcher knife and </w:t>
      </w:r>
      <w:r>
        <w:rPr>
          <w:sz w:val="24"/>
          <w:szCs w:val="24"/>
        </w:rPr>
        <w:t>when they ran from her, she got in her car and tried</w:t>
      </w:r>
      <w:r w:rsidRPr="00EA6B87">
        <w:rPr>
          <w:sz w:val="24"/>
          <w:szCs w:val="24"/>
        </w:rPr>
        <w:t xml:space="preserve"> to run them over</w:t>
      </w:r>
      <w:r>
        <w:rPr>
          <w:sz w:val="24"/>
          <w:szCs w:val="24"/>
        </w:rPr>
        <w:t>!</w:t>
      </w:r>
      <w:r w:rsidRPr="00EA6B87">
        <w:rPr>
          <w:sz w:val="24"/>
          <w:szCs w:val="24"/>
        </w:rPr>
        <w:t xml:space="preserve"> The police </w:t>
      </w:r>
      <w:r>
        <w:rPr>
          <w:sz w:val="24"/>
          <w:szCs w:val="24"/>
        </w:rPr>
        <w:t xml:space="preserve">were called, </w:t>
      </w:r>
      <w:r w:rsidRPr="00EA6B87">
        <w:rPr>
          <w:sz w:val="24"/>
          <w:szCs w:val="24"/>
        </w:rPr>
        <w:t xml:space="preserve">and </w:t>
      </w:r>
      <w:r>
        <w:rPr>
          <w:sz w:val="24"/>
          <w:szCs w:val="24"/>
        </w:rPr>
        <w:t xml:space="preserve">they </w:t>
      </w:r>
      <w:r w:rsidRPr="00EA6B87">
        <w:rPr>
          <w:sz w:val="24"/>
          <w:szCs w:val="24"/>
        </w:rPr>
        <w:t xml:space="preserve">made her </w:t>
      </w:r>
      <w:r>
        <w:rPr>
          <w:sz w:val="24"/>
          <w:szCs w:val="24"/>
        </w:rPr>
        <w:t>pack up and leave the hotel, but with</w:t>
      </w:r>
      <w:r w:rsidRPr="00EA6B87">
        <w:rPr>
          <w:sz w:val="24"/>
          <w:szCs w:val="24"/>
        </w:rPr>
        <w:t xml:space="preserve"> her poor children. </w:t>
      </w:r>
    </w:p>
    <w:p w14:paraId="6D13EA04" w14:textId="77777777" w:rsidR="00D02666" w:rsidRPr="00EA6B87" w:rsidRDefault="00D02666" w:rsidP="00D02666">
      <w:pPr>
        <w:ind w:firstLine="720"/>
        <w:jc w:val="both"/>
        <w:rPr>
          <w:sz w:val="24"/>
          <w:szCs w:val="24"/>
        </w:rPr>
      </w:pPr>
      <w:r>
        <w:rPr>
          <w:sz w:val="24"/>
          <w:szCs w:val="24"/>
        </w:rPr>
        <w:t>Shortly thereafter, we began receiving calls at the hotel</w:t>
      </w:r>
      <w:r w:rsidRPr="00EA6B87">
        <w:rPr>
          <w:sz w:val="24"/>
          <w:szCs w:val="24"/>
        </w:rPr>
        <w:t xml:space="preserve"> from </w:t>
      </w:r>
      <w:r>
        <w:rPr>
          <w:sz w:val="24"/>
          <w:szCs w:val="24"/>
        </w:rPr>
        <w:t>a man</w:t>
      </w:r>
      <w:r w:rsidRPr="00EA6B87">
        <w:rPr>
          <w:sz w:val="24"/>
          <w:szCs w:val="24"/>
        </w:rPr>
        <w:t xml:space="preserve"> related to this woman</w:t>
      </w:r>
      <w:r>
        <w:rPr>
          <w:sz w:val="24"/>
          <w:szCs w:val="24"/>
        </w:rPr>
        <w:t>. His said that he knew wh</w:t>
      </w:r>
      <w:r w:rsidRPr="00EA6B87">
        <w:rPr>
          <w:sz w:val="24"/>
          <w:szCs w:val="24"/>
        </w:rPr>
        <w:t>ere my son went to school</w:t>
      </w:r>
      <w:r>
        <w:rPr>
          <w:sz w:val="24"/>
          <w:szCs w:val="24"/>
        </w:rPr>
        <w:t xml:space="preserve"> (the woman’s daughter,</w:t>
      </w:r>
      <w:r w:rsidRPr="00EA6B87">
        <w:rPr>
          <w:sz w:val="24"/>
          <w:szCs w:val="24"/>
        </w:rPr>
        <w:t xml:space="preserve"> went to school with my </w:t>
      </w:r>
      <w:r>
        <w:rPr>
          <w:sz w:val="24"/>
          <w:szCs w:val="24"/>
        </w:rPr>
        <w:t>youngest</w:t>
      </w:r>
      <w:r w:rsidRPr="00EA6B87">
        <w:rPr>
          <w:sz w:val="24"/>
          <w:szCs w:val="24"/>
        </w:rPr>
        <w:t xml:space="preserve"> son</w:t>
      </w:r>
      <w:r>
        <w:rPr>
          <w:sz w:val="24"/>
          <w:szCs w:val="24"/>
        </w:rPr>
        <w:t>)</w:t>
      </w:r>
      <w:r w:rsidRPr="00EA6B87">
        <w:rPr>
          <w:sz w:val="24"/>
          <w:szCs w:val="24"/>
        </w:rPr>
        <w:t xml:space="preserve">. </w:t>
      </w:r>
      <w:r>
        <w:rPr>
          <w:sz w:val="24"/>
          <w:szCs w:val="24"/>
        </w:rPr>
        <w:t xml:space="preserve">The man was threatening that he would kill my son! </w:t>
      </w:r>
      <w:r w:rsidRPr="00EA6B87">
        <w:rPr>
          <w:sz w:val="24"/>
          <w:szCs w:val="24"/>
        </w:rPr>
        <w:t xml:space="preserve">The enemy of my soul has </w:t>
      </w:r>
      <w:r>
        <w:rPr>
          <w:sz w:val="24"/>
          <w:szCs w:val="24"/>
        </w:rPr>
        <w:t xml:space="preserve">attacked </w:t>
      </w:r>
      <w:r w:rsidRPr="00EA6B87">
        <w:rPr>
          <w:sz w:val="24"/>
          <w:szCs w:val="24"/>
        </w:rPr>
        <w:t xml:space="preserve">me personally many times but when he </w:t>
      </w:r>
      <w:r>
        <w:rPr>
          <w:sz w:val="24"/>
          <w:szCs w:val="24"/>
        </w:rPr>
        <w:t>came after my child</w:t>
      </w:r>
      <w:r w:rsidRPr="00EA6B87">
        <w:rPr>
          <w:sz w:val="24"/>
          <w:szCs w:val="24"/>
        </w:rPr>
        <w:t>, the battle was on</w:t>
      </w:r>
      <w:r>
        <w:rPr>
          <w:sz w:val="24"/>
          <w:szCs w:val="24"/>
        </w:rPr>
        <w:t>!</w:t>
      </w:r>
      <w:r w:rsidRPr="00EA6B87">
        <w:rPr>
          <w:sz w:val="24"/>
          <w:szCs w:val="24"/>
        </w:rPr>
        <w:t xml:space="preserve"> </w:t>
      </w:r>
      <w:r>
        <w:rPr>
          <w:sz w:val="24"/>
          <w:szCs w:val="24"/>
        </w:rPr>
        <w:t>We went to the school and police pleading for their help to protect our son, o</w:t>
      </w:r>
      <w:r w:rsidRPr="00EA6B87">
        <w:rPr>
          <w:sz w:val="24"/>
          <w:szCs w:val="24"/>
        </w:rPr>
        <w:t>ur church family come and pra</w:t>
      </w:r>
      <w:r>
        <w:rPr>
          <w:sz w:val="24"/>
          <w:szCs w:val="24"/>
        </w:rPr>
        <w:t>yed</w:t>
      </w:r>
      <w:r w:rsidRPr="00EA6B87">
        <w:rPr>
          <w:sz w:val="24"/>
          <w:szCs w:val="24"/>
        </w:rPr>
        <w:t xml:space="preserve"> for us and my husband sat up with a gun all night to protect his family. But the weapons of defense in spiritual battle are not the weapons of this world. </w:t>
      </w:r>
    </w:p>
    <w:p w14:paraId="300588ED" w14:textId="77777777" w:rsidR="00D02666" w:rsidRPr="00EA6B87" w:rsidRDefault="00D02666" w:rsidP="00D02666">
      <w:pPr>
        <w:ind w:firstLine="720"/>
        <w:jc w:val="both"/>
        <w:rPr>
          <w:sz w:val="24"/>
          <w:szCs w:val="24"/>
        </w:rPr>
      </w:pPr>
      <w:r w:rsidRPr="00EA6B87">
        <w:rPr>
          <w:sz w:val="24"/>
          <w:szCs w:val="24"/>
        </w:rPr>
        <w:t xml:space="preserve"> </w:t>
      </w:r>
      <w:r>
        <w:rPr>
          <w:sz w:val="24"/>
          <w:szCs w:val="24"/>
        </w:rPr>
        <w:t xml:space="preserve">The weapons that we fight with, Paul wrote to the Ephesians, are </w:t>
      </w:r>
      <w:r w:rsidRPr="00EA6B87">
        <w:rPr>
          <w:sz w:val="24"/>
          <w:szCs w:val="24"/>
        </w:rPr>
        <w:t xml:space="preserve">the Word of God and prayer. The word used </w:t>
      </w:r>
      <w:r>
        <w:rPr>
          <w:sz w:val="24"/>
          <w:szCs w:val="24"/>
        </w:rPr>
        <w:t>for the Sword of the Spirit, was the same word Jesus used in</w:t>
      </w:r>
      <w:r w:rsidRPr="00EA6B87">
        <w:rPr>
          <w:sz w:val="24"/>
          <w:szCs w:val="24"/>
        </w:rPr>
        <w:t xml:space="preserve"> </w:t>
      </w:r>
      <w:r>
        <w:rPr>
          <w:sz w:val="24"/>
          <w:szCs w:val="24"/>
        </w:rPr>
        <w:t xml:space="preserve">battling the devil in </w:t>
      </w:r>
      <w:r w:rsidRPr="00EA6B87">
        <w:rPr>
          <w:sz w:val="24"/>
          <w:szCs w:val="24"/>
        </w:rPr>
        <w:t>Matthew 4</w:t>
      </w:r>
      <w:r>
        <w:rPr>
          <w:sz w:val="24"/>
          <w:szCs w:val="24"/>
        </w:rPr>
        <w:t>. The Greek word for the Word of God</w:t>
      </w:r>
      <w:r w:rsidRPr="00EA6B87">
        <w:rPr>
          <w:sz w:val="24"/>
          <w:szCs w:val="24"/>
        </w:rPr>
        <w:t xml:space="preserve"> is </w:t>
      </w:r>
      <w:r w:rsidRPr="00EA6B87">
        <w:rPr>
          <w:i/>
          <w:sz w:val="24"/>
          <w:szCs w:val="24"/>
        </w:rPr>
        <w:t>Rhema</w:t>
      </w:r>
      <w:r w:rsidRPr="00EA6B87">
        <w:rPr>
          <w:sz w:val="24"/>
          <w:szCs w:val="24"/>
        </w:rPr>
        <w:t xml:space="preserve">. It is defined as: </w:t>
      </w:r>
      <w:r w:rsidRPr="004442F4">
        <w:rPr>
          <w:i/>
          <w:sz w:val="24"/>
          <w:szCs w:val="24"/>
        </w:rPr>
        <w:t>an utterance (individual, collection or specific word) a matter or topic, command</w:t>
      </w:r>
      <w:r w:rsidRPr="00EA6B87">
        <w:rPr>
          <w:sz w:val="24"/>
          <w:szCs w:val="24"/>
        </w:rPr>
        <w:t>. My point is this, when Jesus was tempted by the devil he used very specific scriptures to respond to each specific temptat</w:t>
      </w:r>
      <w:r>
        <w:rPr>
          <w:sz w:val="24"/>
          <w:szCs w:val="24"/>
        </w:rPr>
        <w:t>ion. To take your stand on the W</w:t>
      </w:r>
      <w:r w:rsidRPr="00EA6B87">
        <w:rPr>
          <w:sz w:val="24"/>
          <w:szCs w:val="24"/>
        </w:rPr>
        <w:t xml:space="preserve">ord of God is not simply throw the Bible at the devil; you must fight his fiery darts with specific scriptures. That is what Jesus did. </w:t>
      </w:r>
    </w:p>
    <w:p w14:paraId="5F62AE1C" w14:textId="77777777" w:rsidR="00A92467" w:rsidRDefault="00D02666" w:rsidP="00A92467">
      <w:pPr>
        <w:ind w:firstLine="720"/>
        <w:jc w:val="both"/>
        <w:rPr>
          <w:sz w:val="24"/>
          <w:szCs w:val="24"/>
        </w:rPr>
      </w:pPr>
      <w:r>
        <w:rPr>
          <w:sz w:val="24"/>
          <w:szCs w:val="24"/>
        </w:rPr>
        <w:t xml:space="preserve">And so, knowing that Jesus has all power and authority, I </w:t>
      </w:r>
      <w:r w:rsidRPr="00EA6B87">
        <w:rPr>
          <w:sz w:val="24"/>
          <w:szCs w:val="24"/>
        </w:rPr>
        <w:t>pray</w:t>
      </w:r>
      <w:r>
        <w:rPr>
          <w:sz w:val="24"/>
          <w:szCs w:val="24"/>
        </w:rPr>
        <w:t>ed,</w:t>
      </w:r>
      <w:r w:rsidRPr="00EA6B87">
        <w:rPr>
          <w:sz w:val="24"/>
          <w:szCs w:val="24"/>
        </w:rPr>
        <w:t xml:space="preserve"> “Lord</w:t>
      </w:r>
      <w:r>
        <w:rPr>
          <w:sz w:val="24"/>
          <w:szCs w:val="24"/>
        </w:rPr>
        <w:t xml:space="preserve"> Jesus,</w:t>
      </w:r>
      <w:r w:rsidRPr="00EA6B87">
        <w:rPr>
          <w:sz w:val="24"/>
          <w:szCs w:val="24"/>
        </w:rPr>
        <w:t xml:space="preserve"> please tell me what to do? </w:t>
      </w:r>
      <w:r>
        <w:rPr>
          <w:sz w:val="24"/>
          <w:szCs w:val="24"/>
        </w:rPr>
        <w:t>Your Word says in Proverbs 16:7, that, “</w:t>
      </w:r>
      <w:r w:rsidRPr="00523354">
        <w:rPr>
          <w:sz w:val="24"/>
          <w:szCs w:val="24"/>
        </w:rPr>
        <w:t>If a man’s ways are pleasing to the Lord he will make his enemies be at peace with them.</w:t>
      </w:r>
      <w:r>
        <w:rPr>
          <w:sz w:val="24"/>
          <w:szCs w:val="24"/>
        </w:rPr>
        <w:t xml:space="preserve">” </w:t>
      </w:r>
      <w:r w:rsidRPr="00523354">
        <w:rPr>
          <w:i/>
          <w:sz w:val="24"/>
          <w:szCs w:val="24"/>
        </w:rPr>
        <w:t xml:space="preserve"> </w:t>
      </w:r>
      <w:r w:rsidRPr="00523354">
        <w:rPr>
          <w:sz w:val="24"/>
          <w:szCs w:val="24"/>
        </w:rPr>
        <w:t>What shall I do to please you?</w:t>
      </w:r>
      <w:r>
        <w:rPr>
          <w:sz w:val="24"/>
          <w:szCs w:val="24"/>
        </w:rPr>
        <w:t xml:space="preserve">” </w:t>
      </w:r>
      <w:r w:rsidRPr="00EA6B87">
        <w:rPr>
          <w:sz w:val="24"/>
          <w:szCs w:val="24"/>
        </w:rPr>
        <w:t>His answer</w:t>
      </w:r>
      <w:r>
        <w:rPr>
          <w:sz w:val="24"/>
          <w:szCs w:val="24"/>
        </w:rPr>
        <w:t>?</w:t>
      </w:r>
      <w:r w:rsidRPr="00EA6B87">
        <w:rPr>
          <w:sz w:val="24"/>
          <w:szCs w:val="24"/>
        </w:rPr>
        <w:t xml:space="preserve"> </w:t>
      </w:r>
      <w:r>
        <w:rPr>
          <w:sz w:val="24"/>
          <w:szCs w:val="24"/>
        </w:rPr>
        <w:t>Read</w:t>
      </w:r>
      <w:r w:rsidRPr="00EA6B87">
        <w:rPr>
          <w:sz w:val="24"/>
          <w:szCs w:val="24"/>
        </w:rPr>
        <w:t xml:space="preserve"> Luke 6:27-36 and do what I say! I prayed for spiritual deliverance for this family</w:t>
      </w:r>
      <w:r>
        <w:rPr>
          <w:sz w:val="24"/>
          <w:szCs w:val="24"/>
        </w:rPr>
        <w:t xml:space="preserve"> and that</w:t>
      </w:r>
      <w:r w:rsidRPr="00EA6B87">
        <w:rPr>
          <w:sz w:val="24"/>
          <w:szCs w:val="24"/>
        </w:rPr>
        <w:t xml:space="preserve"> God would protect the children and bring salvation to all of them. </w:t>
      </w:r>
      <w:r>
        <w:rPr>
          <w:sz w:val="24"/>
          <w:szCs w:val="24"/>
        </w:rPr>
        <w:t>O</w:t>
      </w:r>
      <w:r w:rsidRPr="00EA6B87">
        <w:rPr>
          <w:sz w:val="24"/>
          <w:szCs w:val="24"/>
        </w:rPr>
        <w:t>f course</w:t>
      </w:r>
      <w:r>
        <w:rPr>
          <w:sz w:val="24"/>
          <w:szCs w:val="24"/>
        </w:rPr>
        <w:t xml:space="preserve">, </w:t>
      </w:r>
      <w:r w:rsidRPr="00EA6B87">
        <w:rPr>
          <w:sz w:val="24"/>
          <w:szCs w:val="24"/>
        </w:rPr>
        <w:t xml:space="preserve">I </w:t>
      </w:r>
      <w:r>
        <w:rPr>
          <w:sz w:val="24"/>
          <w:szCs w:val="24"/>
        </w:rPr>
        <w:t xml:space="preserve">also </w:t>
      </w:r>
      <w:r w:rsidRPr="00EA6B87">
        <w:rPr>
          <w:sz w:val="24"/>
          <w:szCs w:val="24"/>
        </w:rPr>
        <w:t xml:space="preserve">prayed for Robbie’s protection.  Fortunately, we overcame the enemy with obedience to God’s Word </w:t>
      </w:r>
      <w:r>
        <w:rPr>
          <w:sz w:val="24"/>
          <w:szCs w:val="24"/>
        </w:rPr>
        <w:t xml:space="preserve">- </w:t>
      </w:r>
      <w:r w:rsidRPr="00EA6B87">
        <w:rPr>
          <w:sz w:val="24"/>
          <w:szCs w:val="24"/>
        </w:rPr>
        <w:t>He made our enemy be at peace with us</w:t>
      </w:r>
      <w:r>
        <w:rPr>
          <w:sz w:val="24"/>
          <w:szCs w:val="24"/>
        </w:rPr>
        <w:t xml:space="preserve"> and n</w:t>
      </w:r>
      <w:r w:rsidRPr="00EA6B87">
        <w:rPr>
          <w:sz w:val="24"/>
          <w:szCs w:val="24"/>
        </w:rPr>
        <w:t>o harm came to my child.</w:t>
      </w:r>
      <w:r>
        <w:rPr>
          <w:sz w:val="24"/>
          <w:szCs w:val="24"/>
        </w:rPr>
        <w:t xml:space="preserve"> </w:t>
      </w:r>
      <w:r w:rsidRPr="00EA6B87">
        <w:rPr>
          <w:sz w:val="24"/>
          <w:szCs w:val="24"/>
        </w:rPr>
        <w:t xml:space="preserve"> I cannot impress this point enough, the divine power to overcome in every situation is not just knowing what God says to do but in doing it (2 Corinthians 10:3-5)</w:t>
      </w:r>
      <w:r>
        <w:rPr>
          <w:sz w:val="24"/>
          <w:szCs w:val="24"/>
        </w:rPr>
        <w:t>!</w:t>
      </w:r>
      <w:r w:rsidRPr="00EA6B87">
        <w:rPr>
          <w:sz w:val="24"/>
          <w:szCs w:val="24"/>
        </w:rPr>
        <w:t xml:space="preserve"> </w:t>
      </w:r>
      <w:r w:rsidR="00352D37">
        <w:rPr>
          <w:sz w:val="24"/>
          <w:szCs w:val="24"/>
        </w:rPr>
        <w:t>Hearing what God says al</w:t>
      </w:r>
      <w:r w:rsidR="00A92467" w:rsidRPr="00C07B4C">
        <w:rPr>
          <w:sz w:val="24"/>
          <w:szCs w:val="24"/>
        </w:rPr>
        <w:t>ways demand</w:t>
      </w:r>
      <w:r w:rsidR="00352D37">
        <w:rPr>
          <w:sz w:val="24"/>
          <w:szCs w:val="24"/>
        </w:rPr>
        <w:t>s</w:t>
      </w:r>
      <w:r w:rsidR="00A92467" w:rsidRPr="00C07B4C">
        <w:rPr>
          <w:sz w:val="24"/>
          <w:szCs w:val="24"/>
        </w:rPr>
        <w:t xml:space="preserve"> a response</w:t>
      </w:r>
      <w:r w:rsidR="00352D37">
        <w:rPr>
          <w:sz w:val="24"/>
          <w:szCs w:val="24"/>
        </w:rPr>
        <w:t>.</w:t>
      </w:r>
      <w:r w:rsidR="00A92467">
        <w:rPr>
          <w:sz w:val="24"/>
          <w:szCs w:val="24"/>
        </w:rPr>
        <w:t xml:space="preserve"> </w:t>
      </w:r>
      <w:r w:rsidR="003F1B7D">
        <w:rPr>
          <w:sz w:val="24"/>
          <w:szCs w:val="24"/>
        </w:rPr>
        <w:t xml:space="preserve">When God has clearly </w:t>
      </w:r>
      <w:r w:rsidR="00A92467">
        <w:rPr>
          <w:sz w:val="24"/>
          <w:szCs w:val="24"/>
        </w:rPr>
        <w:t xml:space="preserve">reviled </w:t>
      </w:r>
      <w:r w:rsidR="003F1B7D">
        <w:rPr>
          <w:sz w:val="24"/>
          <w:szCs w:val="24"/>
        </w:rPr>
        <w:t xml:space="preserve">His will on a matter, but we chose </w:t>
      </w:r>
      <w:r w:rsidR="00A92467">
        <w:rPr>
          <w:sz w:val="24"/>
          <w:szCs w:val="24"/>
        </w:rPr>
        <w:t xml:space="preserve">not </w:t>
      </w:r>
      <w:r w:rsidR="000000BD">
        <w:rPr>
          <w:sz w:val="24"/>
          <w:szCs w:val="24"/>
        </w:rPr>
        <w:t>to align</w:t>
      </w:r>
      <w:r w:rsidR="00A92467">
        <w:rPr>
          <w:sz w:val="24"/>
          <w:szCs w:val="24"/>
        </w:rPr>
        <w:t xml:space="preserve"> </w:t>
      </w:r>
      <w:r w:rsidR="003F1B7D">
        <w:rPr>
          <w:sz w:val="24"/>
          <w:szCs w:val="24"/>
        </w:rPr>
        <w:t>our lives</w:t>
      </w:r>
      <w:r w:rsidR="00A92467">
        <w:rPr>
          <w:sz w:val="24"/>
          <w:szCs w:val="24"/>
        </w:rPr>
        <w:t xml:space="preserve"> with </w:t>
      </w:r>
      <w:r w:rsidR="003F1B7D">
        <w:rPr>
          <w:sz w:val="24"/>
          <w:szCs w:val="24"/>
        </w:rPr>
        <w:t>this</w:t>
      </w:r>
      <w:r w:rsidR="00A92467">
        <w:rPr>
          <w:sz w:val="24"/>
          <w:szCs w:val="24"/>
        </w:rPr>
        <w:t xml:space="preserve"> Truth</w:t>
      </w:r>
      <w:r w:rsidR="003F1B7D">
        <w:rPr>
          <w:sz w:val="24"/>
          <w:szCs w:val="24"/>
        </w:rPr>
        <w:t>, we invite</w:t>
      </w:r>
      <w:r w:rsidR="00A92467">
        <w:rPr>
          <w:sz w:val="24"/>
          <w:szCs w:val="24"/>
        </w:rPr>
        <w:t xml:space="preserve"> the Lord’s discipline (James 1:</w:t>
      </w:r>
      <w:r w:rsidR="00030ECF">
        <w:rPr>
          <w:sz w:val="24"/>
          <w:szCs w:val="24"/>
        </w:rPr>
        <w:t>21-27)</w:t>
      </w:r>
      <w:r w:rsidR="00A92467">
        <w:rPr>
          <w:sz w:val="24"/>
          <w:szCs w:val="24"/>
        </w:rPr>
        <w:t xml:space="preserve">. </w:t>
      </w:r>
    </w:p>
    <w:p w14:paraId="67BE42FC" w14:textId="77777777" w:rsidR="00F32352" w:rsidRDefault="00030ECF" w:rsidP="000D53FF">
      <w:pPr>
        <w:pStyle w:val="ListParagraph"/>
        <w:numPr>
          <w:ilvl w:val="0"/>
          <w:numId w:val="57"/>
        </w:numPr>
        <w:rPr>
          <w:sz w:val="24"/>
          <w:szCs w:val="24"/>
        </w:rPr>
      </w:pPr>
      <w:r>
        <w:rPr>
          <w:sz w:val="24"/>
          <w:szCs w:val="24"/>
        </w:rPr>
        <w:t>After reading James 1:19-27, make a list of the clear directions in this passage and the benefits of obeying these stated instructions.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B1B3E">
        <w:rPr>
          <w:sz w:val="24"/>
          <w:szCs w:val="24"/>
        </w:rPr>
        <w:t>____________</w:t>
      </w:r>
    </w:p>
    <w:p w14:paraId="091C9D16" w14:textId="77777777" w:rsidR="00A109DB" w:rsidRDefault="00A109DB" w:rsidP="00A109D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r>
        <w:rPr>
          <w:b/>
          <w:sz w:val="28"/>
          <w:szCs w:val="28"/>
        </w:rPr>
        <w:t xml:space="preserve"> </w:t>
      </w:r>
    </w:p>
    <w:p w14:paraId="29C2F8CF" w14:textId="77777777" w:rsidR="00A109DB" w:rsidRDefault="00A109DB" w:rsidP="00A109DB">
      <w:pPr>
        <w:spacing w:after="0"/>
        <w:jc w:val="center"/>
        <w:rPr>
          <w:rFonts w:eastAsia="Times New Roman" w:cstheme="minorHAnsi"/>
          <w:b/>
          <w:bCs/>
          <w:kern w:val="36"/>
          <w:sz w:val="24"/>
          <w:szCs w:val="24"/>
        </w:rPr>
      </w:pPr>
      <w:r w:rsidRPr="00DA1CB3">
        <w:rPr>
          <w:rFonts w:eastAsia="Times New Roman" w:cstheme="minorHAnsi"/>
          <w:b/>
          <w:bCs/>
          <w:kern w:val="36"/>
          <w:sz w:val="24"/>
          <w:szCs w:val="24"/>
        </w:rPr>
        <w:t xml:space="preserve">Joshua 1:7-8 </w:t>
      </w:r>
      <w:r>
        <w:rPr>
          <w:rFonts w:eastAsia="Times New Roman" w:cstheme="minorHAnsi"/>
          <w:b/>
          <w:bCs/>
          <w:kern w:val="36"/>
          <w:sz w:val="24"/>
          <w:szCs w:val="24"/>
        </w:rPr>
        <w:t xml:space="preserve"> </w:t>
      </w:r>
    </w:p>
    <w:p w14:paraId="37CFF04C" w14:textId="77777777" w:rsidR="00A109DB" w:rsidRDefault="00A109DB" w:rsidP="00A109DB">
      <w:pPr>
        <w:jc w:val="center"/>
        <w:rPr>
          <w:rStyle w:val="apple-converted-space"/>
          <w:rFonts w:asciiTheme="minorHAnsi" w:hAnsiTheme="minorHAnsi" w:cstheme="minorHAnsi"/>
          <w:b/>
          <w:i/>
          <w:color w:val="000000"/>
          <w:sz w:val="24"/>
          <w:szCs w:val="24"/>
          <w:shd w:val="clear" w:color="auto" w:fill="FFFFFF"/>
          <w:vertAlign w:val="superscript"/>
        </w:rPr>
      </w:pPr>
      <w:r w:rsidRPr="00DA1CB3">
        <w:rPr>
          <w:rStyle w:val="s"/>
          <w:rFonts w:asciiTheme="minorHAnsi" w:hAnsiTheme="minorHAnsi" w:cstheme="minorHAnsi"/>
          <w:b/>
          <w:i/>
          <w:color w:val="000000"/>
          <w:sz w:val="24"/>
          <w:szCs w:val="24"/>
          <w:shd w:val="clear" w:color="auto" w:fill="FFFFFF"/>
        </w:rPr>
        <w:t>Make sure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are</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very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strong</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brave! Carefully 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the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my servant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Moses</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charged</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to keep!</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Do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swerve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from</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 to the right or to the left</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 that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may be successful</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in 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do</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This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scroll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must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leave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your lips!</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must memorize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day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night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can carefully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that is written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in it. Then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will prosper</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and be successful</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vertAlign w:val="superscript"/>
        </w:rPr>
        <w:t> </w:t>
      </w:r>
    </w:p>
    <w:p w14:paraId="3F4257F2" w14:textId="77777777" w:rsidR="00145C84" w:rsidRDefault="00A109DB" w:rsidP="00145C84">
      <w:pPr>
        <w:spacing w:after="0"/>
        <w:ind w:firstLine="720"/>
        <w:jc w:val="both"/>
        <w:rPr>
          <w:sz w:val="24"/>
          <w:szCs w:val="24"/>
        </w:rPr>
      </w:pPr>
      <w:r w:rsidRPr="00EC419F">
        <w:rPr>
          <w:sz w:val="24"/>
          <w:szCs w:val="24"/>
        </w:rPr>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of God, so that it only passes through our minds, just as water passes through a pipe, but considering what we read, pondering it over and applying it to our hearts.” </w:t>
      </w:r>
      <w:r w:rsidR="00145C84">
        <w:rPr>
          <w:sz w:val="24"/>
          <w:szCs w:val="24"/>
        </w:rPr>
        <w:t>(</w:t>
      </w:r>
      <w:r w:rsidR="00145C84" w:rsidRPr="009B7FFB">
        <w:rPr>
          <w:bCs/>
          <w:sz w:val="24"/>
          <w:szCs w:val="24"/>
        </w:rPr>
        <w:t>Source</w:t>
      </w:r>
      <w:r w:rsidR="00145C84" w:rsidRPr="005D7058">
        <w:rPr>
          <w:b/>
          <w:bCs/>
          <w:sz w:val="24"/>
          <w:szCs w:val="24"/>
        </w:rPr>
        <w:t>:</w:t>
      </w:r>
      <w:r w:rsidR="00145C84" w:rsidRPr="005D7058">
        <w:rPr>
          <w:sz w:val="24"/>
          <w:szCs w:val="24"/>
        </w:rPr>
        <w:t xml:space="preserve"> Spi</w:t>
      </w:r>
      <w:r w:rsidR="00145C84">
        <w:rPr>
          <w:sz w:val="24"/>
          <w:szCs w:val="24"/>
        </w:rPr>
        <w:t>ritual Secrets of George Muller).</w:t>
      </w:r>
      <w:r w:rsidR="00145C84" w:rsidRPr="005D7058">
        <w:rPr>
          <w:sz w:val="24"/>
          <w:szCs w:val="24"/>
        </w:rPr>
        <w:t xml:space="preserve">  </w:t>
      </w:r>
    </w:p>
    <w:p w14:paraId="6F34AB90" w14:textId="77777777" w:rsidR="00352D37" w:rsidRDefault="00352D37" w:rsidP="00145C84">
      <w:pPr>
        <w:spacing w:after="0"/>
        <w:ind w:firstLine="720"/>
        <w:jc w:val="both"/>
        <w:rPr>
          <w:sz w:val="24"/>
          <w:szCs w:val="24"/>
        </w:rPr>
      </w:pPr>
    </w:p>
    <w:p w14:paraId="52A6AC8C" w14:textId="77777777" w:rsidR="00A109DB" w:rsidRDefault="00A109DB" w:rsidP="00A109DB">
      <w:pPr>
        <w:ind w:firstLine="720"/>
        <w:jc w:val="both"/>
        <w:rPr>
          <w:sz w:val="24"/>
          <w:szCs w:val="24"/>
        </w:rPr>
      </w:pPr>
      <w:r w:rsidRPr="00B13CE1">
        <w:rPr>
          <w:rFonts w:eastAsia="Times New Roman" w:cstheme="minorHAnsi"/>
          <w:b/>
          <w:i/>
          <w:sz w:val="24"/>
          <w:szCs w:val="24"/>
          <w:vertAlign w:val="superscript"/>
        </w:rPr>
        <w:t> </w:t>
      </w:r>
      <w:r w:rsidR="00154451">
        <w:rPr>
          <w:sz w:val="24"/>
          <w:szCs w:val="24"/>
        </w:rPr>
        <w:t xml:space="preserve">Memorization is the fuel for meditation. </w:t>
      </w:r>
      <w:r w:rsidR="00030ECF">
        <w:rPr>
          <w:sz w:val="24"/>
          <w:szCs w:val="24"/>
        </w:rPr>
        <w:t xml:space="preserve">The benefits of </w:t>
      </w:r>
      <w:r w:rsidRPr="00B13CE1">
        <w:rPr>
          <w:sz w:val="24"/>
          <w:szCs w:val="24"/>
        </w:rPr>
        <w:t>meditat</w:t>
      </w:r>
      <w:r w:rsidR="00030ECF">
        <w:rPr>
          <w:sz w:val="24"/>
          <w:szCs w:val="24"/>
        </w:rPr>
        <w:t>ing on God’s word are many. For one, it’s</w:t>
      </w:r>
      <w:r w:rsidRPr="00B13CE1">
        <w:rPr>
          <w:sz w:val="24"/>
          <w:szCs w:val="24"/>
        </w:rPr>
        <w:t xml:space="preserve"> like giving your mind </w:t>
      </w:r>
      <w:r w:rsidR="00154451" w:rsidRPr="00B13CE1">
        <w:rPr>
          <w:sz w:val="24"/>
          <w:szCs w:val="24"/>
        </w:rPr>
        <w:t xml:space="preserve">a </w:t>
      </w:r>
      <w:r w:rsidR="00154451">
        <w:rPr>
          <w:sz w:val="24"/>
          <w:szCs w:val="24"/>
        </w:rPr>
        <w:t xml:space="preserve">continual spiritual </w:t>
      </w:r>
      <w:r w:rsidRPr="00B13CE1">
        <w:rPr>
          <w:sz w:val="24"/>
          <w:szCs w:val="24"/>
        </w:rPr>
        <w:t>bath</w:t>
      </w:r>
      <w:r w:rsidR="00030ECF">
        <w:rPr>
          <w:sz w:val="24"/>
          <w:szCs w:val="24"/>
        </w:rPr>
        <w:t xml:space="preserve"> (Ephesians 5:26).</w:t>
      </w:r>
      <w:r w:rsidRPr="00B13CE1">
        <w:rPr>
          <w:sz w:val="24"/>
          <w:szCs w:val="24"/>
        </w:rPr>
        <w:t xml:space="preserve"> </w:t>
      </w:r>
      <w:r>
        <w:rPr>
          <w:sz w:val="24"/>
          <w:szCs w:val="24"/>
        </w:rPr>
        <w:t xml:space="preserve">Here are </w:t>
      </w:r>
      <w:r w:rsidR="00030ECF">
        <w:rPr>
          <w:sz w:val="24"/>
          <w:szCs w:val="24"/>
        </w:rPr>
        <w:t>a few</w:t>
      </w:r>
      <w:r>
        <w:rPr>
          <w:sz w:val="24"/>
          <w:szCs w:val="24"/>
        </w:rPr>
        <w:t xml:space="preserv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bring the application into focus.  Without meditation</w:t>
      </w:r>
      <w:r>
        <w:rPr>
          <w:sz w:val="24"/>
          <w:szCs w:val="24"/>
        </w:rPr>
        <w:t>,</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r>
        <w:rPr>
          <w:sz w:val="24"/>
          <w:szCs w:val="24"/>
        </w:rPr>
        <w:t xml:space="preserve">. </w:t>
      </w:r>
    </w:p>
    <w:p w14:paraId="5F364CCD" w14:textId="77777777" w:rsidR="00A109DB" w:rsidRPr="000B1B3E" w:rsidRDefault="00A109DB" w:rsidP="00A109DB">
      <w:pPr>
        <w:jc w:val="both"/>
        <w:rPr>
          <w:sz w:val="24"/>
          <w:szCs w:val="24"/>
        </w:rPr>
      </w:pPr>
      <w:r w:rsidRPr="000B1B3E">
        <w:rPr>
          <w:b/>
          <w:bCs/>
          <w:sz w:val="24"/>
          <w:szCs w:val="24"/>
        </w:rPr>
        <w:t xml:space="preserve">DIGGING DEEPER: </w:t>
      </w:r>
      <w:r w:rsidRPr="000B1B3E">
        <w:rPr>
          <w:sz w:val="24"/>
          <w:szCs w:val="24"/>
        </w:rPr>
        <w:t>John 8:31-32; 17:7-17; Joshua 1:8; Psalms 1:1-3, 119:9-11,</w:t>
      </w:r>
      <w:r w:rsidR="00030ECF" w:rsidRPr="000B1B3E">
        <w:rPr>
          <w:sz w:val="24"/>
          <w:szCs w:val="24"/>
        </w:rPr>
        <w:t xml:space="preserve"> </w:t>
      </w:r>
      <w:r w:rsidRPr="000B1B3E">
        <w:rPr>
          <w:sz w:val="24"/>
          <w:szCs w:val="24"/>
        </w:rPr>
        <w:t>12-24, 97- 105; Romans 12:1-3</w:t>
      </w:r>
    </w:p>
    <w:p w14:paraId="412D3B6D" w14:textId="77777777" w:rsidR="00953018" w:rsidRPr="00AA19E1" w:rsidRDefault="00953018" w:rsidP="0095301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4D8E19" w14:textId="77777777" w:rsidR="0008603B" w:rsidRPr="00ED1528" w:rsidRDefault="00002F45" w:rsidP="0008603B">
      <w:pPr>
        <w:jc w:val="center"/>
        <w:rPr>
          <w:b/>
          <w:bCs/>
          <w:sz w:val="28"/>
          <w:szCs w:val="28"/>
        </w:rPr>
      </w:pPr>
      <w:r>
        <w:rPr>
          <w:b/>
          <w:bCs/>
          <w:sz w:val="28"/>
          <w:szCs w:val="28"/>
        </w:rPr>
        <w:t>Continuation</w:t>
      </w:r>
    </w:p>
    <w:p w14:paraId="5D515C8D" w14:textId="77777777" w:rsidR="0008603B" w:rsidRPr="00E12F56" w:rsidRDefault="0008603B" w:rsidP="0008603B">
      <w:pPr>
        <w:spacing w:after="0"/>
        <w:jc w:val="center"/>
        <w:rPr>
          <w:rFonts w:asciiTheme="minorHAnsi" w:hAnsiTheme="minorHAnsi" w:cstheme="minorHAnsi"/>
          <w:b/>
          <w:bCs/>
          <w:iCs/>
          <w:sz w:val="24"/>
          <w:szCs w:val="24"/>
        </w:rPr>
      </w:pPr>
      <w:r w:rsidRPr="00E12F56">
        <w:rPr>
          <w:rFonts w:asciiTheme="minorHAnsi" w:hAnsiTheme="minorHAnsi" w:cstheme="minorHAnsi"/>
          <w:b/>
          <w:bCs/>
          <w:iCs/>
          <w:sz w:val="24"/>
          <w:szCs w:val="24"/>
        </w:rPr>
        <w:t xml:space="preserve">Isaiah 40:8 </w:t>
      </w:r>
    </w:p>
    <w:p w14:paraId="155876A6" w14:textId="77777777" w:rsidR="0008603B" w:rsidRDefault="0008603B" w:rsidP="0008603B">
      <w:pPr>
        <w:pStyle w:val="poetry"/>
        <w:spacing w:before="0" w:beforeAutospacing="0" w:after="0" w:afterAutospacing="0"/>
        <w:jc w:val="center"/>
        <w:rPr>
          <w:rFonts w:asciiTheme="minorHAnsi" w:hAnsiTheme="minorHAnsi" w:cstheme="minorHAnsi"/>
          <w:b/>
          <w:i/>
          <w:color w:val="000000"/>
        </w:rPr>
      </w:pPr>
      <w:r w:rsidRPr="00E12F56">
        <w:rPr>
          <w:rFonts w:asciiTheme="minorHAnsi" w:hAnsiTheme="minorHAnsi" w:cstheme="minorHAnsi"/>
          <w:b/>
          <w:i/>
          <w:color w:val="000000"/>
        </w:rPr>
        <w:t>The grass dries up, the flowers wither,</w:t>
      </w:r>
      <w:r>
        <w:rPr>
          <w:rFonts w:asciiTheme="minorHAnsi" w:hAnsiTheme="minorHAnsi" w:cstheme="minorHAnsi"/>
          <w:b/>
          <w:i/>
          <w:color w:val="000000"/>
        </w:rPr>
        <w:t xml:space="preserve"> </w:t>
      </w:r>
      <w:r w:rsidRPr="00E12F56">
        <w:rPr>
          <w:rFonts w:asciiTheme="minorHAnsi" w:hAnsiTheme="minorHAnsi" w:cstheme="minorHAnsi"/>
          <w:b/>
          <w:i/>
          <w:color w:val="000000"/>
        </w:rPr>
        <w:t>but the decree of our God is forever reliable.</w:t>
      </w:r>
    </w:p>
    <w:p w14:paraId="7DCC8795" w14:textId="77777777" w:rsidR="0008603B" w:rsidRPr="00E12F56" w:rsidRDefault="0008603B" w:rsidP="0008603B">
      <w:pPr>
        <w:pStyle w:val="poetry"/>
        <w:spacing w:before="0" w:beforeAutospacing="0" w:after="0" w:afterAutospacing="0"/>
        <w:jc w:val="center"/>
        <w:rPr>
          <w:rFonts w:asciiTheme="minorHAnsi" w:hAnsiTheme="minorHAnsi" w:cstheme="minorHAnsi"/>
          <w:b/>
          <w:i/>
          <w:color w:val="000000"/>
        </w:rPr>
      </w:pPr>
    </w:p>
    <w:p w14:paraId="2A7A51B2" w14:textId="77777777" w:rsidR="0008603B" w:rsidRPr="00FA24F5" w:rsidRDefault="0008603B" w:rsidP="0008603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w:t>
      </w:r>
      <w:r w:rsidR="00492DB3">
        <w:rPr>
          <w:sz w:val="24"/>
          <w:szCs w:val="24"/>
        </w:rPr>
        <w:t>s</w:t>
      </w:r>
      <w:r w:rsidRPr="00FC63A3">
        <w:rPr>
          <w:sz w:val="24"/>
          <w:szCs w:val="24"/>
        </w:rPr>
        <w:t>tands</w:t>
      </w:r>
      <w:r>
        <w:rPr>
          <w:sz w:val="24"/>
          <w:szCs w:val="24"/>
        </w:rPr>
        <w:t>.</w:t>
      </w:r>
      <w:r w:rsidRPr="00FC63A3">
        <w:rPr>
          <w:sz w:val="24"/>
          <w:szCs w:val="24"/>
        </w:rPr>
        <w:t xml:space="preserve">” </w:t>
      </w:r>
      <w:r>
        <w:rPr>
          <w:sz w:val="24"/>
          <w:szCs w:val="24"/>
        </w:rPr>
        <w:t xml:space="preserve">The word is pregnant with meaning.  </w:t>
      </w:r>
      <w:r w:rsidRPr="00FA24F5">
        <w:rPr>
          <w:bCs/>
          <w:sz w:val="24"/>
          <w:szCs w:val="24"/>
        </w:rPr>
        <w:t>Stand is the Hebrew word: Q</w:t>
      </w:r>
      <w:r w:rsidRPr="00FA24F5">
        <w:rPr>
          <w:bCs/>
          <w:i/>
          <w:iCs/>
          <w:sz w:val="24"/>
          <w:szCs w:val="24"/>
        </w:rPr>
        <w:t>uwn</w:t>
      </w:r>
      <w:r>
        <w:rPr>
          <w:sz w:val="24"/>
          <w:szCs w:val="24"/>
        </w:rPr>
        <w:t>. Here is</w:t>
      </w:r>
      <w:r w:rsidRPr="00FA24F5">
        <w:rPr>
          <w:sz w:val="24"/>
          <w:szCs w:val="24"/>
        </w:rPr>
        <w:t xml:space="preserve"> only a partial definition</w:t>
      </w:r>
      <w:r>
        <w:rPr>
          <w:sz w:val="24"/>
          <w:szCs w:val="24"/>
        </w:rPr>
        <w:t>. T</w:t>
      </w:r>
      <w:r w:rsidRPr="00FA24F5">
        <w:rPr>
          <w:sz w:val="24"/>
          <w:szCs w:val="24"/>
        </w:rPr>
        <w:t xml:space="preserve">he root word means: </w:t>
      </w:r>
      <w:r w:rsidRPr="00FA24F5">
        <w:rPr>
          <w:i/>
          <w:iCs/>
          <w:sz w:val="24"/>
          <w:szCs w:val="24"/>
        </w:rPr>
        <w:t>to rise; get up; help; to lift up; set up; establish; strengthen;</w:t>
      </w:r>
      <w:r w:rsidR="004E0B8A">
        <w:rPr>
          <w:i/>
          <w:iCs/>
          <w:sz w:val="24"/>
          <w:szCs w:val="24"/>
        </w:rPr>
        <w:t xml:space="preserve"> </w:t>
      </w:r>
      <w:r w:rsidRPr="00FA24F5">
        <w:rPr>
          <w:i/>
          <w:iCs/>
          <w:sz w:val="24"/>
          <w:szCs w:val="24"/>
        </w:rPr>
        <w:t>helps; holds; be clear; confirms; accomplishes; preforms; succeeds; makes good; makes new; makes sure; endures; makes to stand up; upholds.</w:t>
      </w:r>
      <w:r w:rsidRPr="00FA24F5">
        <w:rPr>
          <w:sz w:val="24"/>
          <w:szCs w:val="24"/>
        </w:rPr>
        <w:t xml:space="preserve"> </w:t>
      </w:r>
    </w:p>
    <w:p w14:paraId="319CE92A" w14:textId="77777777" w:rsidR="0008603B" w:rsidRPr="00E12F56" w:rsidRDefault="0008603B" w:rsidP="0008603B">
      <w:pPr>
        <w:ind w:firstLine="720"/>
        <w:jc w:val="both"/>
        <w:rPr>
          <w:sz w:val="24"/>
          <w:szCs w:val="24"/>
        </w:rPr>
      </w:pPr>
      <w:r w:rsidRPr="00E12F56">
        <w:rPr>
          <w:sz w:val="24"/>
          <w:szCs w:val="24"/>
        </w:rPr>
        <w:t xml:space="preserve">I urge you to stop and carefully consider each descriptive word that is used to communicate the importance of the fact that God’s Word will </w:t>
      </w:r>
      <w:r w:rsidRPr="00E12F56">
        <w:rPr>
          <w:i/>
          <w:sz w:val="24"/>
          <w:szCs w:val="24"/>
        </w:rPr>
        <w:t>stand</w:t>
      </w:r>
      <w:r w:rsidRPr="00E12F56">
        <w:rPr>
          <w:sz w:val="24"/>
          <w:szCs w:val="24"/>
        </w:rPr>
        <w:t xml:space="preserve"> forever. If you do, then you will find it so vividly describes </w:t>
      </w:r>
      <w:r w:rsidR="00F705B6">
        <w:rPr>
          <w:sz w:val="24"/>
          <w:szCs w:val="24"/>
        </w:rPr>
        <w:t>the Scriptures</w:t>
      </w:r>
      <w:r w:rsidRPr="00E12F56">
        <w:rPr>
          <w:sz w:val="24"/>
          <w:szCs w:val="24"/>
        </w:rPr>
        <w:t xml:space="preserve">. I wonder, as you read this list, if you </w:t>
      </w:r>
      <w:r w:rsidR="004E0B8A" w:rsidRPr="00E12F56">
        <w:rPr>
          <w:sz w:val="24"/>
          <w:szCs w:val="24"/>
        </w:rPr>
        <w:t>need</w:t>
      </w:r>
      <w:r w:rsidRPr="00E12F56">
        <w:rPr>
          <w:sz w:val="24"/>
          <w:szCs w:val="24"/>
        </w:rPr>
        <w:t xml:space="preserve"> reviving, saving, nourishing, or repairing. May God take these words and cause your weary soul to rise</w:t>
      </w:r>
      <w:r w:rsidR="0087606E">
        <w:rPr>
          <w:sz w:val="24"/>
          <w:szCs w:val="24"/>
        </w:rPr>
        <w:t>-</w:t>
      </w:r>
      <w:r w:rsidRPr="00E12F56">
        <w:rPr>
          <w:sz w:val="24"/>
          <w:szCs w:val="24"/>
        </w:rPr>
        <w:t>up and soar!</w:t>
      </w:r>
    </w:p>
    <w:p w14:paraId="6BA9BF61" w14:textId="77777777" w:rsidR="0008603B" w:rsidRDefault="0008603B" w:rsidP="0008603B">
      <w:pPr>
        <w:ind w:firstLine="720"/>
        <w:jc w:val="both"/>
        <w:rPr>
          <w:sz w:val="24"/>
          <w:szCs w:val="24"/>
        </w:rPr>
      </w:pPr>
      <w:r w:rsidRPr="00E12F56">
        <w:rPr>
          <w:sz w:val="24"/>
          <w:szCs w:val="24"/>
        </w:rPr>
        <w:t>The blessings for the person who will live in, live on and live out God’s Word are immeasurable</w:t>
      </w:r>
      <w:r w:rsidR="00F705B6">
        <w:rPr>
          <w:sz w:val="24"/>
          <w:szCs w:val="24"/>
        </w:rPr>
        <w:t>.</w:t>
      </w:r>
      <w:r w:rsidRPr="00E12F56">
        <w:rPr>
          <w:sz w:val="24"/>
          <w:szCs w:val="24"/>
        </w:rPr>
        <w:t xml:space="preserve"> It is utterly impossible to overestimate the life changing power of God’s Word.  We can bank our future on the solid fact that God will keep His every Word.   </w:t>
      </w:r>
    </w:p>
    <w:p w14:paraId="6A1FE53F" w14:textId="77777777" w:rsidR="0008603B" w:rsidRPr="00755841" w:rsidRDefault="0008603B" w:rsidP="0008603B">
      <w:pPr>
        <w:spacing w:after="0"/>
        <w:jc w:val="center"/>
        <w:rPr>
          <w:rFonts w:asciiTheme="minorHAnsi" w:hAnsiTheme="minorHAnsi" w:cstheme="minorHAnsi"/>
          <w:b/>
          <w:sz w:val="24"/>
          <w:szCs w:val="24"/>
        </w:rPr>
      </w:pPr>
      <w:r w:rsidRPr="00755841">
        <w:rPr>
          <w:rFonts w:asciiTheme="minorHAnsi" w:hAnsiTheme="minorHAnsi" w:cstheme="minorHAnsi"/>
          <w:b/>
          <w:sz w:val="24"/>
          <w:szCs w:val="24"/>
        </w:rPr>
        <w:t xml:space="preserve">Revelation 19:11-13 </w:t>
      </w:r>
    </w:p>
    <w:p w14:paraId="64AA8936" w14:textId="77777777" w:rsidR="0008603B" w:rsidRDefault="0008603B" w:rsidP="0008603B">
      <w:pPr>
        <w:spacing w:after="0"/>
        <w:jc w:val="center"/>
        <w:rPr>
          <w:rStyle w:val="apple-converted-space"/>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Then</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rPr>
        <w:t xml:space="preserve">I saw heaven opened and here </w:t>
      </w:r>
      <w:r w:rsidR="0087606E" w:rsidRPr="00E12F56">
        <w:rPr>
          <w:rFonts w:asciiTheme="minorHAnsi" w:hAnsiTheme="minorHAnsi" w:cstheme="minorHAnsi"/>
          <w:b/>
          <w:i/>
          <w:color w:val="000000"/>
          <w:sz w:val="24"/>
          <w:szCs w:val="24"/>
        </w:rPr>
        <w:t>came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a</w:t>
      </w:r>
      <w:r w:rsidRPr="00E12F56">
        <w:rPr>
          <w:rFonts w:asciiTheme="minorHAnsi" w:hAnsiTheme="minorHAnsi" w:cstheme="minorHAnsi"/>
          <w:b/>
          <w:i/>
          <w:color w:val="000000"/>
          <w:sz w:val="24"/>
          <w:szCs w:val="24"/>
        </w:rPr>
        <w:t xml:space="preserve"> white horse! </w:t>
      </w:r>
      <w:r w:rsidR="0087606E" w:rsidRPr="00E12F56">
        <w:rPr>
          <w:rFonts w:asciiTheme="minorHAnsi" w:hAnsiTheme="minorHAnsi" w:cstheme="minorHAnsi"/>
          <w:b/>
          <w:i/>
          <w:color w:val="000000"/>
          <w:sz w:val="24"/>
          <w:szCs w:val="24"/>
        </w:rPr>
        <w:t>The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one</w:t>
      </w:r>
      <w:r w:rsidRPr="00E12F56">
        <w:rPr>
          <w:rFonts w:asciiTheme="minorHAnsi" w:hAnsiTheme="minorHAnsi" w:cstheme="minorHAnsi"/>
          <w:b/>
          <w:i/>
          <w:color w:val="000000"/>
          <w:sz w:val="24"/>
          <w:szCs w:val="24"/>
        </w:rPr>
        <w:t xml:space="preserve"> riding it was called “Faithful” and “True,” and with </w:t>
      </w:r>
      <w:r w:rsidR="0087606E" w:rsidRPr="00E12F56">
        <w:rPr>
          <w:rFonts w:asciiTheme="minorHAnsi" w:hAnsiTheme="minorHAnsi" w:cstheme="minorHAnsi"/>
          <w:b/>
          <w:i/>
          <w:color w:val="000000"/>
          <w:sz w:val="24"/>
          <w:szCs w:val="24"/>
        </w:rPr>
        <w:t>justice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he</w:t>
      </w:r>
      <w:r w:rsidRPr="00E12F56">
        <w:rPr>
          <w:rFonts w:asciiTheme="minorHAnsi" w:hAnsiTheme="minorHAnsi" w:cstheme="minorHAnsi"/>
          <w:b/>
          <w:i/>
          <w:color w:val="000000"/>
          <w:sz w:val="24"/>
          <w:szCs w:val="24"/>
        </w:rPr>
        <w:t xml:space="preserve"> judges and goes to war.</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His eyes are like a fiery</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flame and there are many diadem </w:t>
      </w:r>
      <w:r w:rsidR="0087606E" w:rsidRPr="00E12F56">
        <w:rPr>
          <w:rFonts w:asciiTheme="minorHAnsi" w:hAnsiTheme="minorHAnsi" w:cstheme="minorHAnsi"/>
          <w:b/>
          <w:i/>
          <w:color w:val="000000"/>
          <w:sz w:val="24"/>
          <w:szCs w:val="24"/>
        </w:rPr>
        <w:t>crowns</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w:t>
      </w:r>
      <w:r w:rsidRPr="00E12F56">
        <w:rPr>
          <w:rFonts w:asciiTheme="minorHAnsi" w:hAnsiTheme="minorHAnsi" w:cstheme="minorHAnsi"/>
          <w:b/>
          <w:i/>
          <w:color w:val="000000"/>
          <w:sz w:val="24"/>
          <w:szCs w:val="24"/>
        </w:rPr>
        <w:t xml:space="preserve"> his head. He has</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a name </w:t>
      </w:r>
      <w:r w:rsidR="0087606E" w:rsidRPr="00E12F56">
        <w:rPr>
          <w:rFonts w:asciiTheme="minorHAnsi" w:hAnsiTheme="minorHAnsi" w:cstheme="minorHAnsi"/>
          <w:b/>
          <w:i/>
          <w:color w:val="000000"/>
          <w:sz w:val="24"/>
          <w:szCs w:val="24"/>
        </w:rPr>
        <w:t>written</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that</w:t>
      </w:r>
      <w:r w:rsidRPr="00E12F56">
        <w:rPr>
          <w:rFonts w:asciiTheme="minorHAnsi" w:hAnsiTheme="minorHAnsi" w:cstheme="minorHAnsi"/>
          <w:b/>
          <w:i/>
          <w:color w:val="000000"/>
          <w:sz w:val="24"/>
          <w:szCs w:val="24"/>
        </w:rPr>
        <w:t xml:space="preserve"> no one knows except himself.</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He is dressed in clothing </w:t>
      </w:r>
      <w:r w:rsidR="0087606E" w:rsidRPr="00E12F56">
        <w:rPr>
          <w:rFonts w:asciiTheme="minorHAnsi" w:hAnsiTheme="minorHAnsi" w:cstheme="minorHAnsi"/>
          <w:b/>
          <w:i/>
          <w:color w:val="000000"/>
          <w:sz w:val="24"/>
          <w:szCs w:val="24"/>
        </w:rPr>
        <w:t>dipped</w:t>
      </w:r>
      <w:r w:rsidR="0087606E" w:rsidRPr="00E12F56">
        <w:rPr>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in</w:t>
      </w:r>
      <w:r w:rsidRPr="00E12F56">
        <w:rPr>
          <w:rFonts w:asciiTheme="minorHAnsi" w:hAnsiTheme="minorHAnsi" w:cstheme="minorHAnsi"/>
          <w:b/>
          <w:i/>
          <w:color w:val="000000"/>
          <w:sz w:val="24"/>
          <w:szCs w:val="24"/>
        </w:rPr>
        <w:t xml:space="preserve"> blood, and he is </w:t>
      </w:r>
      <w:r w:rsidR="0087606E" w:rsidRPr="00E12F56">
        <w:rPr>
          <w:rFonts w:asciiTheme="minorHAnsi" w:hAnsiTheme="minorHAnsi" w:cstheme="minorHAnsi"/>
          <w:b/>
          <w:i/>
          <w:color w:val="000000"/>
          <w:sz w:val="24"/>
          <w:szCs w:val="24"/>
        </w:rPr>
        <w:t>called</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the</w:t>
      </w:r>
      <w:r w:rsidRPr="00E12F56">
        <w:rPr>
          <w:rFonts w:asciiTheme="minorHAnsi" w:hAnsiTheme="minorHAnsi" w:cstheme="minorHAnsi"/>
          <w:b/>
          <w:i/>
          <w:color w:val="000000"/>
          <w:sz w:val="24"/>
          <w:szCs w:val="24"/>
        </w:rPr>
        <w:t xml:space="preserve"> Word of God.</w:t>
      </w:r>
      <w:r w:rsidRPr="00E12F56">
        <w:rPr>
          <w:rStyle w:val="apple-converted-space"/>
          <w:rFonts w:asciiTheme="minorHAnsi" w:hAnsiTheme="minorHAnsi" w:cstheme="minorHAnsi"/>
          <w:b/>
          <w:i/>
          <w:color w:val="000000"/>
          <w:sz w:val="24"/>
          <w:szCs w:val="24"/>
        </w:rPr>
        <w:t> </w:t>
      </w:r>
    </w:p>
    <w:p w14:paraId="7D5EC8F6" w14:textId="77777777" w:rsidR="00053FC3" w:rsidRDefault="00053FC3" w:rsidP="0008603B">
      <w:pPr>
        <w:spacing w:after="0"/>
        <w:jc w:val="center"/>
        <w:rPr>
          <w:rStyle w:val="apple-converted-space"/>
          <w:rFonts w:asciiTheme="minorHAnsi" w:hAnsiTheme="minorHAnsi" w:cstheme="minorHAnsi"/>
          <w:b/>
          <w:i/>
          <w:color w:val="000000"/>
          <w:sz w:val="24"/>
          <w:szCs w:val="24"/>
        </w:rPr>
      </w:pPr>
    </w:p>
    <w:p w14:paraId="3850783C" w14:textId="77777777" w:rsidR="0084652E" w:rsidRDefault="0084652E" w:rsidP="0084652E">
      <w:pPr>
        <w:spacing w:after="0"/>
        <w:ind w:firstLine="720"/>
        <w:jc w:val="both"/>
        <w:rPr>
          <w:sz w:val="24"/>
          <w:szCs w:val="24"/>
        </w:rPr>
      </w:pPr>
      <w:r w:rsidRPr="005B1069">
        <w:rPr>
          <w:sz w:val="24"/>
          <w:szCs w:val="24"/>
        </w:rPr>
        <w:t xml:space="preserve">Throughout the ages, </w:t>
      </w:r>
      <w:r>
        <w:rPr>
          <w:sz w:val="24"/>
          <w:szCs w:val="24"/>
        </w:rPr>
        <w:t>m</w:t>
      </w:r>
      <w:r w:rsidRPr="00E12F56">
        <w:rPr>
          <w:sz w:val="24"/>
          <w:szCs w:val="24"/>
        </w:rPr>
        <w:t xml:space="preserve">en have tried to destroy the Bible, </w:t>
      </w:r>
      <w:r>
        <w:rPr>
          <w:sz w:val="24"/>
          <w:szCs w:val="24"/>
        </w:rPr>
        <w:t>but God has preserved His Holy Book. When we</w:t>
      </w:r>
      <w:r w:rsidRPr="00E12F56">
        <w:rPr>
          <w:sz w:val="24"/>
          <w:szCs w:val="24"/>
        </w:rPr>
        <w:t xml:space="preserve"> obey the Lord’s last command to “Make Disciples of all Nations</w:t>
      </w:r>
      <w:r>
        <w:rPr>
          <w:sz w:val="24"/>
          <w:szCs w:val="24"/>
        </w:rPr>
        <w:t>,</w:t>
      </w:r>
      <w:r w:rsidRPr="00E12F56">
        <w:rPr>
          <w:sz w:val="24"/>
          <w:szCs w:val="24"/>
        </w:rPr>
        <w:t xml:space="preserve">” </w:t>
      </w:r>
      <w:r>
        <w:rPr>
          <w:sz w:val="24"/>
          <w:szCs w:val="24"/>
        </w:rPr>
        <w:t>we insure that God’s Truth will continue to be propagated.</w:t>
      </w:r>
      <w:r w:rsidR="00F330A1">
        <w:rPr>
          <w:sz w:val="24"/>
          <w:szCs w:val="24"/>
        </w:rPr>
        <w:t xml:space="preserve"> Here is a convicting question: how much Biblical knowledge do you possess? What good will all that truth do if you take it to the grave without giving it to someone else? You received this “living seed” so that you could sow it in other</w:t>
      </w:r>
      <w:r w:rsidR="00E84030">
        <w:rPr>
          <w:sz w:val="24"/>
          <w:szCs w:val="24"/>
        </w:rPr>
        <w:t>’</w:t>
      </w:r>
      <w:r w:rsidR="00F330A1">
        <w:rPr>
          <w:sz w:val="24"/>
          <w:szCs w:val="24"/>
        </w:rPr>
        <w:t>s</w:t>
      </w:r>
      <w:r w:rsidR="00E84030">
        <w:rPr>
          <w:sz w:val="24"/>
          <w:szCs w:val="24"/>
        </w:rPr>
        <w:t xml:space="preserve"> lives</w:t>
      </w:r>
      <w:r w:rsidR="00F330A1">
        <w:rPr>
          <w:sz w:val="24"/>
          <w:szCs w:val="24"/>
        </w:rPr>
        <w:t xml:space="preserve">. If you don’t it’s waisted. </w:t>
      </w:r>
    </w:p>
    <w:p w14:paraId="02215ACF" w14:textId="77777777" w:rsidR="00E84030" w:rsidRDefault="00E84030" w:rsidP="00E84030">
      <w:pPr>
        <w:spacing w:after="0" w:line="240" w:lineRule="auto"/>
        <w:jc w:val="center"/>
        <w:rPr>
          <w:rFonts w:asciiTheme="minorHAnsi" w:eastAsiaTheme="minorEastAsia" w:hAnsiTheme="minorHAnsi" w:cstheme="minorHAnsi"/>
          <w:b/>
          <w:bCs/>
          <w:iCs/>
          <w:sz w:val="24"/>
          <w:szCs w:val="24"/>
        </w:rPr>
      </w:pPr>
      <w:r w:rsidRPr="008A42C8">
        <w:rPr>
          <w:rFonts w:asciiTheme="minorHAnsi" w:eastAsiaTheme="minorEastAsia" w:hAnsiTheme="minorHAnsi" w:cstheme="minorHAnsi"/>
          <w:b/>
          <w:bCs/>
          <w:iCs/>
          <w:sz w:val="24"/>
          <w:szCs w:val="24"/>
        </w:rPr>
        <w:t xml:space="preserve">Matthew 24:35 </w:t>
      </w:r>
    </w:p>
    <w:p w14:paraId="54A575D7" w14:textId="77777777" w:rsidR="00E84030" w:rsidRDefault="00E84030" w:rsidP="00E84030">
      <w:pPr>
        <w:spacing w:after="0" w:line="240" w:lineRule="auto"/>
        <w:jc w:val="center"/>
        <w:rPr>
          <w:rStyle w:val="apple-converted-space"/>
          <w:rFonts w:asciiTheme="minorHAnsi" w:hAnsiTheme="minorHAnsi" w:cstheme="minorHAnsi"/>
          <w:b/>
          <w:i/>
          <w:color w:val="000000"/>
          <w:sz w:val="24"/>
          <w:szCs w:val="24"/>
          <w:vertAlign w:val="superscript"/>
        </w:rPr>
      </w:pPr>
      <w:r w:rsidRPr="00E12F56">
        <w:rPr>
          <w:rFonts w:asciiTheme="minorHAnsi" w:hAnsiTheme="minorHAnsi" w:cstheme="minorHAnsi"/>
          <w:b/>
          <w:i/>
          <w:color w:val="000000"/>
          <w:sz w:val="24"/>
          <w:szCs w:val="24"/>
        </w:rPr>
        <w:t>Heaven and earth will pass away, but my words will never pass away.</w:t>
      </w:r>
      <w:r w:rsidRPr="00E12F56">
        <w:rPr>
          <w:rStyle w:val="apple-converted-space"/>
          <w:rFonts w:asciiTheme="minorHAnsi" w:hAnsiTheme="minorHAnsi" w:cstheme="minorHAnsi"/>
          <w:b/>
          <w:i/>
          <w:color w:val="000000"/>
          <w:sz w:val="24"/>
          <w:szCs w:val="24"/>
          <w:vertAlign w:val="superscript"/>
        </w:rPr>
        <w:t> </w:t>
      </w:r>
    </w:p>
    <w:p w14:paraId="6AA68D40" w14:textId="77777777" w:rsidR="00F330A1" w:rsidRDefault="00F330A1" w:rsidP="001673C0">
      <w:pPr>
        <w:pStyle w:val="Heading2"/>
      </w:pPr>
      <w:r w:rsidRPr="0038668B">
        <w:t xml:space="preserve">DISCUSSION QUESTIONS: Let’s talk about it. </w:t>
      </w:r>
    </w:p>
    <w:p w14:paraId="1285C06C" w14:textId="77777777" w:rsidR="00053FC3" w:rsidRPr="00053FC3" w:rsidRDefault="00053FC3" w:rsidP="00053FC3"/>
    <w:p w14:paraId="30339F7D" w14:textId="77777777" w:rsidR="00F330A1" w:rsidRDefault="00F330A1" w:rsidP="000D53FF">
      <w:pPr>
        <w:pStyle w:val="ListParagraph"/>
        <w:numPr>
          <w:ilvl w:val="0"/>
          <w:numId w:val="58"/>
        </w:numPr>
      </w:pPr>
      <w:r>
        <w:t xml:space="preserve">Read the </w:t>
      </w:r>
      <w:r w:rsidR="002B5BEF">
        <w:t>parable</w:t>
      </w:r>
      <w:r>
        <w:t xml:space="preserve"> of the Sower in Matthew 13:1-23. After pondering the four soils, in this parable, what soil are you? ______________________________________________________________________________</w:t>
      </w:r>
    </w:p>
    <w:p w14:paraId="477A575A" w14:textId="77777777" w:rsidR="00F330A1" w:rsidRDefault="002B5BEF" w:rsidP="000D53FF">
      <w:pPr>
        <w:pStyle w:val="ListParagraph"/>
        <w:numPr>
          <w:ilvl w:val="0"/>
          <w:numId w:val="58"/>
        </w:numPr>
      </w:pPr>
      <w:r>
        <w:t>Now read Luke’s account of this parable and describe the difference in those who have ears and those who do not (Luke 8:4-15).</w:t>
      </w:r>
    </w:p>
    <w:p w14:paraId="3B75E279" w14:textId="77777777" w:rsidR="002B5BEF" w:rsidRPr="002B5BEF" w:rsidRDefault="002B5BEF" w:rsidP="000D53FF">
      <w:pPr>
        <w:pStyle w:val="ListParagraph"/>
        <w:numPr>
          <w:ilvl w:val="0"/>
          <w:numId w:val="58"/>
        </w:numPr>
        <w:rPr>
          <w:sz w:val="24"/>
          <w:szCs w:val="24"/>
        </w:rPr>
      </w:pPr>
      <w:r w:rsidRPr="002B5BEF">
        <w:rPr>
          <w:sz w:val="24"/>
          <w:szCs w:val="24"/>
        </w:rPr>
        <w:t>What did you learn about the Bible that you did not know? ____________________________________________________________________________________________________________________________________________________________</w:t>
      </w:r>
      <w:r w:rsidR="000000BD">
        <w:rPr>
          <w:sz w:val="24"/>
          <w:szCs w:val="24"/>
        </w:rPr>
        <w:t>____________________________________________________________</w:t>
      </w:r>
    </w:p>
    <w:p w14:paraId="347E2070" w14:textId="77777777" w:rsidR="002B5BEF" w:rsidRPr="002B5BEF" w:rsidRDefault="00320DE6" w:rsidP="000D53FF">
      <w:pPr>
        <w:pStyle w:val="ListParagraph"/>
        <w:numPr>
          <w:ilvl w:val="0"/>
          <w:numId w:val="58"/>
        </w:numPr>
        <w:rPr>
          <w:b/>
          <w:sz w:val="24"/>
          <w:szCs w:val="24"/>
        </w:rPr>
      </w:pPr>
      <w:r>
        <w:rPr>
          <w:sz w:val="24"/>
          <w:szCs w:val="24"/>
        </w:rPr>
        <w:t>T</w:t>
      </w:r>
      <w:r w:rsidR="002B5BEF" w:rsidRPr="002B5BEF">
        <w:rPr>
          <w:sz w:val="24"/>
          <w:szCs w:val="24"/>
        </w:rPr>
        <w:t>he benefits of God’s Word are many, and yet these blessings are conditional. In the next four passages what is the common denominator to receive blessings and success? (Luke 6:46-49; Joshua 1:7-9; Psalms 1:1-3; James 1:21-23) ____________________________________________________________________________________________________________________________</w:t>
      </w:r>
      <w:r w:rsidR="002B5BEF">
        <w:rPr>
          <w:sz w:val="24"/>
          <w:szCs w:val="24"/>
        </w:rPr>
        <w:t>____________________</w:t>
      </w:r>
      <w:r w:rsidR="002B5BEF" w:rsidRPr="002B5BEF">
        <w:rPr>
          <w:sz w:val="24"/>
          <w:szCs w:val="24"/>
        </w:rPr>
        <w:t xml:space="preserve"> </w:t>
      </w:r>
    </w:p>
    <w:p w14:paraId="65AF326A" w14:textId="77777777" w:rsidR="002B5BEF" w:rsidRPr="002B5BEF" w:rsidRDefault="002B5BEF" w:rsidP="000D53FF">
      <w:pPr>
        <w:pStyle w:val="ListParagraph"/>
        <w:numPr>
          <w:ilvl w:val="0"/>
          <w:numId w:val="58"/>
        </w:numPr>
        <w:rPr>
          <w:sz w:val="24"/>
          <w:szCs w:val="24"/>
        </w:rPr>
      </w:pPr>
      <w:r w:rsidRPr="002B5BEF">
        <w:rPr>
          <w:sz w:val="24"/>
          <w:szCs w:val="24"/>
        </w:rPr>
        <w:t>Read 1 The</w:t>
      </w:r>
      <w:r>
        <w:rPr>
          <w:sz w:val="24"/>
          <w:szCs w:val="24"/>
        </w:rPr>
        <w:t xml:space="preserve">ssalonians 2:11-13, then </w:t>
      </w:r>
      <w:r w:rsidRPr="002B5BEF">
        <w:rPr>
          <w:sz w:val="24"/>
          <w:szCs w:val="24"/>
        </w:rPr>
        <w:t>make a list of where you see God’s Word at work in your life.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0D2E0286" w14:textId="77777777" w:rsidR="002B5BEF" w:rsidRPr="002B5BEF" w:rsidRDefault="002B5BEF" w:rsidP="000D53FF">
      <w:pPr>
        <w:pStyle w:val="ListParagraph"/>
        <w:numPr>
          <w:ilvl w:val="0"/>
          <w:numId w:val="58"/>
        </w:numPr>
        <w:jc w:val="both"/>
        <w:rPr>
          <w:sz w:val="24"/>
          <w:szCs w:val="24"/>
        </w:rPr>
      </w:pPr>
      <w:r w:rsidRPr="002B5BEF">
        <w:rPr>
          <w:sz w:val="24"/>
          <w:szCs w:val="24"/>
        </w:rPr>
        <w:t>Make a list of people who have impacted your life because they loved and lived God’s Word. _______________________________________________________________________________________________________________________________________________</w:t>
      </w:r>
      <w:r>
        <w:rPr>
          <w:sz w:val="24"/>
          <w:szCs w:val="24"/>
        </w:rPr>
        <w:t>_</w:t>
      </w:r>
    </w:p>
    <w:p w14:paraId="39238561" w14:textId="77777777" w:rsidR="002B5BEF" w:rsidRPr="002B5BEF" w:rsidRDefault="002B5BEF" w:rsidP="002B5BEF">
      <w:pPr>
        <w:ind w:left="360"/>
        <w:jc w:val="both"/>
        <w:rPr>
          <w:sz w:val="24"/>
          <w:szCs w:val="24"/>
        </w:rPr>
      </w:pPr>
    </w:p>
    <w:p w14:paraId="22C0A4A5" w14:textId="77777777" w:rsidR="002B5BEF" w:rsidRPr="002B5BEF" w:rsidRDefault="002B5BEF" w:rsidP="002B5BEF">
      <w:pPr>
        <w:ind w:left="360"/>
        <w:jc w:val="both"/>
        <w:rPr>
          <w:sz w:val="24"/>
          <w:szCs w:val="24"/>
        </w:rPr>
      </w:pPr>
    </w:p>
    <w:p w14:paraId="53790F94" w14:textId="77777777" w:rsidR="002B5BEF" w:rsidRPr="00F330A1" w:rsidRDefault="002B5BEF" w:rsidP="002B5BEF">
      <w:pPr>
        <w:ind w:left="360"/>
      </w:pPr>
    </w:p>
    <w:p w14:paraId="66577F19" w14:textId="77777777" w:rsidR="00F330A1" w:rsidRDefault="00F330A1" w:rsidP="00F330A1"/>
    <w:p w14:paraId="45B3D639" w14:textId="77777777" w:rsidR="00D4489A" w:rsidRDefault="00D4489A" w:rsidP="00F330A1"/>
    <w:p w14:paraId="1F2E1104" w14:textId="77777777" w:rsidR="00D4489A" w:rsidRDefault="00D4489A" w:rsidP="00F330A1"/>
    <w:p w14:paraId="454F84CB" w14:textId="77777777" w:rsidR="00D4489A" w:rsidRDefault="00D4489A" w:rsidP="00F330A1"/>
    <w:p w14:paraId="16A63E62" w14:textId="77777777" w:rsidR="00D4489A" w:rsidRPr="00F330A1" w:rsidRDefault="00D4489A" w:rsidP="00F330A1"/>
    <w:p w14:paraId="02B3F8E4" w14:textId="77777777" w:rsidR="00F330A1" w:rsidRDefault="00F330A1" w:rsidP="0084652E">
      <w:pPr>
        <w:spacing w:after="0"/>
        <w:ind w:firstLine="720"/>
        <w:jc w:val="both"/>
        <w:rPr>
          <w:sz w:val="24"/>
          <w:szCs w:val="24"/>
        </w:rPr>
      </w:pPr>
    </w:p>
    <w:p w14:paraId="4D5FFAA6" w14:textId="77777777" w:rsidR="003218E8" w:rsidRDefault="003218E8" w:rsidP="0084652E">
      <w:pPr>
        <w:spacing w:after="0"/>
        <w:ind w:firstLine="720"/>
        <w:jc w:val="both"/>
        <w:rPr>
          <w:sz w:val="24"/>
          <w:szCs w:val="24"/>
        </w:rPr>
      </w:pPr>
    </w:p>
    <w:p w14:paraId="761F9882" w14:textId="77777777" w:rsidR="003218E8" w:rsidRDefault="003218E8" w:rsidP="0084652E">
      <w:pPr>
        <w:spacing w:after="0"/>
        <w:ind w:firstLine="720"/>
        <w:jc w:val="both"/>
        <w:rPr>
          <w:sz w:val="24"/>
          <w:szCs w:val="24"/>
        </w:rPr>
      </w:pPr>
    </w:p>
    <w:p w14:paraId="352A9AC7" w14:textId="77777777" w:rsidR="002B5BEF" w:rsidRDefault="002B5BEF" w:rsidP="002B5BEF">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Pr="005317E3">
        <w:rPr>
          <w:rFonts w:asciiTheme="minorHAnsi" w:hAnsiTheme="minorHAnsi" w:cstheme="minorHAnsi"/>
          <w:b/>
          <w:sz w:val="36"/>
          <w:szCs w:val="36"/>
          <w:lang w:val="en"/>
        </w:rPr>
        <w:t>#</w:t>
      </w:r>
      <w:r>
        <w:rPr>
          <w:rFonts w:asciiTheme="minorHAnsi" w:hAnsiTheme="minorHAnsi" w:cstheme="minorHAnsi"/>
          <w:b/>
          <w:sz w:val="36"/>
          <w:szCs w:val="36"/>
          <w:lang w:val="en"/>
        </w:rPr>
        <w:t>4</w:t>
      </w:r>
    </w:p>
    <w:p w14:paraId="3E809F55" w14:textId="77777777" w:rsidR="00B55F18" w:rsidRDefault="00B55F18" w:rsidP="0008603B">
      <w:pPr>
        <w:spacing w:after="0"/>
        <w:jc w:val="center"/>
        <w:rPr>
          <w:rStyle w:val="apple-converted-space"/>
          <w:rFonts w:ascii="Edwardian Script ITC" w:hAnsi="Edwardian Script ITC" w:cstheme="minorHAnsi"/>
          <w:b/>
          <w:color w:val="000000"/>
          <w:sz w:val="72"/>
          <w:szCs w:val="72"/>
        </w:rPr>
      </w:pPr>
      <w:r w:rsidRPr="00F571FA">
        <w:rPr>
          <w:rStyle w:val="apple-converted-space"/>
          <w:rFonts w:ascii="Edwardian Script ITC" w:hAnsi="Edwardian Script ITC" w:cstheme="minorHAnsi"/>
          <w:b/>
          <w:color w:val="000000"/>
          <w:sz w:val="72"/>
          <w:szCs w:val="72"/>
        </w:rPr>
        <w:t>A Holy Habit</w:t>
      </w:r>
    </w:p>
    <w:p w14:paraId="676D4DF4" w14:textId="77777777" w:rsidR="00CF7A31" w:rsidRDefault="00CF7A31" w:rsidP="0008603B">
      <w:pPr>
        <w:spacing w:after="0"/>
        <w:jc w:val="center"/>
        <w:rPr>
          <w:rStyle w:val="apple-converted-space"/>
          <w:rFonts w:asciiTheme="minorHAnsi" w:hAnsiTheme="minorHAnsi" w:cstheme="minorHAnsi"/>
          <w:b/>
          <w:color w:val="000000"/>
          <w:sz w:val="28"/>
          <w:szCs w:val="28"/>
        </w:rPr>
      </w:pPr>
      <w:r w:rsidRPr="00CF7A31">
        <w:rPr>
          <w:rStyle w:val="apple-converted-space"/>
          <w:rFonts w:asciiTheme="minorHAnsi" w:hAnsiTheme="minorHAnsi" w:cstheme="minorHAnsi"/>
          <w:b/>
          <w:color w:val="000000"/>
          <w:sz w:val="28"/>
          <w:szCs w:val="28"/>
        </w:rPr>
        <w:t>Key Passages</w:t>
      </w:r>
    </w:p>
    <w:p w14:paraId="67546DD1" w14:textId="77777777" w:rsidR="00CF7A31" w:rsidRDefault="00CF7A31" w:rsidP="00CF7A31">
      <w:pPr>
        <w:spacing w:after="0" w:line="252" w:lineRule="auto"/>
        <w:ind w:left="25" w:right="28" w:hanging="6"/>
        <w:jc w:val="center"/>
        <w:rPr>
          <w:b/>
          <w:sz w:val="24"/>
          <w:szCs w:val="24"/>
        </w:rPr>
      </w:pPr>
      <w:r w:rsidRPr="00FA0A80">
        <w:rPr>
          <w:b/>
          <w:sz w:val="24"/>
          <w:szCs w:val="24"/>
        </w:rPr>
        <w:t xml:space="preserve">Ephesians 3:14-19  </w:t>
      </w:r>
    </w:p>
    <w:p w14:paraId="2D05E583" w14:textId="77777777" w:rsidR="00CF7A31" w:rsidRDefault="00CF7A31" w:rsidP="00CF7A31">
      <w:pPr>
        <w:spacing w:after="0" w:line="252" w:lineRule="auto"/>
        <w:ind w:left="25" w:right="28" w:hanging="6"/>
        <w:jc w:val="center"/>
        <w:rPr>
          <w:rFonts w:asciiTheme="minorHAnsi" w:hAnsiTheme="minorHAnsi" w:cstheme="minorHAnsi"/>
          <w:b/>
          <w:i/>
          <w:color w:val="000000"/>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56428C5C" w14:textId="77777777" w:rsidR="00CF7A31" w:rsidRPr="00FA0A80" w:rsidRDefault="00CF7A31" w:rsidP="00CF7A31">
      <w:pPr>
        <w:spacing w:after="0" w:line="252" w:lineRule="auto"/>
        <w:ind w:left="25" w:right="28" w:hanging="6"/>
        <w:jc w:val="center"/>
        <w:rPr>
          <w:rFonts w:asciiTheme="minorHAnsi" w:hAnsiTheme="minorHAnsi" w:cstheme="minorHAnsi"/>
          <w:b/>
          <w:i/>
          <w:sz w:val="24"/>
          <w:szCs w:val="24"/>
        </w:rPr>
      </w:pPr>
    </w:p>
    <w:p w14:paraId="520F80FC" w14:textId="77777777" w:rsidR="00F571FA" w:rsidRDefault="00F571FA" w:rsidP="0008603B">
      <w:pPr>
        <w:spacing w:after="0"/>
        <w:jc w:val="center"/>
        <w:rPr>
          <w:rStyle w:val="apple-converted-space"/>
          <w:rFonts w:asciiTheme="minorHAnsi" w:hAnsiTheme="minorHAnsi" w:cstheme="minorHAnsi"/>
          <w:b/>
          <w:color w:val="000000"/>
          <w:sz w:val="28"/>
          <w:szCs w:val="28"/>
        </w:rPr>
      </w:pPr>
      <w:r w:rsidRPr="00F571FA">
        <w:rPr>
          <w:rStyle w:val="apple-converted-space"/>
          <w:rFonts w:asciiTheme="minorHAnsi" w:hAnsiTheme="minorHAnsi" w:cstheme="minorHAnsi"/>
          <w:b/>
          <w:color w:val="000000"/>
          <w:sz w:val="28"/>
          <w:szCs w:val="28"/>
        </w:rPr>
        <w:t>Introduction</w:t>
      </w:r>
    </w:p>
    <w:p w14:paraId="37D41C0A" w14:textId="77777777" w:rsidR="000C53DA" w:rsidRDefault="000C53DA" w:rsidP="0008603B">
      <w:pPr>
        <w:spacing w:after="0"/>
        <w:jc w:val="center"/>
        <w:rPr>
          <w:rStyle w:val="apple-converted-space"/>
          <w:rFonts w:asciiTheme="minorHAnsi" w:hAnsiTheme="minorHAnsi" w:cstheme="minorHAnsi"/>
          <w:b/>
          <w:color w:val="000000"/>
          <w:sz w:val="28"/>
          <w:szCs w:val="28"/>
        </w:rPr>
      </w:pPr>
    </w:p>
    <w:p w14:paraId="5F4472F7" w14:textId="77777777" w:rsidR="00194D1E" w:rsidRDefault="000C53DA" w:rsidP="00194D1E">
      <w:pPr>
        <w:spacing w:after="0"/>
        <w:ind w:firstLine="720"/>
        <w:jc w:val="both"/>
        <w:rPr>
          <w:sz w:val="24"/>
          <w:szCs w:val="24"/>
        </w:rPr>
      </w:pPr>
      <w:r>
        <w:rPr>
          <w:sz w:val="24"/>
          <w:szCs w:val="24"/>
        </w:rPr>
        <w:t>Suppose you received a</w:t>
      </w:r>
      <w:r w:rsidR="00194D1E">
        <w:rPr>
          <w:sz w:val="24"/>
          <w:szCs w:val="24"/>
        </w:rPr>
        <w:t xml:space="preserve"> letter </w:t>
      </w:r>
      <w:r>
        <w:rPr>
          <w:sz w:val="24"/>
          <w:szCs w:val="24"/>
        </w:rPr>
        <w:t>from Buckingham Palace inviting you to come and have a private meeting with the queen of England. Would you pass up that opportunity? Of course not. Well, seeing that you are God’s child, you’ve been giving the honor of having a</w:t>
      </w:r>
      <w:r w:rsidRPr="00EC419F">
        <w:rPr>
          <w:sz w:val="24"/>
          <w:szCs w:val="24"/>
        </w:rPr>
        <w:t xml:space="preserve"> private meeting with the King of </w:t>
      </w:r>
      <w:r>
        <w:rPr>
          <w:sz w:val="24"/>
          <w:szCs w:val="24"/>
        </w:rPr>
        <w:t>the universe every single day!</w:t>
      </w:r>
      <w:r w:rsidRPr="00A72C47">
        <w:rPr>
          <w:sz w:val="24"/>
          <w:szCs w:val="24"/>
        </w:rPr>
        <w:t xml:space="preserve"> </w:t>
      </w:r>
      <w:r>
        <w:rPr>
          <w:sz w:val="24"/>
          <w:szCs w:val="24"/>
        </w:rPr>
        <w:t xml:space="preserve">If we desire to abide </w:t>
      </w:r>
      <w:r w:rsidRPr="005A071A">
        <w:rPr>
          <w:sz w:val="24"/>
          <w:szCs w:val="24"/>
        </w:rPr>
        <w:t xml:space="preserve">in </w:t>
      </w:r>
      <w:r w:rsidRPr="00D4751E">
        <w:rPr>
          <w:sz w:val="24"/>
          <w:szCs w:val="24"/>
        </w:rPr>
        <w:t>a life receiving relationship with Jesus</w:t>
      </w:r>
      <w:r>
        <w:rPr>
          <w:sz w:val="24"/>
          <w:szCs w:val="24"/>
        </w:rPr>
        <w:t>, keeping this appointment is essential</w:t>
      </w:r>
      <w:r w:rsidRPr="00EC419F">
        <w:rPr>
          <w:sz w:val="24"/>
          <w:szCs w:val="24"/>
        </w:rPr>
        <w:t xml:space="preserve"> (John 15:1-8)</w:t>
      </w:r>
      <w:r>
        <w:rPr>
          <w:sz w:val="24"/>
          <w:szCs w:val="24"/>
        </w:rPr>
        <w:t>.</w:t>
      </w:r>
      <w:r w:rsidRPr="00D4751E">
        <w:rPr>
          <w:sz w:val="24"/>
          <w:szCs w:val="24"/>
        </w:rPr>
        <w:t xml:space="preserve"> </w:t>
      </w:r>
    </w:p>
    <w:p w14:paraId="5FFB4492" w14:textId="77777777" w:rsidR="00194D1E" w:rsidRDefault="00194D1E" w:rsidP="00194D1E">
      <w:pPr>
        <w:spacing w:after="0"/>
        <w:ind w:firstLine="720"/>
        <w:jc w:val="center"/>
        <w:rPr>
          <w:sz w:val="24"/>
          <w:szCs w:val="24"/>
        </w:rPr>
      </w:pPr>
    </w:p>
    <w:p w14:paraId="458282E2" w14:textId="77777777" w:rsidR="00194D1E" w:rsidRPr="00194D1E" w:rsidRDefault="00194D1E" w:rsidP="00194D1E">
      <w:pPr>
        <w:spacing w:after="0"/>
        <w:jc w:val="center"/>
        <w:rPr>
          <w:sz w:val="24"/>
          <w:szCs w:val="24"/>
        </w:rPr>
      </w:pPr>
      <w:r w:rsidRPr="00B4335B">
        <w:rPr>
          <w:rFonts w:asciiTheme="minorHAnsi" w:hAnsiTheme="minorHAnsi" w:cstheme="minorHAnsi"/>
          <w:b/>
          <w:sz w:val="24"/>
          <w:szCs w:val="24"/>
        </w:rPr>
        <w:t>Exodus 33:11</w:t>
      </w:r>
    </w:p>
    <w:p w14:paraId="3AE3FCE1" w14:textId="77777777" w:rsidR="00194D1E" w:rsidRDefault="00194D1E" w:rsidP="00194D1E">
      <w:pPr>
        <w:spacing w:after="0"/>
        <w:jc w:val="center"/>
        <w:rPr>
          <w:rFonts w:asciiTheme="minorHAnsi" w:hAnsiTheme="minorHAnsi" w:cstheme="minorHAnsi"/>
          <w:b/>
          <w:i/>
          <w:sz w:val="24"/>
          <w:szCs w:val="24"/>
        </w:rPr>
      </w:pPr>
      <w:r w:rsidRPr="00DF1EEA">
        <w:rPr>
          <w:rFonts w:asciiTheme="minorHAnsi" w:hAnsiTheme="minorHAnsi" w:cstheme="minorHAnsi"/>
          <w:b/>
          <w:i/>
          <w:sz w:val="24"/>
          <w:szCs w:val="24"/>
        </w:rPr>
        <w:t>The Lord would speak to Moses face to face, the way a person speaks to a friend….</w:t>
      </w:r>
    </w:p>
    <w:p w14:paraId="57692957" w14:textId="77777777" w:rsidR="00194D1E" w:rsidRPr="00DF1EEA" w:rsidRDefault="00194D1E" w:rsidP="00194D1E">
      <w:pPr>
        <w:spacing w:after="0"/>
        <w:jc w:val="center"/>
        <w:rPr>
          <w:rFonts w:asciiTheme="minorHAnsi" w:hAnsiTheme="minorHAnsi" w:cstheme="minorHAnsi"/>
          <w:b/>
          <w:i/>
          <w:sz w:val="24"/>
          <w:szCs w:val="24"/>
        </w:rPr>
      </w:pPr>
    </w:p>
    <w:p w14:paraId="7863D421" w14:textId="77777777" w:rsidR="00194D1E" w:rsidRDefault="00194D1E" w:rsidP="00194D1E">
      <w:pPr>
        <w:ind w:firstLine="720"/>
        <w:jc w:val="both"/>
        <w:rPr>
          <w:sz w:val="24"/>
          <w:szCs w:val="24"/>
        </w:rPr>
      </w:pPr>
      <w:r>
        <w:rPr>
          <w:rFonts w:asciiTheme="minorHAnsi" w:hAnsiTheme="minorHAnsi" w:cstheme="minorHAnsi"/>
          <w:sz w:val="24"/>
          <w:szCs w:val="24"/>
        </w:rPr>
        <w:t xml:space="preserve">In the above passage, we see that Moses was a man who had a vibrant, intimate relationship with God. But do you release that, through quiet time, we are allowed the same access to God that Moses had? </w:t>
      </w:r>
      <w:r w:rsidRPr="000A47DF">
        <w:rPr>
          <w:rFonts w:asciiTheme="minorHAnsi" w:hAnsiTheme="minorHAnsi" w:cstheme="minorHAnsi"/>
          <w:sz w:val="24"/>
          <w:szCs w:val="24"/>
        </w:rPr>
        <w:t xml:space="preserve">Think about that. You and I are invited to </w:t>
      </w:r>
      <w:r>
        <w:rPr>
          <w:rFonts w:asciiTheme="minorHAnsi" w:hAnsiTheme="minorHAnsi" w:cstheme="minorHAnsi"/>
          <w:sz w:val="24"/>
          <w:szCs w:val="24"/>
        </w:rPr>
        <w:t xml:space="preserve">come every single day and </w:t>
      </w:r>
      <w:r w:rsidRPr="000A47DF">
        <w:rPr>
          <w:rFonts w:asciiTheme="minorHAnsi" w:hAnsiTheme="minorHAnsi" w:cstheme="minorHAnsi"/>
          <w:sz w:val="24"/>
          <w:szCs w:val="24"/>
        </w:rPr>
        <w:t>have an audience</w:t>
      </w:r>
      <w:r>
        <w:rPr>
          <w:sz w:val="24"/>
          <w:szCs w:val="24"/>
        </w:rPr>
        <w:t xml:space="preserve"> with the King of Kings and Lord of Lords. That is life transforming!  </w:t>
      </w:r>
    </w:p>
    <w:p w14:paraId="28CDFAEA" w14:textId="77777777" w:rsidR="000C53DA" w:rsidRDefault="000C53DA" w:rsidP="000C53DA">
      <w:pPr>
        <w:ind w:firstLine="720"/>
        <w:jc w:val="both"/>
        <w:rPr>
          <w:sz w:val="24"/>
          <w:szCs w:val="24"/>
        </w:rPr>
      </w:pPr>
      <w:r>
        <w:rPr>
          <w:sz w:val="24"/>
          <w:szCs w:val="24"/>
        </w:rPr>
        <w:t>Still, as perplexing as it may be, if we are honest, most of us don’t even avail ourselves of this privilege. Why is that?  The following quote by</w:t>
      </w:r>
      <w:r w:rsidRPr="00CC1737">
        <w:rPr>
          <w:sz w:val="24"/>
          <w:szCs w:val="24"/>
        </w:rPr>
        <w:t xml:space="preserve"> Karen Conlee</w:t>
      </w:r>
      <w:r>
        <w:rPr>
          <w:sz w:val="24"/>
          <w:szCs w:val="24"/>
        </w:rPr>
        <w:t xml:space="preserve"> sheds some light on this subject.</w:t>
      </w:r>
      <w:r w:rsidRPr="00193264">
        <w:rPr>
          <w:sz w:val="24"/>
          <w:szCs w:val="24"/>
        </w:rPr>
        <w:t xml:space="preserve"> </w:t>
      </w:r>
      <w:r>
        <w:rPr>
          <w:sz w:val="24"/>
          <w:szCs w:val="24"/>
        </w:rPr>
        <w:t xml:space="preserve"> She said, “</w:t>
      </w:r>
      <w:r w:rsidRPr="00CC1737">
        <w:rPr>
          <w:sz w:val="24"/>
          <w:szCs w:val="24"/>
        </w:rPr>
        <w:t>Why do I sin? – I don’t l</w:t>
      </w:r>
      <w:r>
        <w:rPr>
          <w:sz w:val="24"/>
          <w:szCs w:val="24"/>
        </w:rPr>
        <w:t>ove God. Why don’t I love God? -- I</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r w:rsidRPr="003423AA">
        <w:rPr>
          <w:sz w:val="24"/>
          <w:szCs w:val="24"/>
        </w:rPr>
        <w:t xml:space="preserve"> </w:t>
      </w:r>
      <w:r w:rsidRPr="00CC1737">
        <w:rPr>
          <w:sz w:val="24"/>
          <w:szCs w:val="24"/>
        </w:rPr>
        <w:t>(Downline Women’s Discipling Summit at Highpoint Church in Memphis, Tennessee on March 1, 2014</w:t>
      </w:r>
      <w:r>
        <w:rPr>
          <w:sz w:val="24"/>
          <w:szCs w:val="24"/>
        </w:rPr>
        <w:t xml:space="preserve">.) Thought provoking and convicting, isn’t it? </w:t>
      </w:r>
    </w:p>
    <w:p w14:paraId="011F9F7B" w14:textId="77777777" w:rsidR="000C53DA" w:rsidRDefault="000C53DA" w:rsidP="000C53DA">
      <w:pPr>
        <w:ind w:firstLine="720"/>
        <w:jc w:val="both"/>
        <w:rPr>
          <w:sz w:val="24"/>
          <w:szCs w:val="24"/>
        </w:rPr>
      </w:pPr>
      <w:r>
        <w:rPr>
          <w:sz w:val="24"/>
          <w:szCs w:val="24"/>
        </w:rPr>
        <w:t xml:space="preserve">The sin of pride is certainly one reason we don’t spend time alone with Jesus. However, there is another hindrance to having a meaningful quiet time. Since a large majority of new believers have never been discipled, they don’t even know what a quiet time looks like. </w:t>
      </w:r>
    </w:p>
    <w:p w14:paraId="3535D533" w14:textId="77777777" w:rsidR="000C53DA" w:rsidRDefault="000C53DA" w:rsidP="000C53DA">
      <w:pPr>
        <w:ind w:firstLine="720"/>
        <w:jc w:val="both"/>
        <w:rPr>
          <w:sz w:val="24"/>
          <w:szCs w:val="24"/>
        </w:rPr>
      </w:pPr>
      <w:r>
        <w:rPr>
          <w:sz w:val="24"/>
          <w:szCs w:val="24"/>
        </w:rPr>
        <w:t>When it comes to building an intimate relationship with God, the discipline of quite time is fundamental. Without it, we tend to drift towards</w:t>
      </w:r>
      <w:r w:rsidRPr="005A071A">
        <w:rPr>
          <w:sz w:val="24"/>
          <w:szCs w:val="24"/>
        </w:rPr>
        <w:t xml:space="preserve"> empty religious rituals</w:t>
      </w:r>
      <w:r>
        <w:rPr>
          <w:sz w:val="24"/>
          <w:szCs w:val="24"/>
        </w:rPr>
        <w:t xml:space="preserve"> instead of the vibrant love relationship that He desires to have with us </w:t>
      </w:r>
      <w:r w:rsidRPr="005A071A">
        <w:rPr>
          <w:sz w:val="24"/>
          <w:szCs w:val="24"/>
        </w:rPr>
        <w:t>(Mark 7:6-8)</w:t>
      </w:r>
      <w:r>
        <w:rPr>
          <w:sz w:val="24"/>
          <w:szCs w:val="24"/>
        </w:rPr>
        <w:t>. Therefore, we are going to learn some helpful tips to guide us as we seek to develop the holy habit of quiet time. That’s what this lesson is all about.</w:t>
      </w:r>
    </w:p>
    <w:p w14:paraId="6D40E31D" w14:textId="77777777" w:rsidR="00F32CD1" w:rsidRDefault="00F32CD1" w:rsidP="002D0A1E">
      <w:pPr>
        <w:spacing w:after="0"/>
        <w:jc w:val="center"/>
        <w:rPr>
          <w:rFonts w:asciiTheme="minorHAnsi" w:hAnsiTheme="minorHAnsi" w:cstheme="minorHAnsi"/>
          <w:b/>
          <w:color w:val="000000"/>
          <w:sz w:val="28"/>
          <w:szCs w:val="28"/>
        </w:rPr>
      </w:pPr>
      <w:r w:rsidRPr="00CF7A31">
        <w:rPr>
          <w:rFonts w:asciiTheme="minorHAnsi" w:hAnsiTheme="minorHAnsi" w:cstheme="minorHAnsi"/>
          <w:b/>
          <w:color w:val="000000"/>
          <w:sz w:val="28"/>
          <w:szCs w:val="28"/>
        </w:rPr>
        <w:t>Behind Closed Doors</w:t>
      </w:r>
    </w:p>
    <w:p w14:paraId="6D55AFDA" w14:textId="77777777" w:rsidR="00D9092D" w:rsidRDefault="00D9092D" w:rsidP="002D0A1E">
      <w:pPr>
        <w:spacing w:after="0"/>
        <w:jc w:val="center"/>
        <w:rPr>
          <w:rFonts w:asciiTheme="minorHAnsi" w:hAnsiTheme="minorHAnsi" w:cstheme="minorHAnsi"/>
          <w:b/>
          <w:color w:val="000000"/>
          <w:sz w:val="28"/>
          <w:szCs w:val="28"/>
        </w:rPr>
      </w:pPr>
    </w:p>
    <w:p w14:paraId="0B483E67"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6D8EA0CD"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13BBB8D5" w14:textId="77777777" w:rsidR="00194D1E" w:rsidRDefault="00194D1E" w:rsidP="002D0A1E">
      <w:pPr>
        <w:spacing w:after="0"/>
        <w:jc w:val="center"/>
        <w:rPr>
          <w:rFonts w:asciiTheme="minorHAnsi" w:hAnsiTheme="minorHAnsi" w:cstheme="minorHAnsi"/>
          <w:b/>
          <w:color w:val="000000"/>
          <w:sz w:val="28"/>
          <w:szCs w:val="28"/>
        </w:rPr>
      </w:pPr>
    </w:p>
    <w:p w14:paraId="23AE8DA3" w14:textId="501E683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In Gary Chapman’s book </w:t>
      </w:r>
      <w:r w:rsidRPr="003F1B7D">
        <w:rPr>
          <w:rStyle w:val="apple-converted-space"/>
          <w:rFonts w:asciiTheme="minorHAnsi" w:hAnsiTheme="minorHAnsi" w:cstheme="minorHAnsi"/>
          <w:i/>
          <w:color w:val="000000"/>
          <w:sz w:val="24"/>
          <w:szCs w:val="24"/>
        </w:rPr>
        <w:t>The Five Love Languages</w:t>
      </w:r>
      <w:r>
        <w:rPr>
          <w:rStyle w:val="apple-converted-space"/>
          <w:rFonts w:asciiTheme="minorHAnsi" w:hAnsiTheme="minorHAnsi" w:cstheme="minorHAnsi"/>
          <w:color w:val="000000"/>
          <w:sz w:val="24"/>
          <w:szCs w:val="24"/>
        </w:rPr>
        <w:t>, he identifies the five ways that communicate love to another person. Not knowing which one of the five is your spouse’s love language, can be a root cause of an unhappy marriage. Here they are: one, words of affirmation, two, quality time, three, receiving gift’s, four acts of service, and five, physical touch. I’ll just thro</w:t>
      </w:r>
      <w:ins w:id="1280" w:author="virginia porter" w:date="2019-01-09T17:03:00Z">
        <w:r w:rsidR="006F5C23">
          <w:rPr>
            <w:rStyle w:val="apple-converted-space"/>
            <w:rFonts w:asciiTheme="minorHAnsi" w:hAnsiTheme="minorHAnsi" w:cstheme="minorHAnsi"/>
            <w:color w:val="000000"/>
            <w:sz w:val="24"/>
            <w:szCs w:val="24"/>
          </w:rPr>
          <w:t>w</w:t>
        </w:r>
      </w:ins>
      <w:del w:id="1281" w:author="virginia porter" w:date="2019-01-09T17:03:00Z">
        <w:r w:rsidDel="006F5C23">
          <w:rPr>
            <w:rStyle w:val="apple-converted-space"/>
            <w:rFonts w:asciiTheme="minorHAnsi" w:hAnsiTheme="minorHAnsi" w:cstheme="minorHAnsi"/>
            <w:color w:val="000000"/>
            <w:sz w:val="24"/>
            <w:szCs w:val="24"/>
          </w:rPr>
          <w:delText>ugh</w:delText>
        </w:r>
      </w:del>
      <w:r>
        <w:rPr>
          <w:rStyle w:val="apple-converted-space"/>
          <w:rFonts w:asciiTheme="minorHAnsi" w:hAnsiTheme="minorHAnsi" w:cstheme="minorHAnsi"/>
          <w:color w:val="000000"/>
          <w:sz w:val="24"/>
          <w:szCs w:val="24"/>
        </w:rPr>
        <w:t xml:space="preserve"> this in, free of charge, often the formation of your love language comes from a deficit in your family of origin. This knowledge was quite beneficial to discovering Art’s, as well as my own, love language. </w:t>
      </w:r>
    </w:p>
    <w:p w14:paraId="7A7C59E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11154A74" w14:textId="77777777" w:rsidR="00584A0D" w:rsidRDefault="00587476"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r w:rsidRPr="004A4A46">
        <w:rPr>
          <w:rFonts w:asciiTheme="minorHAnsi" w:hAnsiTheme="minorHAnsi" w:cstheme="minorHAnsi"/>
          <w:color w:val="000000"/>
        </w:rPr>
        <w:t xml:space="preserve">In light of the context just discussed, read over our key passage above. In fact, read it out loud several times. </w:t>
      </w:r>
      <w:r w:rsidR="00584A0D" w:rsidRPr="004A4A46">
        <w:rPr>
          <w:rFonts w:asciiTheme="minorHAnsi" w:hAnsiTheme="minorHAnsi" w:cstheme="minorHAnsi"/>
          <w:color w:val="000000"/>
        </w:rPr>
        <w:t xml:space="preserve">Turn it into a prayer. Now, </w:t>
      </w:r>
      <w:r w:rsidRPr="004A4A46">
        <w:rPr>
          <w:rFonts w:asciiTheme="minorHAnsi" w:hAnsiTheme="minorHAnsi" w:cstheme="minorHAnsi"/>
          <w:color w:val="000000"/>
        </w:rPr>
        <w:t xml:space="preserve">imagine Paul </w:t>
      </w:r>
      <w:r w:rsidR="00DA5DC3">
        <w:rPr>
          <w:rFonts w:asciiTheme="minorHAnsi" w:hAnsiTheme="minorHAnsi" w:cstheme="minorHAnsi"/>
          <w:color w:val="000000"/>
        </w:rPr>
        <w:t>imprisoned</w:t>
      </w:r>
      <w:r w:rsidR="000000BD">
        <w:rPr>
          <w:rFonts w:asciiTheme="minorHAnsi" w:hAnsiTheme="minorHAnsi" w:cstheme="minorHAnsi"/>
          <w:color w:val="000000"/>
        </w:rPr>
        <w:t xml:space="preserve"> in Rome</w:t>
      </w:r>
      <w:r w:rsidR="00DA5DC3">
        <w:rPr>
          <w:rFonts w:asciiTheme="minorHAnsi" w:hAnsiTheme="minorHAnsi" w:cstheme="minorHAnsi"/>
          <w:color w:val="000000"/>
        </w:rPr>
        <w:t xml:space="preserve"> </w:t>
      </w:r>
      <w:r w:rsidRPr="004A4A46">
        <w:rPr>
          <w:rFonts w:asciiTheme="minorHAnsi" w:hAnsiTheme="minorHAnsi" w:cstheme="minorHAnsi"/>
          <w:color w:val="000000"/>
        </w:rPr>
        <w:t xml:space="preserve">in his prayer closet pleading with the Father on behalf of the saints. </w:t>
      </w:r>
      <w:r w:rsidR="00584A0D" w:rsidRPr="004A4A46">
        <w:rPr>
          <w:rFonts w:asciiTheme="minorHAnsi" w:hAnsiTheme="minorHAnsi" w:cstheme="minorHAnsi"/>
          <w:color w:val="000000"/>
        </w:rPr>
        <w:t xml:space="preserve">I wonder if this followed a time of </w:t>
      </w:r>
      <w:r w:rsidR="00584A0D" w:rsidRPr="004A4A46">
        <w:rPr>
          <w:rStyle w:val="apple-converted-space"/>
          <w:rFonts w:asciiTheme="minorHAnsi" w:hAnsiTheme="minorHAnsi" w:cstheme="minorHAnsi"/>
          <w:color w:val="000000"/>
        </w:rPr>
        <w:t>divine interaction between</w:t>
      </w:r>
      <w:r w:rsidR="00591AEE" w:rsidRPr="004A4A46">
        <w:rPr>
          <w:rStyle w:val="apple-converted-space"/>
          <w:rFonts w:asciiTheme="minorHAnsi" w:hAnsiTheme="minorHAnsi" w:cstheme="minorHAnsi"/>
          <w:color w:val="000000"/>
        </w:rPr>
        <w:t xml:space="preserve"> Jesus</w:t>
      </w:r>
      <w:r w:rsidR="00584A0D" w:rsidRPr="004A4A46">
        <w:rPr>
          <w:rStyle w:val="apple-converted-space"/>
          <w:rFonts w:asciiTheme="minorHAnsi" w:hAnsiTheme="minorHAnsi" w:cstheme="minorHAnsi"/>
          <w:color w:val="000000"/>
        </w:rPr>
        <w:t xml:space="preserve"> and His servant Paul.</w:t>
      </w:r>
      <w:r w:rsidR="004A4A46">
        <w:rPr>
          <w:rStyle w:val="apple-converted-space"/>
          <w:rFonts w:asciiTheme="minorHAnsi" w:hAnsiTheme="minorHAnsi" w:cstheme="minorHAnsi"/>
          <w:color w:val="000000"/>
        </w:rPr>
        <w:t xml:space="preserve"> </w:t>
      </w:r>
      <w:r w:rsidR="00591AEE" w:rsidRPr="004A4A46">
        <w:rPr>
          <w:rStyle w:val="apple-converted-space"/>
          <w:rFonts w:asciiTheme="minorHAnsi" w:hAnsiTheme="minorHAnsi" w:cstheme="minorHAnsi"/>
          <w:color w:val="000000"/>
        </w:rPr>
        <w:t xml:space="preserve">Every person who has a close intimate relationship with the lord, knows how to speak </w:t>
      </w:r>
      <w:r w:rsidR="00591AEE" w:rsidRPr="004A4A46">
        <w:rPr>
          <w:rFonts w:asciiTheme="minorHAnsi" w:hAnsiTheme="minorHAnsi" w:cstheme="minorHAnsi"/>
          <w:color w:val="000000"/>
        </w:rPr>
        <w:t xml:space="preserve">God’s love language. That is, they have developed the holy habit of having a meaningful quiet time. </w:t>
      </w:r>
      <w:r w:rsidR="00584A0D" w:rsidRPr="004A4A46">
        <w:rPr>
          <w:rStyle w:val="apple-converted-space"/>
          <w:rFonts w:asciiTheme="minorHAnsi" w:hAnsiTheme="minorHAnsi" w:cstheme="minorHAnsi"/>
          <w:color w:val="000000"/>
        </w:rPr>
        <w:t xml:space="preserve">Was Paul overflowing from drinking deeply from the fountain of God’s love? Was God’s love so tangible that He could taste it? </w:t>
      </w:r>
      <w:r w:rsidR="00591AEE" w:rsidRPr="004A4A46">
        <w:rPr>
          <w:rStyle w:val="apple-converted-space"/>
          <w:rFonts w:asciiTheme="minorHAnsi" w:hAnsiTheme="minorHAnsi" w:cstheme="minorHAnsi"/>
          <w:color w:val="000000"/>
        </w:rPr>
        <w:t>Did you know</w:t>
      </w:r>
      <w:r w:rsidR="00584A0D" w:rsidRPr="004A4A46">
        <w:rPr>
          <w:rStyle w:val="apple-converted-space"/>
          <w:rFonts w:asciiTheme="minorHAnsi" w:hAnsiTheme="minorHAnsi" w:cstheme="minorHAnsi"/>
          <w:color w:val="000000"/>
        </w:rPr>
        <w:t xml:space="preserve"> God’s love in Greek is agape</w:t>
      </w:r>
      <w:r w:rsidR="004A4A46" w:rsidRPr="004A4A46">
        <w:rPr>
          <w:rStyle w:val="apple-converted-space"/>
          <w:rFonts w:asciiTheme="minorHAnsi" w:hAnsiTheme="minorHAnsi" w:cstheme="minorHAnsi"/>
          <w:color w:val="000000"/>
        </w:rPr>
        <w:t xml:space="preserve">?  </w:t>
      </w:r>
      <w:r w:rsidR="00584A0D" w:rsidRPr="004A4A46">
        <w:rPr>
          <w:rStyle w:val="apple-converted-space"/>
          <w:rFonts w:asciiTheme="minorHAnsi" w:hAnsiTheme="minorHAnsi" w:cstheme="minorHAnsi"/>
          <w:color w:val="000000"/>
        </w:rPr>
        <w:t xml:space="preserve">It means a feast or banquet of love. </w:t>
      </w:r>
      <w:r w:rsidR="00591AEE" w:rsidRPr="004A4A46">
        <w:rPr>
          <w:rStyle w:val="apple-converted-space"/>
          <w:rFonts w:asciiTheme="minorHAnsi" w:hAnsiTheme="minorHAnsi" w:cstheme="minorHAnsi"/>
          <w:color w:val="000000"/>
        </w:rPr>
        <w:t xml:space="preserve">Isn’t that interesting? </w:t>
      </w:r>
    </w:p>
    <w:p w14:paraId="78D6083F" w14:textId="77777777" w:rsidR="001673C0" w:rsidRDefault="001673C0"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p>
    <w:p w14:paraId="46075D5C" w14:textId="77777777" w:rsidR="003D08AF" w:rsidRDefault="003D08AF" w:rsidP="000D53FF">
      <w:pPr>
        <w:pStyle w:val="bodyblock"/>
        <w:numPr>
          <w:ilvl w:val="0"/>
          <w:numId w:val="57"/>
        </w:numPr>
        <w:spacing w:before="0" w:beforeAutospacing="0" w:after="0" w:afterAutospacing="0" w:line="276" w:lineRule="auto"/>
        <w:rPr>
          <w:rStyle w:val="apple-converted-space"/>
          <w:rFonts w:asciiTheme="minorHAnsi" w:hAnsiTheme="minorHAnsi" w:cstheme="minorHAnsi"/>
          <w:color w:val="000000"/>
        </w:rPr>
      </w:pPr>
      <w:r>
        <w:rPr>
          <w:rStyle w:val="apple-converted-space"/>
          <w:rFonts w:asciiTheme="minorHAnsi" w:hAnsiTheme="minorHAnsi" w:cstheme="minorHAnsi"/>
          <w:color w:val="000000"/>
        </w:rPr>
        <w:t xml:space="preserve">Read Song of Solomon (Songs) chapter 2. Describe the love between Solomon and his bride. In verses three -five, </w:t>
      </w:r>
      <w:r w:rsidR="00812765">
        <w:rPr>
          <w:rStyle w:val="apple-converted-space"/>
          <w:rFonts w:asciiTheme="minorHAnsi" w:hAnsiTheme="minorHAnsi" w:cstheme="minorHAnsi"/>
          <w:color w:val="000000"/>
        </w:rPr>
        <w:t>w</w:t>
      </w:r>
      <w:r>
        <w:rPr>
          <w:rStyle w:val="apple-converted-space"/>
          <w:rFonts w:asciiTheme="minorHAnsi" w:hAnsiTheme="minorHAnsi" w:cstheme="minorHAnsi"/>
          <w:color w:val="000000"/>
        </w:rPr>
        <w:t>here did he take her</w:t>
      </w:r>
      <w:r w:rsidR="00DA5DC3">
        <w:rPr>
          <w:rStyle w:val="apple-converted-space"/>
          <w:rFonts w:asciiTheme="minorHAnsi" w:hAnsiTheme="minorHAnsi" w:cstheme="minorHAnsi"/>
          <w:color w:val="000000"/>
        </w:rPr>
        <w:t>? There was a banner there,</w:t>
      </w:r>
      <w:r w:rsidR="00812765">
        <w:rPr>
          <w:rStyle w:val="apple-converted-space"/>
          <w:rFonts w:asciiTheme="minorHAnsi" w:hAnsiTheme="minorHAnsi" w:cstheme="minorHAnsi"/>
          <w:color w:val="000000"/>
        </w:rPr>
        <w:t xml:space="preserve"> what did the banner say?</w:t>
      </w:r>
      <w:r>
        <w:rPr>
          <w:rStyle w:val="apple-converted-space"/>
          <w:rFonts w:asciiTheme="minorHAnsi" w:hAnsiTheme="minorHAnsi" w:cstheme="minorHAnsi"/>
          <w:color w:val="000000"/>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C53DA">
        <w:rPr>
          <w:rStyle w:val="apple-converted-space"/>
          <w:rFonts w:asciiTheme="minorHAnsi" w:hAnsiTheme="minorHAnsi" w:cstheme="minorHAnsi"/>
          <w:color w:val="000000"/>
        </w:rPr>
        <w:t>____________</w:t>
      </w:r>
    </w:p>
    <w:p w14:paraId="239571A8" w14:textId="77777777" w:rsidR="00DA5DC3" w:rsidRPr="004A4A46" w:rsidRDefault="00DA5DC3" w:rsidP="00DA5DC3">
      <w:pPr>
        <w:pStyle w:val="bodyblock"/>
        <w:spacing w:before="0" w:beforeAutospacing="0" w:after="0" w:afterAutospacing="0" w:line="276" w:lineRule="auto"/>
        <w:ind w:left="1440"/>
        <w:rPr>
          <w:rStyle w:val="apple-converted-space"/>
          <w:rFonts w:asciiTheme="minorHAnsi" w:hAnsiTheme="minorHAnsi" w:cstheme="minorHAnsi"/>
          <w:color w:val="000000"/>
        </w:rPr>
      </w:pPr>
    </w:p>
    <w:p w14:paraId="37360EB3" w14:textId="77777777" w:rsidR="004A4A46" w:rsidRDefault="004A4A46" w:rsidP="003D08AF">
      <w:pPr>
        <w:spacing w:after="0"/>
        <w:ind w:firstLine="720"/>
        <w:jc w:val="both"/>
        <w:rPr>
          <w:rStyle w:val="apple-converted-space"/>
          <w:rFonts w:asciiTheme="minorHAnsi" w:hAnsiTheme="minorHAnsi" w:cstheme="minorHAnsi"/>
          <w:color w:val="000000"/>
          <w:sz w:val="24"/>
          <w:szCs w:val="24"/>
        </w:rPr>
      </w:pPr>
      <w:r w:rsidRPr="004A4A46">
        <w:rPr>
          <w:rFonts w:asciiTheme="minorHAnsi" w:hAnsiTheme="minorHAnsi" w:cstheme="minorHAnsi"/>
          <w:color w:val="000000"/>
          <w:sz w:val="24"/>
          <w:szCs w:val="24"/>
        </w:rPr>
        <w:t xml:space="preserve">What an awesome prayer Paul prayed for the saints at Ephesus. What might happen in your life if God were to answer that prayer for you? What if He were to fill you up with all the fullness of God? </w:t>
      </w:r>
      <w:r>
        <w:rPr>
          <w:rFonts w:asciiTheme="minorHAnsi" w:hAnsiTheme="minorHAnsi" w:cstheme="minorHAnsi"/>
          <w:color w:val="000000"/>
          <w:sz w:val="24"/>
          <w:szCs w:val="24"/>
        </w:rPr>
        <w:t>Do you think such ecstasy is even attainable? I believe it</w:t>
      </w:r>
      <w:r w:rsidR="003D08AF">
        <w:rPr>
          <w:rFonts w:asciiTheme="minorHAnsi" w:hAnsiTheme="minorHAnsi" w:cstheme="minorHAnsi"/>
          <w:color w:val="000000"/>
          <w:sz w:val="24"/>
          <w:szCs w:val="24"/>
        </w:rPr>
        <w:t xml:space="preserve"> is -</w:t>
      </w:r>
      <w:r>
        <w:rPr>
          <w:rFonts w:asciiTheme="minorHAnsi" w:hAnsiTheme="minorHAnsi" w:cstheme="minorHAnsi"/>
          <w:color w:val="000000"/>
          <w:sz w:val="24"/>
          <w:szCs w:val="24"/>
        </w:rPr>
        <w:t xml:space="preserve"> but it’s not automatic. </w:t>
      </w:r>
      <w:r w:rsidR="00BB222D">
        <w:rPr>
          <w:rFonts w:asciiTheme="minorHAnsi" w:hAnsiTheme="minorHAnsi" w:cstheme="minorHAnsi"/>
          <w:color w:val="000000"/>
          <w:sz w:val="24"/>
          <w:szCs w:val="24"/>
        </w:rPr>
        <w:t>What I mean is, that we must be intentional about quiet time. I</w:t>
      </w:r>
      <w:r>
        <w:rPr>
          <w:rFonts w:asciiTheme="minorHAnsi" w:hAnsiTheme="minorHAnsi" w:cstheme="minorHAnsi"/>
          <w:color w:val="000000"/>
          <w:sz w:val="24"/>
          <w:szCs w:val="24"/>
        </w:rPr>
        <w:t xml:space="preserve">t is </w:t>
      </w:r>
      <w:r w:rsidRPr="004A4A46">
        <w:rPr>
          <w:rStyle w:val="apple-converted-space"/>
          <w:rFonts w:asciiTheme="minorHAnsi" w:hAnsiTheme="minorHAnsi" w:cstheme="minorHAnsi"/>
          <w:color w:val="000000"/>
          <w:sz w:val="24"/>
          <w:szCs w:val="24"/>
        </w:rPr>
        <w:t xml:space="preserve">not going to happen without planning and some effort. </w:t>
      </w:r>
    </w:p>
    <w:p w14:paraId="2FDECC9C" w14:textId="77777777" w:rsidR="00D9092D" w:rsidRPr="00D20649" w:rsidRDefault="00D9092D" w:rsidP="00D9092D">
      <w:pPr>
        <w:spacing w:after="0" w:line="240" w:lineRule="auto"/>
        <w:jc w:val="center"/>
        <w:rPr>
          <w:rFonts w:asciiTheme="minorHAnsi" w:hAnsiTheme="minorHAnsi" w:cstheme="minorHAnsi"/>
          <w:b/>
          <w:sz w:val="24"/>
          <w:szCs w:val="24"/>
        </w:rPr>
      </w:pPr>
      <w:r w:rsidRPr="00D20649">
        <w:rPr>
          <w:rFonts w:asciiTheme="minorHAnsi" w:hAnsiTheme="minorHAnsi" w:cstheme="minorHAnsi"/>
          <w:b/>
          <w:sz w:val="24"/>
          <w:szCs w:val="24"/>
        </w:rPr>
        <w:t>Mark 6:31</w:t>
      </w:r>
      <w:r>
        <w:rPr>
          <w:rFonts w:asciiTheme="minorHAnsi" w:hAnsiTheme="minorHAnsi" w:cstheme="minorHAnsi"/>
          <w:b/>
          <w:sz w:val="24"/>
          <w:szCs w:val="24"/>
        </w:rPr>
        <w:t>-32</w:t>
      </w:r>
      <w:r w:rsidRPr="00D20649">
        <w:rPr>
          <w:rFonts w:asciiTheme="minorHAnsi" w:hAnsiTheme="minorHAnsi" w:cstheme="minorHAnsi"/>
          <w:b/>
          <w:sz w:val="24"/>
          <w:szCs w:val="24"/>
        </w:rPr>
        <w:t xml:space="preserve"> </w:t>
      </w:r>
    </w:p>
    <w:p w14:paraId="115C3F83" w14:textId="77777777" w:rsidR="00D9092D" w:rsidRDefault="00D9092D" w:rsidP="00D9092D">
      <w:pPr>
        <w:spacing w:after="0" w:line="240" w:lineRule="auto"/>
        <w:jc w:val="center"/>
        <w:rPr>
          <w:rStyle w:val="netverse"/>
          <w:rFonts w:asciiTheme="minorHAnsi" w:hAnsiTheme="minorHAnsi" w:cstheme="minorHAnsi"/>
          <w:b/>
          <w:i/>
          <w:color w:val="000000"/>
          <w:sz w:val="24"/>
          <w:szCs w:val="24"/>
          <w:shd w:val="clear" w:color="auto" w:fill="FFFFFF"/>
        </w:rPr>
      </w:pPr>
      <w:r w:rsidRPr="00D20649">
        <w:rPr>
          <w:rStyle w:val="s"/>
          <w:rFonts w:asciiTheme="minorHAnsi" w:hAnsiTheme="minorHAnsi" w:cstheme="minorHAnsi"/>
          <w:b/>
          <w:i/>
          <w:color w:val="000000"/>
          <w:sz w:val="24"/>
          <w:szCs w:val="24"/>
          <w:shd w:val="clear" w:color="auto" w:fill="FFFFFF"/>
        </w:rPr>
        <w:t>He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said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them</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“Come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with me privately 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 isolated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rest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while</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(for</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many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were coming</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going</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there was no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time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eat)</w:t>
      </w:r>
      <w:r w:rsidRPr="00D20649">
        <w:rPr>
          <w:rStyle w:val="netverse"/>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 xml:space="preserve"> </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they went away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by themselves in</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boat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some remote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netverse"/>
          <w:rFonts w:asciiTheme="minorHAnsi" w:hAnsiTheme="minorHAnsi" w:cstheme="minorHAnsi"/>
          <w:b/>
          <w:i/>
          <w:color w:val="000000"/>
          <w:sz w:val="24"/>
          <w:szCs w:val="24"/>
          <w:shd w:val="clear" w:color="auto" w:fill="FFFFFF"/>
        </w:rPr>
        <w:t>.</w:t>
      </w:r>
    </w:p>
    <w:p w14:paraId="1AFD38F8" w14:textId="77777777" w:rsidR="00D9092D" w:rsidRDefault="00D9092D" w:rsidP="003D08AF">
      <w:pPr>
        <w:spacing w:after="0"/>
        <w:ind w:firstLine="720"/>
        <w:jc w:val="both"/>
        <w:rPr>
          <w:rStyle w:val="apple-converted-space"/>
          <w:rFonts w:asciiTheme="minorHAnsi" w:hAnsiTheme="minorHAnsi" w:cstheme="minorHAnsi"/>
          <w:color w:val="000000"/>
          <w:sz w:val="24"/>
          <w:szCs w:val="24"/>
        </w:rPr>
      </w:pPr>
    </w:p>
    <w:p w14:paraId="7F7F344B" w14:textId="77777777" w:rsidR="001565A2" w:rsidRDefault="001565A2" w:rsidP="001565A2">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t>
      </w:r>
      <w:r w:rsidR="00A864F9" w:rsidRPr="00572955">
        <w:rPr>
          <w:sz w:val="24"/>
          <w:szCs w:val="24"/>
        </w:rPr>
        <w:t>well</w:t>
      </w:r>
      <w:r w:rsidR="00A864F9">
        <w:rPr>
          <w:sz w:val="24"/>
          <w:szCs w:val="24"/>
        </w:rPr>
        <w:t xml:space="preserve"> and</w:t>
      </w:r>
      <w:r>
        <w:rPr>
          <w:sz w:val="24"/>
          <w:szCs w:val="24"/>
        </w:rPr>
        <w:t xml:space="preserve"> b</w:t>
      </w:r>
      <w:r w:rsidRPr="00572955">
        <w:rPr>
          <w:sz w:val="24"/>
          <w:szCs w:val="24"/>
        </w:rPr>
        <w:t xml:space="preserve">e aware of distractions that can interrupt this time. </w:t>
      </w:r>
      <w:r>
        <w:rPr>
          <w:sz w:val="24"/>
          <w:szCs w:val="24"/>
        </w:rPr>
        <w:t xml:space="preserve">To borrow from the words of King Solomon in Song of Songs 2:10-16, things that distract us from being alone with Jesus are like </w:t>
      </w:r>
      <w:r w:rsidRPr="00572955">
        <w:rPr>
          <w:sz w:val="24"/>
          <w:szCs w:val="24"/>
        </w:rPr>
        <w:t>(little foxes)</w:t>
      </w:r>
      <w:r>
        <w:rPr>
          <w:sz w:val="24"/>
          <w:szCs w:val="24"/>
        </w:rPr>
        <w:t xml:space="preserve"> vying for our time. For instance, as I write this, life has been crazy busy. So busy, in fact, that it has robbed me of my quite time leaving me empty, stressed out, and soul weary. As I reached a breaking point, I cried out to the Lord to save me of this hypocrisy (writing about having a quiet time, without having any.)</w:t>
      </w:r>
      <w:r w:rsidRPr="002A12D0">
        <w:rPr>
          <w:sz w:val="24"/>
          <w:szCs w:val="24"/>
        </w:rPr>
        <w:t xml:space="preserve"> </w:t>
      </w:r>
      <w:r>
        <w:rPr>
          <w:sz w:val="24"/>
          <w:szCs w:val="24"/>
        </w:rPr>
        <w:t>The Lord Knows my struggles</w:t>
      </w:r>
      <w:r w:rsidR="00A864F9">
        <w:rPr>
          <w:sz w:val="24"/>
          <w:szCs w:val="24"/>
        </w:rPr>
        <w:t xml:space="preserve"> --</w:t>
      </w:r>
      <w:r>
        <w:rPr>
          <w:sz w:val="24"/>
          <w:szCs w:val="24"/>
        </w:rPr>
        <w:t xml:space="preserve"> He is ever so practical. He woke me up at 2:00 am to be alone and still long enough so that He could speak to me. Most of the time though, it takes intentionality and creativity to carve out the time and place. </w:t>
      </w:r>
    </w:p>
    <w:p w14:paraId="4E0615E9" w14:textId="77777777" w:rsidR="001565A2" w:rsidRDefault="001565A2" w:rsidP="001565A2">
      <w:pPr>
        <w:spacing w:after="0" w:line="240" w:lineRule="auto"/>
        <w:jc w:val="center"/>
        <w:rPr>
          <w:rStyle w:val="netverse"/>
          <w:rFonts w:asciiTheme="minorHAnsi" w:hAnsiTheme="minorHAnsi" w:cstheme="minorHAnsi"/>
          <w:b/>
          <w:i/>
          <w:color w:val="000000"/>
          <w:sz w:val="24"/>
          <w:szCs w:val="24"/>
          <w:shd w:val="clear" w:color="auto" w:fill="FFFFFF"/>
        </w:rPr>
      </w:pPr>
    </w:p>
    <w:p w14:paraId="5A835E70" w14:textId="77777777" w:rsidR="001565A2" w:rsidRDefault="001565A2" w:rsidP="001565A2">
      <w:pPr>
        <w:spacing w:after="0"/>
        <w:jc w:val="center"/>
        <w:rPr>
          <w:b/>
          <w:sz w:val="24"/>
          <w:szCs w:val="24"/>
        </w:rPr>
      </w:pPr>
      <w:r w:rsidRPr="00BC4868">
        <w:rPr>
          <w:b/>
          <w:sz w:val="24"/>
          <w:szCs w:val="24"/>
        </w:rPr>
        <w:t>Psalm 63:1-</w:t>
      </w:r>
      <w:r>
        <w:rPr>
          <w:b/>
          <w:sz w:val="24"/>
          <w:szCs w:val="24"/>
        </w:rPr>
        <w:t>3</w:t>
      </w:r>
      <w:r w:rsidRPr="00BC4868">
        <w:rPr>
          <w:b/>
          <w:sz w:val="24"/>
          <w:szCs w:val="24"/>
        </w:rPr>
        <w:t xml:space="preserve"> (</w:t>
      </w:r>
      <w:r>
        <w:rPr>
          <w:b/>
          <w:sz w:val="24"/>
          <w:szCs w:val="24"/>
        </w:rPr>
        <w:t>KJV</w:t>
      </w:r>
      <w:r w:rsidRPr="00BC4868">
        <w:rPr>
          <w:b/>
          <w:sz w:val="24"/>
          <w:szCs w:val="24"/>
        </w:rPr>
        <w:t>)</w:t>
      </w:r>
    </w:p>
    <w:p w14:paraId="7CCAE3DF" w14:textId="77777777"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333EC5">
        <w:rPr>
          <w:rStyle w:val="s"/>
          <w:rFonts w:asciiTheme="minorHAnsi" w:eastAsiaTheme="majorEastAsia" w:hAnsiTheme="minorHAnsi" w:cstheme="minorHAnsi"/>
          <w:b/>
          <w:i/>
          <w:color w:val="000000"/>
        </w:rPr>
        <w:t>O God</w:t>
      </w:r>
      <w:r w:rsidRPr="00333EC5">
        <w:rPr>
          <w:rStyle w:val="netverse"/>
          <w:rFonts w:asciiTheme="minorHAnsi" w:eastAsiaTheme="majorEastAsia" w:hAnsiTheme="minorHAnsi" w:cstheme="minorHAnsi"/>
          <w:b/>
          <w:i/>
          <w:color w:val="000000"/>
        </w:rPr>
        <w:t>,</w:t>
      </w:r>
      <w:r w:rsidRPr="00333EC5">
        <w:rPr>
          <w:rStyle w:val="apple-converted-space"/>
          <w:rFonts w:asciiTheme="minorHAnsi" w:eastAsiaTheme="majorEastAsia" w:hAnsiTheme="minorHAnsi" w:cstheme="minorHAnsi"/>
          <w:b/>
          <w:i/>
          <w:color w:val="000000"/>
        </w:rPr>
        <w:t> </w:t>
      </w:r>
      <w:r>
        <w:rPr>
          <w:rStyle w:val="apple-converted-space"/>
          <w:rFonts w:asciiTheme="minorHAnsi" w:eastAsiaTheme="majorEastAsia" w:hAnsiTheme="minorHAnsi" w:cstheme="minorHAnsi"/>
          <w:b/>
          <w:i/>
          <w:color w:val="000000"/>
        </w:rPr>
        <w:t xml:space="preserve">thou art </w:t>
      </w:r>
      <w:r w:rsidRPr="00333EC5">
        <w:rPr>
          <w:rStyle w:val="s"/>
          <w:rFonts w:asciiTheme="minorHAnsi" w:eastAsiaTheme="majorEastAsia" w:hAnsiTheme="minorHAnsi" w:cstheme="minorHAnsi"/>
          <w:b/>
          <w:i/>
          <w:color w:val="000000"/>
        </w:rPr>
        <w:t>my God</w:t>
      </w:r>
      <w:r>
        <w:rPr>
          <w:rStyle w:val="s"/>
          <w:rFonts w:asciiTheme="minorHAnsi" w:eastAsiaTheme="majorEastAsia" w:hAnsiTheme="minorHAnsi" w:cstheme="minorHAnsi"/>
          <w:b/>
          <w:i/>
          <w:color w:val="000000"/>
        </w:rPr>
        <w:t xml:space="preserve">; early will I seek thee: my soul thirsteth for thee, my flesh longeth for thee in a dry and thirsty land, where no water is; To see thy power and thy glory, so as I have seen thee in the sanctuary. Because thy lovingkindness is better than life, my lips shall praise thee. </w:t>
      </w:r>
    </w:p>
    <w:p w14:paraId="0E94E584" w14:textId="77777777" w:rsidR="001565A2" w:rsidRPr="00333EC5"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0135A40B" w14:textId="77777777" w:rsidR="001565A2" w:rsidRPr="002A12D0" w:rsidRDefault="001565A2" w:rsidP="001565A2">
      <w:pPr>
        <w:ind w:firstLine="720"/>
        <w:jc w:val="both"/>
        <w:rPr>
          <w:sz w:val="24"/>
          <w:szCs w:val="24"/>
        </w:rPr>
      </w:pPr>
      <w:r>
        <w:rPr>
          <w:sz w:val="24"/>
          <w:szCs w:val="24"/>
        </w:rPr>
        <w:t xml:space="preserve">I know we are looking at many Biblical root words but there is just so much we can learn when we do. Case in point, in Hebrew - the language of the Old Testament - the word for seek is baqash. Do you know what it means? It means to </w:t>
      </w:r>
      <w:r w:rsidRPr="004F6E5E">
        <w:rPr>
          <w:sz w:val="24"/>
          <w:szCs w:val="24"/>
        </w:rPr>
        <w:t xml:space="preserve">seek </w:t>
      </w:r>
      <w:r w:rsidRPr="004E4B70">
        <w:rPr>
          <w:sz w:val="24"/>
          <w:szCs w:val="24"/>
        </w:rPr>
        <w:t>out in worship or prayer.</w:t>
      </w:r>
      <w:r>
        <w:rPr>
          <w:sz w:val="24"/>
          <w:szCs w:val="24"/>
        </w:rPr>
        <w:t xml:space="preserve"> Likewise, zeteo, the Greek word for seek, means to </w:t>
      </w:r>
      <w:r w:rsidRPr="002A12D0">
        <w:rPr>
          <w:sz w:val="24"/>
          <w:szCs w:val="24"/>
        </w:rPr>
        <w:t xml:space="preserve">seek after God, specifically - to worship Him. </w:t>
      </w:r>
      <w:r>
        <w:rPr>
          <w:sz w:val="24"/>
          <w:szCs w:val="24"/>
        </w:rPr>
        <w:t xml:space="preserve">See what I mean? Who would have guessed that the main point of seeking God was to worship Him? </w:t>
      </w:r>
    </w:p>
    <w:p w14:paraId="01E2D81F"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7689D17C"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20367E8A" w14:textId="77777777" w:rsidR="003540A1" w:rsidRDefault="003540A1" w:rsidP="00D9092D">
      <w:pPr>
        <w:spacing w:after="0"/>
        <w:jc w:val="center"/>
        <w:rPr>
          <w:rStyle w:val="apple-converted-space"/>
          <w:rFonts w:asciiTheme="minorHAnsi" w:hAnsiTheme="minorHAnsi" w:cstheme="minorHAnsi"/>
          <w:b/>
          <w:i/>
          <w:color w:val="000000"/>
          <w:sz w:val="24"/>
          <w:szCs w:val="24"/>
          <w:shd w:val="clear" w:color="auto" w:fill="FFFFFF"/>
        </w:rPr>
      </w:pPr>
    </w:p>
    <w:p w14:paraId="65A1426E" w14:textId="77777777" w:rsidR="003540A1" w:rsidRDefault="003540A1" w:rsidP="00D9092D">
      <w:pPr>
        <w:spacing w:after="0"/>
        <w:jc w:val="center"/>
        <w:rPr>
          <w:rStyle w:val="apple-converted-space"/>
          <w:rFonts w:asciiTheme="minorHAnsi" w:hAnsiTheme="minorHAnsi" w:cstheme="minorHAnsi"/>
          <w:b/>
          <w:i/>
          <w:color w:val="000000"/>
          <w:sz w:val="24"/>
          <w:szCs w:val="24"/>
          <w:shd w:val="clear" w:color="auto" w:fill="FFFFFF"/>
        </w:rPr>
      </w:pPr>
    </w:p>
    <w:p w14:paraId="767E6F0B"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p>
    <w:p w14:paraId="6B76E737" w14:textId="77777777" w:rsidR="00D9092D" w:rsidRDefault="00D9092D" w:rsidP="00D9092D">
      <w:pPr>
        <w:spacing w:after="0"/>
        <w:jc w:val="center"/>
        <w:rPr>
          <w:b/>
          <w:sz w:val="24"/>
          <w:szCs w:val="24"/>
        </w:rPr>
      </w:pPr>
      <w:r w:rsidRPr="00D4751E">
        <w:rPr>
          <w:b/>
          <w:sz w:val="24"/>
          <w:szCs w:val="24"/>
        </w:rPr>
        <w:t>Matthew 6:33</w:t>
      </w:r>
      <w:r>
        <w:rPr>
          <w:b/>
          <w:sz w:val="24"/>
          <w:szCs w:val="24"/>
        </w:rPr>
        <w:t xml:space="preserve"> (KJV</w:t>
      </w:r>
      <w:r w:rsidRPr="00D4751E">
        <w:rPr>
          <w:b/>
          <w:sz w:val="24"/>
          <w:szCs w:val="24"/>
        </w:rPr>
        <w:t>)</w:t>
      </w:r>
    </w:p>
    <w:p w14:paraId="4B910A50" w14:textId="77777777" w:rsidR="00D9092D" w:rsidRDefault="00D9092D" w:rsidP="00D9092D">
      <w:pPr>
        <w:jc w:val="center"/>
        <w:rPr>
          <w:b/>
          <w:i/>
          <w:sz w:val="24"/>
          <w:szCs w:val="24"/>
        </w:rPr>
      </w:pPr>
      <w:r>
        <w:rPr>
          <w:b/>
          <w:sz w:val="24"/>
          <w:szCs w:val="24"/>
        </w:rPr>
        <w:t xml:space="preserve"> </w:t>
      </w:r>
      <w:r w:rsidRPr="00D4751E">
        <w:rPr>
          <w:b/>
          <w:i/>
          <w:sz w:val="24"/>
          <w:szCs w:val="24"/>
        </w:rPr>
        <w:t>But seek</w:t>
      </w:r>
      <w:r>
        <w:rPr>
          <w:b/>
          <w:i/>
          <w:sz w:val="24"/>
          <w:szCs w:val="24"/>
        </w:rPr>
        <w:t xml:space="preserve"> ye </w:t>
      </w:r>
      <w:r w:rsidRPr="00D4751E">
        <w:rPr>
          <w:b/>
          <w:i/>
          <w:sz w:val="24"/>
          <w:szCs w:val="24"/>
        </w:rPr>
        <w:t xml:space="preserve">first </w:t>
      </w:r>
      <w:r>
        <w:rPr>
          <w:b/>
          <w:i/>
          <w:sz w:val="24"/>
          <w:szCs w:val="24"/>
        </w:rPr>
        <w:t>the</w:t>
      </w:r>
      <w:r w:rsidRPr="00D4751E">
        <w:rPr>
          <w:b/>
          <w:i/>
          <w:sz w:val="24"/>
          <w:szCs w:val="24"/>
        </w:rPr>
        <w:t xml:space="preserve"> kingdom</w:t>
      </w:r>
      <w:r>
        <w:rPr>
          <w:b/>
          <w:i/>
          <w:sz w:val="24"/>
          <w:szCs w:val="24"/>
        </w:rPr>
        <w:t xml:space="preserve"> of God,</w:t>
      </w:r>
      <w:r w:rsidRPr="00136B99">
        <w:rPr>
          <w:b/>
          <w:i/>
          <w:sz w:val="24"/>
          <w:szCs w:val="24"/>
        </w:rPr>
        <w:t xml:space="preserve"> and </w:t>
      </w:r>
      <w:r>
        <w:rPr>
          <w:b/>
          <w:i/>
          <w:sz w:val="24"/>
          <w:szCs w:val="24"/>
        </w:rPr>
        <w:t>H</w:t>
      </w:r>
      <w:r w:rsidRPr="00136B99">
        <w:rPr>
          <w:b/>
          <w:i/>
          <w:sz w:val="24"/>
          <w:szCs w:val="24"/>
        </w:rPr>
        <w:t>is righteousness</w:t>
      </w:r>
      <w:r>
        <w:rPr>
          <w:b/>
          <w:i/>
          <w:sz w:val="24"/>
          <w:szCs w:val="24"/>
        </w:rPr>
        <w:t>;</w:t>
      </w:r>
      <w:r w:rsidRPr="00136B99">
        <w:rPr>
          <w:b/>
          <w:i/>
          <w:sz w:val="24"/>
          <w:szCs w:val="24"/>
        </w:rPr>
        <w:t xml:space="preserve"> and all these things </w:t>
      </w:r>
      <w:r>
        <w:rPr>
          <w:b/>
          <w:i/>
          <w:sz w:val="24"/>
          <w:szCs w:val="24"/>
        </w:rPr>
        <w:t>shall</w:t>
      </w:r>
      <w:r w:rsidRPr="00136B99">
        <w:rPr>
          <w:b/>
          <w:i/>
          <w:sz w:val="24"/>
          <w:szCs w:val="24"/>
        </w:rPr>
        <w:t xml:space="preserve"> be added </w:t>
      </w:r>
      <w:r>
        <w:rPr>
          <w:b/>
          <w:i/>
          <w:sz w:val="24"/>
          <w:szCs w:val="24"/>
        </w:rPr>
        <w:t>unto</w:t>
      </w:r>
      <w:r w:rsidRPr="00136B99">
        <w:rPr>
          <w:b/>
          <w:i/>
          <w:sz w:val="24"/>
          <w:szCs w:val="24"/>
        </w:rPr>
        <w:t xml:space="preserve"> you</w:t>
      </w:r>
      <w:r>
        <w:rPr>
          <w:b/>
          <w:i/>
          <w:sz w:val="24"/>
          <w:szCs w:val="24"/>
        </w:rPr>
        <w:t xml:space="preserve">. </w:t>
      </w:r>
    </w:p>
    <w:p w14:paraId="1645771B" w14:textId="77777777" w:rsidR="001565A2" w:rsidRDefault="001565A2" w:rsidP="001565A2">
      <w:pPr>
        <w:ind w:firstLine="720"/>
        <w:jc w:val="both"/>
        <w:rPr>
          <w:sz w:val="24"/>
          <w:szCs w:val="24"/>
        </w:rPr>
      </w:pPr>
      <w:r w:rsidRPr="004E4B70">
        <w:rPr>
          <w:sz w:val="24"/>
          <w:szCs w:val="24"/>
        </w:rPr>
        <w:t>Th</w:t>
      </w:r>
      <w:r>
        <w:rPr>
          <w:sz w:val="24"/>
          <w:szCs w:val="24"/>
        </w:rPr>
        <w:t>en there is the</w:t>
      </w:r>
      <w:r w:rsidRPr="004E4B70">
        <w:rPr>
          <w:sz w:val="24"/>
          <w:szCs w:val="24"/>
        </w:rPr>
        <w:t xml:space="preserve"> Greek word </w:t>
      </w:r>
      <w:r>
        <w:rPr>
          <w:sz w:val="24"/>
          <w:szCs w:val="24"/>
        </w:rPr>
        <w:t xml:space="preserve">proton -- translated first. </w:t>
      </w:r>
      <w:r w:rsidRPr="00EC419F">
        <w:rPr>
          <w:sz w:val="24"/>
          <w:szCs w:val="24"/>
        </w:rPr>
        <w:t xml:space="preserve">The proper period will vary for each of us, but it is best to have some time at the first part of your </w:t>
      </w:r>
      <w:r>
        <w:rPr>
          <w:noProof/>
          <w:sz w:val="24"/>
          <w:szCs w:val="24"/>
        </w:rPr>
        <w:t xml:space="preserve">day. </w:t>
      </w:r>
      <w:r w:rsidRPr="00EC419F">
        <w:rPr>
          <w:sz w:val="24"/>
          <w:szCs w:val="24"/>
        </w:rPr>
        <w:t>If we don’t come to Him first</w:t>
      </w:r>
      <w:r>
        <w:rPr>
          <w:sz w:val="24"/>
          <w:szCs w:val="24"/>
        </w:rPr>
        <w:t>,</w:t>
      </w:r>
      <w:r w:rsidRPr="00EC419F">
        <w:rPr>
          <w:sz w:val="24"/>
          <w:szCs w:val="24"/>
        </w:rPr>
        <w:t xml:space="preserve"> </w:t>
      </w:r>
      <w:r>
        <w:rPr>
          <w:sz w:val="24"/>
          <w:szCs w:val="24"/>
        </w:rPr>
        <w:t xml:space="preserve">the cares of the world will come crashing down on us, making it almost impossible to get alone with God. Furthermore, it is written in </w:t>
      </w:r>
      <w:r w:rsidRPr="00EC419F">
        <w:rPr>
          <w:sz w:val="24"/>
          <w:szCs w:val="24"/>
        </w:rPr>
        <w:t>Isaiah</w:t>
      </w:r>
      <w:r>
        <w:rPr>
          <w:sz w:val="24"/>
          <w:szCs w:val="24"/>
        </w:rPr>
        <w:t xml:space="preserve"> 50:4-5</w:t>
      </w:r>
      <w:r w:rsidRPr="00EC419F">
        <w:rPr>
          <w:sz w:val="24"/>
          <w:szCs w:val="24"/>
        </w:rPr>
        <w:t xml:space="preserve"> that </w:t>
      </w:r>
      <w:r>
        <w:rPr>
          <w:sz w:val="24"/>
          <w:szCs w:val="24"/>
        </w:rPr>
        <w:t>God</w:t>
      </w:r>
      <w:r w:rsidRPr="00EC419F">
        <w:rPr>
          <w:sz w:val="24"/>
          <w:szCs w:val="24"/>
        </w:rPr>
        <w:t xml:space="preserve"> wakens His disciples every morning with the ability to hear His voice</w:t>
      </w:r>
      <w:r>
        <w:rPr>
          <w:sz w:val="24"/>
          <w:szCs w:val="24"/>
        </w:rPr>
        <w:t>, and we hear His voice in t</w:t>
      </w:r>
      <w:r w:rsidRPr="00EA7181">
        <w:rPr>
          <w:sz w:val="24"/>
          <w:szCs w:val="24"/>
        </w:rPr>
        <w:t>he Word of God</w:t>
      </w:r>
      <w:r>
        <w:rPr>
          <w:sz w:val="24"/>
          <w:szCs w:val="24"/>
        </w:rPr>
        <w:t xml:space="preserve">. The question is: Are you His disciple?  </w:t>
      </w:r>
      <w:r w:rsidRPr="008A4A09">
        <w:rPr>
          <w:sz w:val="24"/>
          <w:szCs w:val="24"/>
        </w:rPr>
        <w:t>Jesus is</w:t>
      </w:r>
      <w:r w:rsidRPr="00EC419F">
        <w:rPr>
          <w:i/>
          <w:sz w:val="24"/>
          <w:szCs w:val="24"/>
        </w:rPr>
        <w:t xml:space="preserve"> -- The </w:t>
      </w:r>
      <w:r>
        <w:rPr>
          <w:i/>
          <w:sz w:val="24"/>
          <w:szCs w:val="24"/>
        </w:rPr>
        <w:t>First</w:t>
      </w:r>
      <w:r w:rsidRPr="00EC419F">
        <w:rPr>
          <w:i/>
          <w:sz w:val="24"/>
          <w:szCs w:val="24"/>
        </w:rPr>
        <w:t xml:space="preserve"> -- The Beginning -- The Bright </w:t>
      </w:r>
      <w:r w:rsidRPr="008A4A09">
        <w:rPr>
          <w:i/>
          <w:sz w:val="24"/>
          <w:szCs w:val="24"/>
          <w:u w:val="single"/>
        </w:rPr>
        <w:t>Morning</w:t>
      </w:r>
      <w:r w:rsidRPr="00EC419F">
        <w:rPr>
          <w:i/>
          <w:sz w:val="24"/>
          <w:szCs w:val="24"/>
        </w:rPr>
        <w:t xml:space="preserve"> Star</w:t>
      </w:r>
      <w:r>
        <w:rPr>
          <w:i/>
          <w:sz w:val="24"/>
          <w:szCs w:val="24"/>
        </w:rPr>
        <w:t>.</w:t>
      </w:r>
      <w:r w:rsidRPr="00EC419F">
        <w:rPr>
          <w:sz w:val="24"/>
          <w:szCs w:val="24"/>
        </w:rPr>
        <w:t xml:space="preserve"> </w:t>
      </w:r>
      <w:r>
        <w:rPr>
          <w:sz w:val="24"/>
          <w:szCs w:val="24"/>
        </w:rPr>
        <w:t>Therefore, He is worthy of having first place, not only every day, but in every aspect of our lives.</w:t>
      </w:r>
    </w:p>
    <w:p w14:paraId="01F70AB3" w14:textId="77777777" w:rsidR="001565A2" w:rsidRDefault="001565A2" w:rsidP="001565A2">
      <w:pPr>
        <w:spacing w:after="0"/>
        <w:jc w:val="center"/>
        <w:rPr>
          <w:b/>
          <w:sz w:val="24"/>
          <w:szCs w:val="24"/>
        </w:rPr>
      </w:pPr>
      <w:r w:rsidRPr="00804831">
        <w:rPr>
          <w:b/>
          <w:sz w:val="24"/>
          <w:szCs w:val="24"/>
        </w:rPr>
        <w:t xml:space="preserve">Colossians 1:16-18 </w:t>
      </w:r>
    </w:p>
    <w:p w14:paraId="7D6217DE" w14:textId="77777777"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heaven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earth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by</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 whether visible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invisible</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thrones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dominions</w:t>
      </w:r>
      <w:r w:rsidRPr="00804831">
        <w:rPr>
          <w:rStyle w:val="netverse"/>
          <w:rFonts w:asciiTheme="minorHAnsi" w:eastAsiaTheme="majorEastAsia" w:hAnsiTheme="minorHAnsi" w:cstheme="minorHAnsi"/>
          <w:b/>
          <w:i/>
          <w:color w:val="000000"/>
        </w:rPr>
        <w:t>,</w:t>
      </w:r>
      <w:r w:rsidRPr="00804831">
        <w:rPr>
          <w:rStyle w:val="netvers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principalities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powers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through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 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4846BB">
        <w:rPr>
          <w:rStyle w:val="s"/>
          <w:rFonts w:asciiTheme="minorHAnsi" w:eastAsiaTheme="majorEastAsia" w:hAnsiTheme="minorHAnsi" w:cstheme="minorHAnsi"/>
          <w:b/>
          <w:i/>
          <w:color w:val="000000"/>
          <w:u w:val="single"/>
        </w:rPr>
        <w:t>He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himself</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is</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before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are held together</w:t>
      </w:r>
      <w:r w:rsidRPr="00804831">
        <w:rPr>
          <w:rStyle w:val="apple-converted-spac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in him</w:t>
      </w:r>
      <w:r w:rsidRPr="00804831">
        <w:rPr>
          <w:rStyle w:val="netverse"/>
          <w:rFonts w:asciiTheme="minorHAnsi" w:eastAsiaTheme="majorEastAsia" w:hAnsiTheme="minorHAnsi" w:cstheme="minorHAnsi"/>
          <w:b/>
          <w:i/>
          <w:color w:val="000000"/>
        </w:rPr>
        <w:t xml:space="preserve">. </w:t>
      </w:r>
    </w:p>
    <w:p w14:paraId="373A8B40" w14:textId="77777777" w:rsidR="001565A2" w:rsidRPr="00804831"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804831">
        <w:rPr>
          <w:rStyle w:val="s"/>
          <w:rFonts w:asciiTheme="minorHAnsi" w:eastAsiaTheme="majorEastAsia" w:hAnsiTheme="minorHAnsi" w:cstheme="minorHAnsi"/>
          <w:b/>
          <w:i/>
          <w:color w:val="000000"/>
        </w:rPr>
        <w:t>He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head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of the body</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church</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xml:space="preserve">as well as </w:t>
      </w:r>
      <w:r w:rsidRPr="004846BB">
        <w:rPr>
          <w:rStyle w:val="s"/>
          <w:rFonts w:asciiTheme="minorHAnsi" w:eastAsiaTheme="majorEastAsia" w:hAnsiTheme="minorHAnsi" w:cstheme="minorHAnsi"/>
          <w:b/>
          <w:i/>
          <w:color w:val="000000"/>
          <w:u w:val="single"/>
        </w:rPr>
        <w:t>the beginning</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firstborn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from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among the dead</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so that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u w:val="single"/>
        </w:rPr>
        <w:t>he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himself</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may become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first in</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all things</w:t>
      </w:r>
      <w:r w:rsidRPr="00804831">
        <w:rPr>
          <w:rStyle w:val="netverse"/>
          <w:rFonts w:asciiTheme="minorHAnsi" w:eastAsiaTheme="majorEastAsia" w:hAnsiTheme="minorHAnsi" w:cstheme="minorHAnsi"/>
          <w:b/>
          <w:i/>
          <w:color w:val="000000"/>
        </w:rPr>
        <w:t>.</w:t>
      </w:r>
    </w:p>
    <w:p w14:paraId="5BFCDA82" w14:textId="77777777" w:rsidR="001565A2" w:rsidRPr="00804831" w:rsidRDefault="001565A2" w:rsidP="001565A2">
      <w:pPr>
        <w:jc w:val="center"/>
        <w:rPr>
          <w:rFonts w:asciiTheme="minorHAnsi" w:hAnsiTheme="minorHAnsi" w:cstheme="minorHAnsi"/>
          <w:b/>
          <w:i/>
          <w:sz w:val="24"/>
          <w:szCs w:val="24"/>
        </w:rPr>
      </w:pPr>
    </w:p>
    <w:bookmarkStart w:id="1282" w:name="v103"/>
    <w:p w14:paraId="0E579947" w14:textId="77777777" w:rsidR="001565A2" w:rsidRDefault="001565A2" w:rsidP="001565A2">
      <w:pPr>
        <w:spacing w:after="0"/>
        <w:jc w:val="both"/>
        <w:rPr>
          <w:sz w:val="24"/>
          <w:szCs w:val="24"/>
        </w:rPr>
      </w:pPr>
      <w:r w:rsidRPr="001565A2">
        <w:rPr>
          <w:rFonts w:asciiTheme="minorHAnsi" w:hAnsiTheme="minorHAnsi"/>
          <w:b/>
          <w:i/>
          <w:color w:val="000000"/>
          <w:sz w:val="24"/>
          <w:szCs w:val="24"/>
          <w:vertAlign w:val="superscript"/>
        </w:rPr>
        <w:fldChar w:fldCharType="begin"/>
      </w:r>
      <w:r w:rsidRPr="001565A2">
        <w:rPr>
          <w:rFonts w:asciiTheme="minorHAnsi" w:hAnsiTheme="minorHAnsi"/>
          <w:b/>
          <w:i/>
          <w:color w:val="000000"/>
          <w:sz w:val="24"/>
          <w:szCs w:val="24"/>
          <w:vertAlign w:val="superscript"/>
        </w:rPr>
        <w:instrText xml:space="preserve"> HYPERLINK "http://classic.net.bible.org/bible.php?book=Joh&amp;chapter=7" \l "n103" </w:instrText>
      </w:r>
      <w:r w:rsidRPr="001565A2">
        <w:rPr>
          <w:rFonts w:asciiTheme="minorHAnsi" w:hAnsiTheme="minorHAnsi"/>
          <w:b/>
          <w:i/>
          <w:color w:val="000000"/>
          <w:sz w:val="24"/>
          <w:szCs w:val="24"/>
          <w:vertAlign w:val="superscript"/>
        </w:rPr>
        <w:fldChar w:fldCharType="end"/>
      </w:r>
      <w:bookmarkEnd w:id="1282"/>
      <w:r w:rsidRPr="001565A2">
        <w:rPr>
          <w:b/>
          <w:sz w:val="24"/>
          <w:szCs w:val="24"/>
        </w:rPr>
        <w:t xml:space="preserve">Digging Deeper:  </w:t>
      </w:r>
      <w:r w:rsidRPr="001565A2">
        <w:rPr>
          <w:sz w:val="24"/>
          <w:szCs w:val="24"/>
        </w:rPr>
        <w:t>Jeremia</w:t>
      </w:r>
      <w:r w:rsidRPr="00B4642E">
        <w:rPr>
          <w:sz w:val="24"/>
          <w:szCs w:val="24"/>
        </w:rPr>
        <w:t>h 29:11-14; Psalm</w:t>
      </w:r>
      <w:r>
        <w:rPr>
          <w:sz w:val="24"/>
          <w:szCs w:val="24"/>
        </w:rPr>
        <w:t>s 10:4,</w:t>
      </w:r>
      <w:r w:rsidRPr="00B4642E">
        <w:rPr>
          <w:sz w:val="24"/>
          <w:szCs w:val="24"/>
        </w:rPr>
        <w:t xml:space="preserve"> 14:2</w:t>
      </w:r>
      <w:r>
        <w:rPr>
          <w:sz w:val="24"/>
          <w:szCs w:val="24"/>
        </w:rPr>
        <w:t>,</w:t>
      </w:r>
      <w:r w:rsidRPr="00B4642E">
        <w:rPr>
          <w:sz w:val="24"/>
          <w:szCs w:val="24"/>
        </w:rPr>
        <w:t xml:space="preserve"> 53:2</w:t>
      </w:r>
      <w:r>
        <w:rPr>
          <w:sz w:val="24"/>
          <w:szCs w:val="24"/>
        </w:rPr>
        <w:t>, 90:14-17</w:t>
      </w:r>
      <w:r w:rsidRPr="00B4642E">
        <w:rPr>
          <w:sz w:val="24"/>
          <w:szCs w:val="24"/>
        </w:rPr>
        <w:t>; John 4:22-23</w:t>
      </w:r>
      <w:r>
        <w:rPr>
          <w:sz w:val="24"/>
          <w:szCs w:val="24"/>
        </w:rPr>
        <w:t>,</w:t>
      </w:r>
      <w:r w:rsidRPr="001140F1">
        <w:rPr>
          <w:sz w:val="24"/>
          <w:szCs w:val="24"/>
        </w:rPr>
        <w:t xml:space="preserve"> </w:t>
      </w:r>
      <w:r w:rsidRPr="00B35831">
        <w:rPr>
          <w:sz w:val="24"/>
          <w:szCs w:val="24"/>
        </w:rPr>
        <w:t>8:30-31</w:t>
      </w:r>
      <w:r>
        <w:rPr>
          <w:sz w:val="24"/>
          <w:szCs w:val="24"/>
        </w:rPr>
        <w:t>, 15:7-8;</w:t>
      </w:r>
      <w:r w:rsidRPr="00B4642E">
        <w:rPr>
          <w:sz w:val="24"/>
          <w:szCs w:val="24"/>
        </w:rPr>
        <w:t xml:space="preserve"> 2 Chronicles 16:9</w:t>
      </w:r>
      <w:r>
        <w:rPr>
          <w:sz w:val="24"/>
          <w:szCs w:val="24"/>
        </w:rPr>
        <w:t xml:space="preserve">; Hebrews 11:6; </w:t>
      </w:r>
      <w:r w:rsidRPr="007C0FBF">
        <w:rPr>
          <w:sz w:val="24"/>
          <w:szCs w:val="24"/>
        </w:rPr>
        <w:t>Isaiah 55:1-5</w:t>
      </w:r>
      <w:r>
        <w:rPr>
          <w:sz w:val="24"/>
          <w:szCs w:val="24"/>
        </w:rPr>
        <w:t>;</w:t>
      </w:r>
      <w:r w:rsidRPr="007C0FBF">
        <w:rPr>
          <w:sz w:val="24"/>
          <w:szCs w:val="24"/>
        </w:rPr>
        <w:t xml:space="preserve"> Matthew 11:28-30</w:t>
      </w:r>
      <w:r>
        <w:rPr>
          <w:sz w:val="24"/>
          <w:szCs w:val="24"/>
        </w:rPr>
        <w:t>,</w:t>
      </w:r>
      <w:r w:rsidRPr="007C0FBF">
        <w:rPr>
          <w:sz w:val="24"/>
          <w:szCs w:val="24"/>
        </w:rPr>
        <w:t xml:space="preserve"> 22:1-10</w:t>
      </w:r>
      <w:r>
        <w:rPr>
          <w:sz w:val="24"/>
          <w:szCs w:val="24"/>
        </w:rPr>
        <w:t>;</w:t>
      </w:r>
      <w:r w:rsidRPr="007C0FBF">
        <w:rPr>
          <w:sz w:val="24"/>
          <w:szCs w:val="24"/>
        </w:rPr>
        <w:t xml:space="preserve"> Revelation 22:17</w:t>
      </w:r>
      <w:r>
        <w:rPr>
          <w:sz w:val="24"/>
          <w:szCs w:val="24"/>
        </w:rPr>
        <w:t xml:space="preserve">; </w:t>
      </w:r>
      <w:r w:rsidRPr="007C0FBF">
        <w:rPr>
          <w:sz w:val="24"/>
          <w:szCs w:val="24"/>
        </w:rPr>
        <w:t>Song of Songs 2:10-1</w:t>
      </w:r>
      <w:r>
        <w:rPr>
          <w:sz w:val="24"/>
          <w:szCs w:val="24"/>
        </w:rPr>
        <w:t>6;</w:t>
      </w:r>
      <w:r w:rsidRPr="007C0FBF">
        <w:rPr>
          <w:sz w:val="24"/>
          <w:szCs w:val="24"/>
        </w:rPr>
        <w:t xml:space="preserve"> Proverbs 8:17</w:t>
      </w:r>
      <w:r>
        <w:rPr>
          <w:sz w:val="24"/>
          <w:szCs w:val="24"/>
        </w:rPr>
        <w:t>,</w:t>
      </w:r>
      <w:r w:rsidRPr="007C0FBF">
        <w:rPr>
          <w:sz w:val="24"/>
          <w:szCs w:val="24"/>
        </w:rPr>
        <w:t xml:space="preserve"> 33-36</w:t>
      </w:r>
    </w:p>
    <w:p w14:paraId="519FE96C" w14:textId="77777777" w:rsidR="001565A2" w:rsidRDefault="001565A2" w:rsidP="001565A2">
      <w:pPr>
        <w:spacing w:after="0"/>
        <w:jc w:val="both"/>
        <w:rPr>
          <w:rStyle w:val="apple-converted-space"/>
          <w:rFonts w:asciiTheme="minorHAnsi" w:hAnsiTheme="minorHAnsi" w:cstheme="minorHAnsi"/>
          <w:color w:val="000000"/>
          <w:sz w:val="24"/>
          <w:szCs w:val="24"/>
        </w:rPr>
      </w:pPr>
    </w:p>
    <w:p w14:paraId="77C5065B" w14:textId="77777777" w:rsidR="00CC2BF3" w:rsidRPr="004C75F1" w:rsidRDefault="00CC2BF3"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DA9109B" w14:textId="77777777" w:rsidR="00560808" w:rsidRDefault="00560808" w:rsidP="00560808">
      <w:pPr>
        <w:ind w:firstLine="720"/>
        <w:jc w:val="both"/>
        <w:rPr>
          <w:sz w:val="24"/>
          <w:szCs w:val="24"/>
        </w:rPr>
      </w:pPr>
      <w:r w:rsidRPr="004C75F1">
        <w:rPr>
          <w:rFonts w:asciiTheme="minorHAnsi" w:hAnsiTheme="minorHAnsi" w:cstheme="minorHAnsi"/>
          <w:sz w:val="24"/>
          <w:szCs w:val="24"/>
        </w:rPr>
        <w:t>There are basically three key elements of quiet time: The Word of God, worship and Prayer. In that order. After seek</w:t>
      </w:r>
      <w:r>
        <w:rPr>
          <w:rFonts w:asciiTheme="minorHAnsi" w:hAnsiTheme="minorHAnsi" w:cstheme="minorHAnsi"/>
          <w:sz w:val="24"/>
          <w:szCs w:val="24"/>
        </w:rPr>
        <w:t>ing</w:t>
      </w:r>
      <w:r w:rsidRPr="004C75F1">
        <w:rPr>
          <w:rFonts w:asciiTheme="minorHAnsi" w:hAnsiTheme="minorHAnsi" w:cstheme="minorHAnsi"/>
          <w:sz w:val="24"/>
          <w:szCs w:val="24"/>
        </w:rPr>
        <w:t xml:space="preserve"> and find</w:t>
      </w:r>
      <w:r>
        <w:rPr>
          <w:rFonts w:asciiTheme="minorHAnsi" w:hAnsiTheme="minorHAnsi" w:cstheme="minorHAnsi"/>
          <w:sz w:val="24"/>
          <w:szCs w:val="24"/>
        </w:rPr>
        <w:t>ing</w:t>
      </w:r>
      <w:r w:rsidRPr="004C75F1">
        <w:rPr>
          <w:rFonts w:asciiTheme="minorHAnsi" w:hAnsiTheme="minorHAnsi" w:cstheme="minorHAnsi"/>
          <w:sz w:val="24"/>
          <w:szCs w:val="24"/>
        </w:rPr>
        <w:t xml:space="preserve"> God through spending time reading His Word, worship is the proper response to beholding Him. Then, </w:t>
      </w:r>
      <w:r>
        <w:rPr>
          <w:rFonts w:asciiTheme="minorHAnsi" w:hAnsiTheme="minorHAnsi" w:cstheme="minorHAnsi"/>
          <w:sz w:val="24"/>
          <w:szCs w:val="24"/>
        </w:rPr>
        <w:t>you</w:t>
      </w:r>
      <w:r w:rsidRPr="004C75F1">
        <w:rPr>
          <w:rFonts w:asciiTheme="minorHAnsi" w:hAnsiTheme="minorHAnsi" w:cstheme="minorHAnsi"/>
          <w:sz w:val="24"/>
          <w:szCs w:val="24"/>
        </w:rPr>
        <w:t xml:space="preserve"> can incorporate God’s </w:t>
      </w:r>
      <w:r>
        <w:rPr>
          <w:rFonts w:asciiTheme="minorHAnsi" w:hAnsiTheme="minorHAnsi" w:cstheme="minorHAnsi"/>
          <w:sz w:val="24"/>
          <w:szCs w:val="24"/>
        </w:rPr>
        <w:t>W</w:t>
      </w:r>
      <w:r w:rsidRPr="004C75F1">
        <w:rPr>
          <w:rFonts w:asciiTheme="minorHAnsi" w:hAnsiTheme="minorHAnsi" w:cstheme="minorHAnsi"/>
          <w:sz w:val="24"/>
          <w:szCs w:val="24"/>
        </w:rPr>
        <w:t xml:space="preserve">ord into </w:t>
      </w:r>
      <w:r>
        <w:rPr>
          <w:rFonts w:asciiTheme="minorHAnsi" w:hAnsiTheme="minorHAnsi" w:cstheme="minorHAnsi"/>
          <w:sz w:val="24"/>
          <w:szCs w:val="24"/>
        </w:rPr>
        <w:t>your conversation with Him in</w:t>
      </w:r>
      <w:r w:rsidRPr="004C75F1">
        <w:rPr>
          <w:rFonts w:asciiTheme="minorHAnsi" w:hAnsiTheme="minorHAnsi" w:cstheme="minorHAnsi"/>
          <w:sz w:val="24"/>
          <w:szCs w:val="24"/>
        </w:rPr>
        <w:t xml:space="preserve"> prayer. </w:t>
      </w:r>
      <w:r>
        <w:rPr>
          <w:sz w:val="24"/>
          <w:szCs w:val="24"/>
        </w:rPr>
        <w:t>To help us remember to keep things in proper order, I will cite Herb Hodges. He said: “</w:t>
      </w:r>
      <w:r w:rsidRPr="00EC419F">
        <w:rPr>
          <w:sz w:val="24"/>
          <w:szCs w:val="24"/>
        </w:rPr>
        <w:t xml:space="preserve">The </w:t>
      </w:r>
      <w:r>
        <w:rPr>
          <w:sz w:val="24"/>
          <w:szCs w:val="24"/>
        </w:rPr>
        <w:t>(</w:t>
      </w:r>
      <w:r w:rsidRPr="00EC419F">
        <w:rPr>
          <w:sz w:val="24"/>
          <w:szCs w:val="24"/>
        </w:rPr>
        <w:t>ACTS</w:t>
      </w:r>
      <w:r>
        <w:rPr>
          <w:sz w:val="24"/>
          <w:szCs w:val="24"/>
        </w:rPr>
        <w:t>)</w:t>
      </w:r>
      <w:r w:rsidRPr="00EC419F">
        <w:rPr>
          <w:sz w:val="24"/>
          <w:szCs w:val="24"/>
        </w:rPr>
        <w:t xml:space="preserve"> of prayer are: adoration, confession, thanksgiving and supplication.</w:t>
      </w:r>
      <w:r>
        <w:rPr>
          <w:sz w:val="24"/>
          <w:szCs w:val="24"/>
        </w:rPr>
        <w:t>” Here</w:t>
      </w:r>
      <w:r w:rsidRPr="00B35831">
        <w:rPr>
          <w:sz w:val="24"/>
          <w:szCs w:val="24"/>
        </w:rPr>
        <w:t xml:space="preserve"> are </w:t>
      </w:r>
      <w:r w:rsidRPr="00EC419F">
        <w:rPr>
          <w:sz w:val="24"/>
          <w:szCs w:val="24"/>
        </w:rPr>
        <w:t xml:space="preserve">some </w:t>
      </w:r>
      <w:r>
        <w:rPr>
          <w:sz w:val="24"/>
          <w:szCs w:val="24"/>
        </w:rPr>
        <w:t>tips</w:t>
      </w:r>
      <w:r w:rsidRPr="00B35831">
        <w:rPr>
          <w:sz w:val="24"/>
          <w:szCs w:val="24"/>
        </w:rPr>
        <w:t xml:space="preserv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39EEE892" w14:textId="77777777" w:rsidR="00560808" w:rsidRPr="0068449E" w:rsidRDefault="00560808" w:rsidP="00560808">
      <w:pPr>
        <w:ind w:firstLine="720"/>
        <w:jc w:val="both"/>
        <w:rPr>
          <w:sz w:val="24"/>
          <w:szCs w:val="24"/>
        </w:rPr>
      </w:pPr>
      <w:r>
        <w:rPr>
          <w:sz w:val="24"/>
          <w:szCs w:val="24"/>
        </w:rPr>
        <w:t>First, c</w:t>
      </w:r>
      <w:r w:rsidRPr="00B55F18">
        <w:rPr>
          <w:sz w:val="24"/>
          <w:szCs w:val="24"/>
        </w:rPr>
        <w:t>lear your mind and quiet your heart. Recognize you are in the presence of your Lord</w:t>
      </w:r>
      <w:r>
        <w:rPr>
          <w:sz w:val="24"/>
          <w:szCs w:val="24"/>
        </w:rPr>
        <w:t xml:space="preserve">. He is </w:t>
      </w:r>
      <w:r w:rsidRPr="00B55F18">
        <w:rPr>
          <w:sz w:val="24"/>
          <w:szCs w:val="24"/>
        </w:rPr>
        <w:t>holy</w:t>
      </w:r>
      <w:r>
        <w:rPr>
          <w:sz w:val="24"/>
          <w:szCs w:val="24"/>
        </w:rPr>
        <w:t xml:space="preserve"> and therefore we should come reverently</w:t>
      </w:r>
      <w:r w:rsidRPr="00B55F18">
        <w:rPr>
          <w:sz w:val="24"/>
          <w:szCs w:val="24"/>
        </w:rPr>
        <w:t>.</w:t>
      </w:r>
      <w:r>
        <w:rPr>
          <w:sz w:val="24"/>
          <w:szCs w:val="24"/>
        </w:rPr>
        <w:t xml:space="preserve"> And, as the Psalmist said,</w:t>
      </w:r>
      <w:r w:rsidRPr="0068449E">
        <w:rPr>
          <w:sz w:val="24"/>
          <w:szCs w:val="24"/>
        </w:rPr>
        <w:t xml:space="preserve"> we must come to </w:t>
      </w:r>
      <w:r>
        <w:rPr>
          <w:sz w:val="24"/>
          <w:szCs w:val="24"/>
        </w:rPr>
        <w:t>God</w:t>
      </w:r>
      <w:r w:rsidRPr="0068449E">
        <w:rPr>
          <w:sz w:val="24"/>
          <w:szCs w:val="24"/>
        </w:rPr>
        <w:t xml:space="preserve"> with clean hands and a pure heart. Our response to His holiness</w:t>
      </w:r>
      <w:r>
        <w:rPr>
          <w:sz w:val="24"/>
          <w:szCs w:val="24"/>
        </w:rPr>
        <w:t xml:space="preserve"> will lead us to see our sin, resulting in</w:t>
      </w:r>
      <w:r w:rsidRPr="0068449E">
        <w:rPr>
          <w:sz w:val="24"/>
          <w:szCs w:val="24"/>
        </w:rPr>
        <w:t xml:space="preserve"> </w:t>
      </w:r>
      <w:r w:rsidRPr="00135B7C">
        <w:rPr>
          <w:noProof/>
          <w:sz w:val="24"/>
          <w:szCs w:val="24"/>
        </w:rPr>
        <w:t>confession</w:t>
      </w:r>
      <w:r>
        <w:rPr>
          <w:noProof/>
          <w:sz w:val="24"/>
          <w:szCs w:val="24"/>
        </w:rPr>
        <w:t xml:space="preserve"> (Psalm 24:1-6; 1 John 1:5-10)</w:t>
      </w:r>
      <w:r w:rsidRPr="0068449E">
        <w:rPr>
          <w:sz w:val="24"/>
          <w:szCs w:val="24"/>
        </w:rPr>
        <w:t xml:space="preserve">. </w:t>
      </w:r>
    </w:p>
    <w:p w14:paraId="1D5CEFD9" w14:textId="77777777" w:rsidR="00560808" w:rsidRDefault="00560808" w:rsidP="00560808">
      <w:pPr>
        <w:ind w:firstLine="720"/>
        <w:jc w:val="both"/>
        <w:rPr>
          <w:sz w:val="24"/>
          <w:szCs w:val="24"/>
        </w:rPr>
      </w:pPr>
      <w:r w:rsidRPr="00B55F18">
        <w:rPr>
          <w:sz w:val="24"/>
          <w:szCs w:val="24"/>
        </w:rPr>
        <w:t xml:space="preserve"> </w:t>
      </w:r>
      <w:r>
        <w:rPr>
          <w:sz w:val="24"/>
          <w:szCs w:val="24"/>
        </w:rPr>
        <w:t>Second, r</w:t>
      </w:r>
      <w:r w:rsidRPr="00B55F18">
        <w:rPr>
          <w:sz w:val="24"/>
          <w:szCs w:val="24"/>
        </w:rPr>
        <w:t>ead the Bible first</w:t>
      </w:r>
      <w:r>
        <w:rPr>
          <w:sz w:val="24"/>
          <w:szCs w:val="24"/>
        </w:rPr>
        <w:t xml:space="preserve">. I find it helpful to read </w:t>
      </w:r>
      <w:r w:rsidRPr="00B55F18">
        <w:rPr>
          <w:sz w:val="24"/>
          <w:szCs w:val="24"/>
        </w:rPr>
        <w:t>a Proverb</w:t>
      </w:r>
      <w:r>
        <w:rPr>
          <w:sz w:val="24"/>
          <w:szCs w:val="24"/>
        </w:rPr>
        <w:t xml:space="preserve"> or Psalm, as well as a passage from</w:t>
      </w:r>
      <w:r w:rsidRPr="00B55F18">
        <w:rPr>
          <w:sz w:val="24"/>
          <w:szCs w:val="24"/>
        </w:rPr>
        <w:t xml:space="preserve">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r w:rsidRPr="00EC419F">
        <w:rPr>
          <w:sz w:val="24"/>
          <w:szCs w:val="24"/>
        </w:rPr>
        <w:t xml:space="preserve">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38F97E7E" w14:textId="7CDBAA4F" w:rsidR="00A864F9" w:rsidRDefault="00560808" w:rsidP="00567D0A">
      <w:pPr>
        <w:ind w:firstLine="720"/>
        <w:jc w:val="both"/>
        <w:rPr>
          <w:rFonts w:asciiTheme="minorHAnsi" w:hAnsiTheme="minorHAnsi" w:cstheme="minorHAnsi"/>
          <w:b/>
          <w:sz w:val="24"/>
          <w:szCs w:val="24"/>
        </w:rPr>
      </w:pPr>
      <w:r>
        <w:rPr>
          <w:sz w:val="24"/>
          <w:szCs w:val="24"/>
        </w:rPr>
        <w:t>In closing, consider this: our a</w:t>
      </w:r>
      <w:r w:rsidRPr="005A071A">
        <w:rPr>
          <w:sz w:val="24"/>
          <w:szCs w:val="24"/>
        </w:rPr>
        <w:t>ctions speak louder than words</w:t>
      </w:r>
      <w:r>
        <w:rPr>
          <w:sz w:val="24"/>
          <w:szCs w:val="24"/>
        </w:rPr>
        <w:t>. The point is, time alone with God should take precedence over all our other activities. By seeking</w:t>
      </w:r>
      <w:r w:rsidRPr="005A071A">
        <w:rPr>
          <w:sz w:val="24"/>
          <w:szCs w:val="24"/>
        </w:rPr>
        <w:t xml:space="preserve"> </w:t>
      </w:r>
      <w:r>
        <w:rPr>
          <w:sz w:val="24"/>
          <w:szCs w:val="24"/>
        </w:rPr>
        <w:t>Him</w:t>
      </w:r>
      <w:r w:rsidRPr="005A071A">
        <w:rPr>
          <w:sz w:val="24"/>
          <w:szCs w:val="24"/>
        </w:rPr>
        <w:t xml:space="preserve"> first</w:t>
      </w:r>
      <w:r>
        <w:rPr>
          <w:sz w:val="24"/>
          <w:szCs w:val="24"/>
        </w:rPr>
        <w:t>,</w:t>
      </w:r>
      <w:r w:rsidRPr="005A071A">
        <w:rPr>
          <w:sz w:val="24"/>
          <w:szCs w:val="24"/>
        </w:rPr>
        <w:t xml:space="preserve"> we </w:t>
      </w:r>
      <w:r>
        <w:rPr>
          <w:sz w:val="24"/>
          <w:szCs w:val="24"/>
        </w:rPr>
        <w:t>communicate to Him the following:</w:t>
      </w:r>
      <w:r w:rsidRPr="005A071A">
        <w:rPr>
          <w:sz w:val="24"/>
          <w:szCs w:val="24"/>
        </w:rPr>
        <w:t xml:space="preserve"> “I love </w:t>
      </w:r>
      <w:r>
        <w:rPr>
          <w:sz w:val="24"/>
          <w:szCs w:val="24"/>
        </w:rPr>
        <w:t>y</w:t>
      </w:r>
      <w:r w:rsidRPr="005A071A">
        <w:rPr>
          <w:sz w:val="24"/>
          <w:szCs w:val="24"/>
        </w:rPr>
        <w:t>ou</w:t>
      </w:r>
      <w:r>
        <w:rPr>
          <w:sz w:val="24"/>
          <w:szCs w:val="24"/>
        </w:rPr>
        <w:t xml:space="preserve"> Lord…</w:t>
      </w:r>
      <w:r w:rsidRPr="005A071A">
        <w:rPr>
          <w:sz w:val="24"/>
          <w:szCs w:val="24"/>
        </w:rPr>
        <w:t xml:space="preserve"> I </w:t>
      </w:r>
      <w:r>
        <w:rPr>
          <w:sz w:val="24"/>
          <w:szCs w:val="24"/>
        </w:rPr>
        <w:t xml:space="preserve">am dependent upon you…  </w:t>
      </w:r>
      <w:r w:rsidRPr="005A071A">
        <w:rPr>
          <w:sz w:val="24"/>
          <w:szCs w:val="24"/>
        </w:rPr>
        <w:t>I</w:t>
      </w:r>
      <w:r>
        <w:rPr>
          <w:sz w:val="24"/>
          <w:szCs w:val="24"/>
        </w:rPr>
        <w:t xml:space="preserve"> </w:t>
      </w:r>
      <w:r w:rsidRPr="005A071A">
        <w:rPr>
          <w:sz w:val="24"/>
          <w:szCs w:val="24"/>
        </w:rPr>
        <w:t xml:space="preserve">can do nothing without </w:t>
      </w:r>
      <w:r>
        <w:rPr>
          <w:sz w:val="24"/>
          <w:szCs w:val="24"/>
        </w:rPr>
        <w:t>y</w:t>
      </w:r>
      <w:r w:rsidRPr="005A071A">
        <w:rPr>
          <w:sz w:val="24"/>
          <w:szCs w:val="24"/>
        </w:rPr>
        <w:t>ou</w:t>
      </w:r>
      <w:r>
        <w:rPr>
          <w:sz w:val="24"/>
          <w:szCs w:val="24"/>
        </w:rPr>
        <w:t>… You are the most important thing in my life.</w:t>
      </w:r>
      <w:r w:rsidRPr="005A071A">
        <w:rPr>
          <w:sz w:val="24"/>
          <w:szCs w:val="24"/>
        </w:rPr>
        <w:t xml:space="preserve">” </w:t>
      </w:r>
      <w:r>
        <w:rPr>
          <w:sz w:val="24"/>
          <w:szCs w:val="24"/>
        </w:rPr>
        <w:t xml:space="preserve"> Will you accept His invitation?</w:t>
      </w:r>
    </w:p>
    <w:p w14:paraId="56767FAA" w14:textId="77777777" w:rsidR="00560808" w:rsidRDefault="00560808" w:rsidP="00560808">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 xml:space="preserve">John 7:37-38 </w:t>
      </w:r>
      <w:r>
        <w:rPr>
          <w:rFonts w:asciiTheme="minorHAnsi" w:hAnsiTheme="minorHAnsi" w:cstheme="minorHAnsi"/>
          <w:b/>
          <w:sz w:val="24"/>
          <w:szCs w:val="24"/>
        </w:rPr>
        <w:t xml:space="preserve"> </w:t>
      </w:r>
    </w:p>
    <w:p w14:paraId="1B0C7912" w14:textId="77777777" w:rsidR="00560808" w:rsidRDefault="00560808" w:rsidP="00560808">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91"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92"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488D78FC" w14:textId="77777777" w:rsidR="00560808" w:rsidRDefault="00560808" w:rsidP="00560808">
      <w:pPr>
        <w:pStyle w:val="ListParagraph"/>
        <w:rPr>
          <w:sz w:val="24"/>
          <w:szCs w:val="24"/>
        </w:rPr>
      </w:pPr>
    </w:p>
    <w:p w14:paraId="76674664" w14:textId="77777777" w:rsidR="00CC2BF3" w:rsidRDefault="00CC2BF3" w:rsidP="00560808">
      <w:pPr>
        <w:pStyle w:val="ListParagraph"/>
        <w:rPr>
          <w:sz w:val="24"/>
          <w:szCs w:val="24"/>
        </w:rPr>
      </w:pPr>
    </w:p>
    <w:p w14:paraId="73046B47" w14:textId="77777777" w:rsidR="003540A1" w:rsidRDefault="003540A1" w:rsidP="00560808">
      <w:pPr>
        <w:pStyle w:val="ListParagraph"/>
        <w:rPr>
          <w:sz w:val="24"/>
          <w:szCs w:val="24"/>
        </w:rPr>
      </w:pPr>
    </w:p>
    <w:p w14:paraId="0B9473DD" w14:textId="77777777" w:rsidR="003540A1" w:rsidRDefault="003540A1" w:rsidP="00560808">
      <w:pPr>
        <w:pStyle w:val="ListParagraph"/>
        <w:rPr>
          <w:sz w:val="24"/>
          <w:szCs w:val="24"/>
        </w:rPr>
      </w:pPr>
    </w:p>
    <w:p w14:paraId="5E56882F" w14:textId="77777777" w:rsidR="00560808" w:rsidRDefault="00560808" w:rsidP="00560808">
      <w:pPr>
        <w:jc w:val="center"/>
        <w:rPr>
          <w:b/>
          <w:sz w:val="28"/>
          <w:szCs w:val="28"/>
        </w:rPr>
      </w:pPr>
      <w:r w:rsidRPr="5897EC05">
        <w:rPr>
          <w:b/>
          <w:bCs/>
          <w:sz w:val="28"/>
          <w:szCs w:val="28"/>
        </w:rPr>
        <w:t xml:space="preserve">DISCUSSION QUESTIONS: </w:t>
      </w:r>
      <w:r>
        <w:rPr>
          <w:b/>
          <w:bCs/>
          <w:sz w:val="28"/>
          <w:szCs w:val="28"/>
        </w:rPr>
        <w:t>Let’s talk about it.</w:t>
      </w:r>
    </w:p>
    <w:p w14:paraId="38B34D70" w14:textId="77777777" w:rsidR="00560808" w:rsidRDefault="00560808" w:rsidP="00560808">
      <w:pPr>
        <w:pStyle w:val="ListParagraph"/>
        <w:ind w:left="0"/>
        <w:rPr>
          <w:sz w:val="24"/>
          <w:szCs w:val="24"/>
        </w:rPr>
      </w:pPr>
    </w:p>
    <w:p w14:paraId="51AE9DC6" w14:textId="77777777" w:rsidR="00560808" w:rsidRPr="007C0FBF" w:rsidRDefault="00560808" w:rsidP="000D53FF">
      <w:pPr>
        <w:pStyle w:val="ListParagraph"/>
        <w:numPr>
          <w:ilvl w:val="0"/>
          <w:numId w:val="5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 ________________________________________________________________________________________________________________________________________________</w:t>
      </w:r>
    </w:p>
    <w:p w14:paraId="32E797D6" w14:textId="77777777" w:rsidR="00560808" w:rsidRDefault="00560808" w:rsidP="000D53FF">
      <w:pPr>
        <w:pStyle w:val="ListParagraph"/>
        <w:numPr>
          <w:ilvl w:val="0"/>
          <w:numId w:val="5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 ________________________________________________________________________________________________________________________________________________________________________________________________________________________</w:t>
      </w:r>
    </w:p>
    <w:p w14:paraId="79B8BD96" w14:textId="77777777" w:rsidR="00560808" w:rsidRDefault="00560808" w:rsidP="000D53FF">
      <w:pPr>
        <w:pStyle w:val="ListParagraph"/>
        <w:numPr>
          <w:ilvl w:val="0"/>
          <w:numId w:val="59"/>
        </w:numPr>
        <w:rPr>
          <w:sz w:val="24"/>
          <w:szCs w:val="24"/>
        </w:rPr>
      </w:pPr>
      <w:r>
        <w:rPr>
          <w:sz w:val="24"/>
          <w:szCs w:val="24"/>
        </w:rPr>
        <w:t>Psalms 27: 8 say, “…I will seek Your face.”  What other Hebrew word means the same thing as seeking God’s face?  ________________________________________________________________________________________________________________________________________________</w:t>
      </w:r>
    </w:p>
    <w:p w14:paraId="3F4E2352" w14:textId="77777777" w:rsidR="00560808" w:rsidRDefault="00560808" w:rsidP="000D53FF">
      <w:pPr>
        <w:pStyle w:val="ListParagraph"/>
        <w:numPr>
          <w:ilvl w:val="0"/>
          <w:numId w:val="59"/>
        </w:numPr>
        <w:rPr>
          <w:sz w:val="24"/>
          <w:szCs w:val="24"/>
        </w:rPr>
      </w:pPr>
      <w:r>
        <w:rPr>
          <w:sz w:val="24"/>
          <w:szCs w:val="24"/>
        </w:rPr>
        <w:t>Why do you think it is important to seek God the first part of the day? List everything that comes to mind. ________________________________________________________________________________________________________________________________________________________________________________________________________________________</w:t>
      </w:r>
    </w:p>
    <w:p w14:paraId="33ADD622" w14:textId="77777777" w:rsidR="00560808" w:rsidRDefault="00560808" w:rsidP="000D53FF">
      <w:pPr>
        <w:pStyle w:val="ListParagraph"/>
        <w:numPr>
          <w:ilvl w:val="0"/>
          <w:numId w:val="59"/>
        </w:numPr>
        <w:rPr>
          <w:sz w:val="24"/>
          <w:szCs w:val="24"/>
        </w:rPr>
      </w:pPr>
      <w:r>
        <w:rPr>
          <w:sz w:val="24"/>
          <w:szCs w:val="24"/>
        </w:rPr>
        <w:t>Being realistic and creative, list some ways that you can carveout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14:paraId="2EFCABEC" w14:textId="77777777" w:rsidR="00560808" w:rsidRDefault="00560808" w:rsidP="000D53FF">
      <w:pPr>
        <w:pStyle w:val="ListParagraph"/>
        <w:numPr>
          <w:ilvl w:val="0"/>
          <w:numId w:val="59"/>
        </w:numPr>
        <w:rPr>
          <w:sz w:val="24"/>
          <w:szCs w:val="24"/>
        </w:rPr>
      </w:pPr>
      <w:r>
        <w:rPr>
          <w:sz w:val="24"/>
          <w:szCs w:val="24"/>
        </w:rPr>
        <w:t>Without looking, list some of the tools and tips given in this lesson to help in quiet time. ________________________________________________________________________________________________________________________________________________________________________________________________________________________</w:t>
      </w:r>
    </w:p>
    <w:p w14:paraId="2E5C40D8" w14:textId="77777777" w:rsidR="00560808" w:rsidRDefault="00560808" w:rsidP="000D53FF">
      <w:pPr>
        <w:pStyle w:val="ListParagraph"/>
        <w:numPr>
          <w:ilvl w:val="0"/>
          <w:numId w:val="59"/>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14:paraId="24307C95" w14:textId="77777777" w:rsidR="00D9092D" w:rsidRPr="00D9092D" w:rsidRDefault="00D9092D" w:rsidP="00D9092D">
      <w:pPr>
        <w:pStyle w:val="ListParagraph"/>
        <w:numPr>
          <w:ilvl w:val="0"/>
          <w:numId w:val="59"/>
        </w:numPr>
        <w:spacing w:after="0" w:line="240" w:lineRule="auto"/>
        <w:rPr>
          <w:rFonts w:asciiTheme="minorHAnsi" w:hAnsiTheme="minorHAnsi" w:cstheme="minorHAnsi"/>
          <w:b/>
          <w:i/>
          <w:sz w:val="24"/>
          <w:szCs w:val="24"/>
        </w:rPr>
      </w:pPr>
      <w:r>
        <w:rPr>
          <w:rFonts w:asciiTheme="minorHAnsi" w:hAnsiTheme="minorHAnsi" w:cstheme="minorHAnsi"/>
          <w:sz w:val="24"/>
          <w:szCs w:val="24"/>
        </w:rPr>
        <w:t>Read Luke 5:16 and Mathew 11:27-29. W</w:t>
      </w:r>
      <w:r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Pr="00D20649">
        <w:rPr>
          <w:rFonts w:asciiTheme="minorHAnsi" w:hAnsiTheme="minorHAnsi" w:cstheme="minorHAnsi"/>
          <w:sz w:val="24"/>
          <w:szCs w:val="24"/>
        </w:rPr>
        <w:t xml:space="preserve"> example?</w:t>
      </w:r>
    </w:p>
    <w:p w14:paraId="732818FF" w14:textId="77777777" w:rsidR="00D9092D" w:rsidRPr="00D9092D" w:rsidRDefault="00D9092D" w:rsidP="00D9092D">
      <w:pPr>
        <w:pStyle w:val="ListParagraph"/>
        <w:spacing w:after="0" w:line="240" w:lineRule="auto"/>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14:paraId="6453E9AB" w14:textId="77777777" w:rsidR="003218E8" w:rsidRDefault="003218E8" w:rsidP="00A25D86">
      <w:pPr>
        <w:jc w:val="center"/>
        <w:rPr>
          <w:rFonts w:asciiTheme="minorHAnsi" w:hAnsiTheme="minorHAnsi" w:cstheme="minorHAnsi"/>
          <w:b/>
          <w:sz w:val="36"/>
          <w:szCs w:val="36"/>
          <w:lang w:val="en"/>
        </w:rPr>
      </w:pPr>
    </w:p>
    <w:p w14:paraId="023828DB" w14:textId="77777777" w:rsidR="008C7C6B" w:rsidRDefault="00B01C05" w:rsidP="00A25D86">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008C7C6B" w:rsidRPr="005317E3">
        <w:rPr>
          <w:rFonts w:asciiTheme="minorHAnsi" w:hAnsiTheme="minorHAnsi" w:cstheme="minorHAnsi"/>
          <w:b/>
          <w:sz w:val="36"/>
          <w:szCs w:val="36"/>
          <w:lang w:val="en"/>
        </w:rPr>
        <w:t>#</w:t>
      </w:r>
      <w:r w:rsidR="002B5BEF">
        <w:rPr>
          <w:rFonts w:asciiTheme="minorHAnsi" w:hAnsiTheme="minorHAnsi" w:cstheme="minorHAnsi"/>
          <w:b/>
          <w:sz w:val="36"/>
          <w:szCs w:val="36"/>
          <w:lang w:val="en"/>
        </w:rPr>
        <w:t>5</w:t>
      </w:r>
    </w:p>
    <w:p w14:paraId="3F8403F8" w14:textId="77777777" w:rsidR="00BB222D" w:rsidRPr="00BB222D" w:rsidRDefault="00BB222D" w:rsidP="008C7C6B">
      <w:pPr>
        <w:jc w:val="center"/>
        <w:rPr>
          <w:rFonts w:ascii="Edwardian Script ITC" w:hAnsi="Edwardian Script ITC" w:cstheme="minorHAnsi"/>
          <w:b/>
          <w:sz w:val="72"/>
          <w:szCs w:val="72"/>
          <w:lang w:val="en"/>
        </w:rPr>
      </w:pPr>
      <w:r w:rsidRPr="00BB222D">
        <w:rPr>
          <w:rFonts w:ascii="Edwardian Script ITC" w:hAnsi="Edwardian Script ITC" w:cstheme="minorHAnsi"/>
          <w:b/>
          <w:sz w:val="72"/>
          <w:szCs w:val="72"/>
          <w:lang w:val="en"/>
        </w:rPr>
        <w:t xml:space="preserve">Teach Us </w:t>
      </w:r>
      <w:r w:rsidR="00A864F9">
        <w:rPr>
          <w:rFonts w:ascii="Edwardian Script ITC" w:hAnsi="Edwardian Script ITC" w:cstheme="minorHAnsi"/>
          <w:b/>
          <w:sz w:val="72"/>
          <w:szCs w:val="72"/>
          <w:lang w:val="en"/>
        </w:rPr>
        <w:t>to</w:t>
      </w:r>
      <w:r w:rsidRPr="00BB222D">
        <w:rPr>
          <w:rFonts w:ascii="Edwardian Script ITC" w:hAnsi="Edwardian Script ITC" w:cstheme="minorHAnsi"/>
          <w:b/>
          <w:sz w:val="72"/>
          <w:szCs w:val="72"/>
          <w:lang w:val="en"/>
        </w:rPr>
        <w:t xml:space="preserve"> Pray</w:t>
      </w:r>
    </w:p>
    <w:p w14:paraId="46991398" w14:textId="77777777" w:rsidR="008C7C6B" w:rsidRPr="00B543B6" w:rsidRDefault="00156BA7" w:rsidP="007560D5">
      <w:pPr>
        <w:pStyle w:val="line"/>
        <w:jc w:val="center"/>
        <w:rPr>
          <w:rFonts w:asciiTheme="minorHAnsi" w:hAnsiTheme="minorHAnsi"/>
          <w:vanish/>
        </w:rPr>
      </w:pPr>
      <w:hyperlink r:id="rId93" w:anchor="en-NASB-23555" w:tooltip="Go to Matthew 13:15" w:history="1">
        <w:r w:rsidR="008C7C6B" w:rsidRPr="5897EC05">
          <w:rPr>
            <w:rStyle w:val="Hyperlink"/>
            <w:rFonts w:asciiTheme="minorHAnsi" w:eastAsiaTheme="minorEastAsia" w:hAnsiTheme="minorHAnsi" w:cstheme="minorBidi"/>
            <w:vanish/>
          </w:rPr>
          <w:t>Matthew 13:15</w:t>
        </w:r>
      </w:hyperlink>
      <w:r w:rsidR="008C7C6B" w:rsidRPr="5897EC05">
        <w:rPr>
          <w:rFonts w:asciiTheme="minorHAnsi" w:eastAsiaTheme="minorEastAsia" w:hAnsiTheme="minorHAnsi" w:cstheme="minorBidi"/>
          <w:vanish/>
        </w:rPr>
        <w:t xml:space="preserve"> : </w:t>
      </w:r>
      <w:hyperlink r:id="rId94" w:history="1">
        <w:r w:rsidR="008C7C6B" w:rsidRPr="5897EC05">
          <w:rPr>
            <w:rStyle w:val="Hyperlink"/>
            <w:rFonts w:asciiTheme="minorHAnsi" w:eastAsiaTheme="minorEastAsia" w:hAnsiTheme="minorHAnsi" w:cstheme="minorBidi"/>
            <w:vanish/>
          </w:rPr>
          <w:t>Is 6:10; Ps 119:70; Zech 7:11; Luke 19:42; John 8:43, 44; 2 Tim 4:4; Heb 5:11</w:t>
        </w:r>
      </w:hyperlink>
    </w:p>
    <w:p w14:paraId="7991782B" w14:textId="77777777" w:rsidR="008C7C6B" w:rsidRPr="006B0D64" w:rsidRDefault="00156BA7" w:rsidP="008C7C6B">
      <w:pPr>
        <w:rPr>
          <w:rFonts w:asciiTheme="minorHAnsi" w:hAnsiTheme="minorHAnsi" w:cstheme="minorHAnsi"/>
          <w:vanish/>
        </w:rPr>
      </w:pPr>
      <w:hyperlink r:id="rId95" w:anchor="en-NASB-23556" w:tooltip="Go to Matthew 13:16" w:history="1">
        <w:r w:rsidR="008C7C6B" w:rsidRPr="5897EC05">
          <w:rPr>
            <w:rStyle w:val="Hyperlink"/>
            <w:rFonts w:asciiTheme="minorHAnsi" w:eastAsiaTheme="minorEastAsia" w:hAnsiTheme="minorHAnsi" w:cstheme="minorBidi"/>
            <w:vanish/>
          </w:rPr>
          <w:t>Matthew 13:16</w:t>
        </w:r>
      </w:hyperlink>
      <w:r w:rsidR="008C7C6B" w:rsidRPr="5897EC05">
        <w:rPr>
          <w:rFonts w:asciiTheme="minorHAnsi" w:eastAsiaTheme="minorEastAsia" w:hAnsiTheme="minorHAnsi" w:cstheme="minorBidi"/>
          <w:vanish/>
        </w:rPr>
        <w:t xml:space="preserve"> : </w:t>
      </w:r>
      <w:hyperlink r:id="rId96" w:history="1">
        <w:r w:rsidR="008C7C6B" w:rsidRPr="5897EC05">
          <w:rPr>
            <w:rStyle w:val="Hyperlink"/>
            <w:rFonts w:asciiTheme="minorHAnsi" w:eastAsiaTheme="minorEastAsia" w:hAnsiTheme="minorHAnsi" w:cstheme="minorBidi"/>
            <w:vanish/>
          </w:rPr>
          <w:t xml:space="preserve">Matt 13:16-17: </w:t>
        </w:r>
        <w:r w:rsidR="008C7C6B" w:rsidRPr="5897EC05">
          <w:rPr>
            <w:rStyle w:val="Hyperlink"/>
            <w:rFonts w:asciiTheme="minorHAnsi" w:eastAsiaTheme="minorEastAsia" w:hAnsiTheme="minorHAnsi" w:cstheme="minorBidi"/>
            <w:i/>
            <w:iCs/>
            <w:vanish/>
          </w:rPr>
          <w:t>Luke 10:23, 24</w:t>
        </w:r>
        <w:r w:rsidR="008C7C6B" w:rsidRPr="5897EC05">
          <w:rPr>
            <w:rStyle w:val="Hyperlink"/>
            <w:rFonts w:asciiTheme="minorHAnsi" w:eastAsiaTheme="minorEastAsia" w:hAnsiTheme="minorHAnsi" w:cstheme="minorBidi"/>
            <w:vanish/>
          </w:rPr>
          <w:t>; Matt 16:17; John 20:29</w:t>
        </w:r>
      </w:hyperlink>
    </w:p>
    <w:p w14:paraId="5CBC1489" w14:textId="77777777" w:rsidR="008C7C6B" w:rsidRPr="006B0D64" w:rsidRDefault="00156BA7" w:rsidP="00EF73C9">
      <w:pPr>
        <w:numPr>
          <w:ilvl w:val="0"/>
          <w:numId w:val="36"/>
        </w:numPr>
        <w:tabs>
          <w:tab w:val="clear" w:pos="720"/>
          <w:tab w:val="num" w:pos="360"/>
        </w:tabs>
        <w:spacing w:before="100" w:beforeAutospacing="1" w:after="100" w:afterAutospacing="1" w:line="240" w:lineRule="auto"/>
        <w:ind w:left="360"/>
        <w:rPr>
          <w:rFonts w:asciiTheme="minorHAnsi" w:eastAsiaTheme="minorEastAsia" w:hAnsiTheme="minorHAnsi" w:cstheme="minorBidi"/>
          <w:vanish/>
        </w:rPr>
      </w:pPr>
      <w:hyperlink r:id="rId97" w:anchor="en-NASB-23557" w:tooltip="Go to Matthew 13:17" w:history="1">
        <w:r w:rsidR="008C7C6B" w:rsidRPr="5897EC05">
          <w:rPr>
            <w:rStyle w:val="Hyperlink"/>
            <w:rFonts w:asciiTheme="minorHAnsi" w:eastAsiaTheme="minorEastAsia" w:hAnsiTheme="minorHAnsi" w:cstheme="minorBidi"/>
            <w:vanish/>
          </w:rPr>
          <w:t>Matthew 13:17</w:t>
        </w:r>
      </w:hyperlink>
      <w:r w:rsidR="008C7C6B" w:rsidRPr="5897EC05">
        <w:rPr>
          <w:rFonts w:asciiTheme="minorHAnsi" w:eastAsiaTheme="minorEastAsia" w:hAnsiTheme="minorHAnsi" w:cstheme="minorBidi"/>
          <w:vanish/>
        </w:rPr>
        <w:t xml:space="preserve"> : </w:t>
      </w:r>
      <w:hyperlink r:id="rId98" w:history="1">
        <w:r w:rsidR="008C7C6B" w:rsidRPr="5897EC05">
          <w:rPr>
            <w:rStyle w:val="Hyperlink"/>
            <w:rFonts w:asciiTheme="minorHAnsi" w:eastAsiaTheme="minorEastAsia" w:hAnsiTheme="minorHAnsi" w:cstheme="minorBidi"/>
            <w:vanish/>
          </w:rPr>
          <w:t>John 8:56; Heb 11:13; 1 Pet 1:10-12</w:t>
        </w:r>
      </w:hyperlink>
    </w:p>
    <w:p w14:paraId="366CC2FB" w14:textId="77777777" w:rsidR="009F5782" w:rsidRPr="009F5782" w:rsidRDefault="009F5782" w:rsidP="008C7C6B">
      <w:pPr>
        <w:jc w:val="center"/>
        <w:rPr>
          <w:rFonts w:asciiTheme="minorHAnsi" w:hAnsiTheme="minorHAnsi" w:cstheme="minorHAnsi"/>
          <w:b/>
          <w:bCs/>
          <w:sz w:val="28"/>
          <w:szCs w:val="28"/>
        </w:rPr>
      </w:pPr>
      <w:r w:rsidRPr="009F5782">
        <w:rPr>
          <w:rFonts w:asciiTheme="minorHAnsi" w:hAnsiTheme="minorHAnsi" w:cstheme="minorHAnsi"/>
          <w:b/>
          <w:bCs/>
          <w:sz w:val="28"/>
          <w:szCs w:val="28"/>
        </w:rPr>
        <w:t>Key Passages</w:t>
      </w:r>
    </w:p>
    <w:p w14:paraId="0580F0A7" w14:textId="77777777" w:rsidR="009F5782" w:rsidRDefault="009F5782" w:rsidP="009F5782">
      <w:pPr>
        <w:spacing w:after="0"/>
        <w:jc w:val="center"/>
        <w:rPr>
          <w:rFonts w:asciiTheme="minorHAnsi" w:hAnsiTheme="minorHAnsi" w:cstheme="minorHAnsi"/>
          <w:b/>
          <w:sz w:val="24"/>
          <w:szCs w:val="24"/>
        </w:rPr>
      </w:pPr>
      <w:r w:rsidRPr="00BC1FB9">
        <w:rPr>
          <w:rFonts w:asciiTheme="minorHAnsi" w:hAnsiTheme="minorHAnsi" w:cstheme="minorHAnsi"/>
          <w:b/>
          <w:sz w:val="24"/>
          <w:szCs w:val="24"/>
        </w:rPr>
        <w:t xml:space="preserve">Ephesians 6:18-20 </w:t>
      </w:r>
    </w:p>
    <w:p w14:paraId="3E9CE580" w14:textId="77777777" w:rsidR="00BC1FB9" w:rsidRPr="00BC1FB9" w:rsidRDefault="00BC1FB9" w:rsidP="009F5782">
      <w:pPr>
        <w:spacing w:after="0"/>
        <w:jc w:val="center"/>
        <w:rPr>
          <w:rFonts w:asciiTheme="minorHAnsi" w:hAnsiTheme="minorHAnsi" w:cstheme="minorHAnsi"/>
          <w:b/>
          <w:i/>
          <w:sz w:val="24"/>
          <w:szCs w:val="24"/>
        </w:rPr>
      </w:pP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every prayer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petition</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times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Spirit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this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be alert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perseverance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requests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saints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s"/>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also</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be given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message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when I begin to speak</w:t>
      </w:r>
      <w:r w:rsidRPr="00BC1FB9">
        <w:rPr>
          <w:rStyle w:val="apple-converted-space"/>
          <w:rFonts w:asciiTheme="minorHAnsi" w:hAnsiTheme="minorHAnsi" w:cstheme="minorHAnsi"/>
          <w:b/>
          <w:i/>
          <w:color w:val="000000"/>
          <w:sz w:val="24"/>
          <w:szCs w:val="24"/>
          <w:shd w:val="clear" w:color="auto" w:fill="FFFFFF"/>
        </w:rPr>
        <w:t> </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 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confidently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make known</w:t>
      </w:r>
      <w:r w:rsidRPr="00BC1FB9">
        <w:rPr>
          <w:rStyle w:val="apple-converted-space"/>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the mystery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of the gospel</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 which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am an ambassador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chains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 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may be able to speak boldly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ought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 speak</w:t>
      </w:r>
      <w:r w:rsidRPr="00BC1FB9">
        <w:rPr>
          <w:rStyle w:val="netverse"/>
          <w:rFonts w:asciiTheme="minorHAnsi" w:hAnsiTheme="minorHAnsi" w:cstheme="minorHAnsi"/>
          <w:b/>
          <w:i/>
          <w:color w:val="000000"/>
          <w:sz w:val="24"/>
          <w:szCs w:val="24"/>
          <w:shd w:val="clear" w:color="auto" w:fill="FFFFFF"/>
        </w:rPr>
        <w:t>.</w:t>
      </w:r>
    </w:p>
    <w:p w14:paraId="241D2722" w14:textId="77777777" w:rsidR="009F5782" w:rsidRPr="009F5782" w:rsidRDefault="009F5782" w:rsidP="009F5782">
      <w:pPr>
        <w:spacing w:after="0"/>
        <w:jc w:val="center"/>
        <w:rPr>
          <w:rFonts w:asciiTheme="minorHAnsi" w:hAnsiTheme="minorHAnsi" w:cstheme="minorHAnsi"/>
          <w:b/>
          <w:i/>
          <w:sz w:val="24"/>
          <w:szCs w:val="24"/>
        </w:rPr>
      </w:pPr>
      <w:r w:rsidRPr="009F5782">
        <w:rPr>
          <w:rStyle w:val="apple-converted-space"/>
          <w:rFonts w:asciiTheme="minorHAnsi" w:hAnsiTheme="minorHAnsi" w:cstheme="minorHAnsi"/>
          <w:b/>
          <w:i/>
          <w:color w:val="000000"/>
          <w:sz w:val="24"/>
          <w:szCs w:val="24"/>
          <w:shd w:val="clear" w:color="auto" w:fill="FFFFFF"/>
        </w:rPr>
        <w:t> </w:t>
      </w:r>
    </w:p>
    <w:p w14:paraId="0D730FB5" w14:textId="77777777" w:rsidR="00713CED" w:rsidRDefault="00713CED" w:rsidP="00713CED">
      <w:pPr>
        <w:ind w:firstLine="720"/>
        <w:jc w:val="both"/>
        <w:rPr>
          <w:sz w:val="24"/>
          <w:szCs w:val="24"/>
        </w:rPr>
      </w:pPr>
      <w:r>
        <w:rPr>
          <w:sz w:val="24"/>
          <w:szCs w:val="24"/>
        </w:rPr>
        <w:t>Thus far, we have spent four weeks immersing ourselves in the necessity of the Bible</w:t>
      </w:r>
      <w:r w:rsidR="00CC2BF3">
        <w:rPr>
          <w:sz w:val="24"/>
          <w:szCs w:val="24"/>
        </w:rPr>
        <w:t xml:space="preserve"> and how to have a quiet time.</w:t>
      </w:r>
      <w:r>
        <w:rPr>
          <w:sz w:val="24"/>
          <w:szCs w:val="24"/>
        </w:rPr>
        <w:t xml:space="preserve"> This week we will talk about another </w:t>
      </w:r>
      <w:r w:rsidRPr="003C4AAA">
        <w:rPr>
          <w:sz w:val="24"/>
          <w:szCs w:val="24"/>
        </w:rPr>
        <w:t>aspect of the Christian life that</w:t>
      </w:r>
      <w:r>
        <w:rPr>
          <w:sz w:val="24"/>
          <w:szCs w:val="24"/>
        </w:rPr>
        <w:t xml:space="preserve"> is</w:t>
      </w:r>
      <w:r w:rsidRPr="003C4AAA">
        <w:rPr>
          <w:sz w:val="24"/>
          <w:szCs w:val="24"/>
        </w:rPr>
        <w:t xml:space="preserve"> non-negotiable</w:t>
      </w:r>
      <w:r>
        <w:rPr>
          <w:sz w:val="24"/>
          <w:szCs w:val="24"/>
        </w:rPr>
        <w:t xml:space="preserve"> –</w:t>
      </w:r>
      <w:r w:rsidRPr="003C4AAA">
        <w:rPr>
          <w:sz w:val="24"/>
          <w:szCs w:val="24"/>
        </w:rPr>
        <w:t xml:space="preserve"> prayer</w:t>
      </w:r>
      <w:r>
        <w:rPr>
          <w:sz w:val="24"/>
          <w:szCs w:val="24"/>
        </w:rPr>
        <w:t xml:space="preserve">. </w:t>
      </w:r>
      <w:r w:rsidR="00A864F9">
        <w:rPr>
          <w:sz w:val="24"/>
          <w:szCs w:val="24"/>
        </w:rPr>
        <w:t>Prayers is l</w:t>
      </w:r>
      <w:r>
        <w:rPr>
          <w:sz w:val="24"/>
          <w:szCs w:val="24"/>
        </w:rPr>
        <w:t>ike a diamond,</w:t>
      </w:r>
      <w:r w:rsidRPr="004645F1">
        <w:rPr>
          <w:sz w:val="24"/>
          <w:szCs w:val="24"/>
        </w:rPr>
        <w:t xml:space="preserve"> </w:t>
      </w:r>
      <w:r>
        <w:rPr>
          <w:sz w:val="24"/>
          <w:szCs w:val="24"/>
        </w:rPr>
        <w:t>i</w:t>
      </w:r>
      <w:r w:rsidRPr="003C4AAA">
        <w:rPr>
          <w:sz w:val="24"/>
          <w:szCs w:val="24"/>
        </w:rPr>
        <w:t>t’s multifaceted</w:t>
      </w:r>
      <w:r>
        <w:rPr>
          <w:sz w:val="24"/>
          <w:szCs w:val="24"/>
        </w:rPr>
        <w:t>. You have no idea how hard it is to restrain myself</w:t>
      </w:r>
      <w:r w:rsidR="00A864F9">
        <w:rPr>
          <w:sz w:val="24"/>
          <w:szCs w:val="24"/>
        </w:rPr>
        <w:t xml:space="preserve"> from looking</w:t>
      </w:r>
      <w:r>
        <w:rPr>
          <w:sz w:val="24"/>
          <w:szCs w:val="24"/>
        </w:rPr>
        <w:t xml:space="preserve"> at every single aspect of it. The subject is inexhaustible - kind of like the book of Ephesians. </w:t>
      </w:r>
    </w:p>
    <w:p w14:paraId="122E49C1" w14:textId="77777777" w:rsidR="00A864F9" w:rsidRDefault="00807C65" w:rsidP="00A864F9">
      <w:pPr>
        <w:ind w:firstLine="720"/>
        <w:jc w:val="both"/>
        <w:rPr>
          <w:sz w:val="24"/>
          <w:szCs w:val="24"/>
        </w:rPr>
      </w:pPr>
      <w:r>
        <w:rPr>
          <w:sz w:val="24"/>
          <w:szCs w:val="24"/>
        </w:rPr>
        <w:t>On the shelves of my study, there are</w:t>
      </w:r>
      <w:r w:rsidR="00A864F9">
        <w:rPr>
          <w:sz w:val="24"/>
          <w:szCs w:val="24"/>
        </w:rPr>
        <w:t xml:space="preserve"> no less than </w:t>
      </w:r>
      <w:r>
        <w:rPr>
          <w:sz w:val="24"/>
          <w:szCs w:val="24"/>
        </w:rPr>
        <w:t>eight</w:t>
      </w:r>
      <w:r w:rsidR="00A864F9">
        <w:rPr>
          <w:sz w:val="24"/>
          <w:szCs w:val="24"/>
        </w:rPr>
        <w:t xml:space="preserve"> books on prayer</w:t>
      </w:r>
      <w:r>
        <w:rPr>
          <w:sz w:val="24"/>
          <w:szCs w:val="24"/>
        </w:rPr>
        <w:t>. B</w:t>
      </w:r>
      <w:r w:rsidR="00A864F9">
        <w:rPr>
          <w:sz w:val="24"/>
          <w:szCs w:val="24"/>
        </w:rPr>
        <w:t>ut what</w:t>
      </w:r>
      <w:r>
        <w:rPr>
          <w:sz w:val="24"/>
          <w:szCs w:val="24"/>
        </w:rPr>
        <w:t>’s the point in reading books on prayer if you don’t pray?</w:t>
      </w:r>
      <w:r w:rsidR="00A864F9">
        <w:rPr>
          <w:sz w:val="24"/>
          <w:szCs w:val="24"/>
        </w:rPr>
        <w:t xml:space="preserve"> Admittedly though, t</w:t>
      </w:r>
      <w:r w:rsidR="00A864F9" w:rsidRPr="003C4AAA">
        <w:rPr>
          <w:sz w:val="24"/>
          <w:szCs w:val="24"/>
        </w:rPr>
        <w:t xml:space="preserve">here are somethings about prayer that </w:t>
      </w:r>
      <w:r w:rsidR="00A864F9">
        <w:rPr>
          <w:sz w:val="24"/>
          <w:szCs w:val="24"/>
        </w:rPr>
        <w:t>I find</w:t>
      </w:r>
      <w:r w:rsidR="00A864F9" w:rsidRPr="003C4AAA">
        <w:rPr>
          <w:sz w:val="24"/>
          <w:szCs w:val="24"/>
        </w:rPr>
        <w:t xml:space="preserve"> mysterious, heavenly, </w:t>
      </w:r>
      <w:r w:rsidR="00A864F9">
        <w:rPr>
          <w:sz w:val="24"/>
          <w:szCs w:val="24"/>
        </w:rPr>
        <w:t>even supernatural</w:t>
      </w:r>
      <w:r w:rsidR="00A864F9" w:rsidRPr="003C4AAA">
        <w:rPr>
          <w:sz w:val="24"/>
          <w:szCs w:val="24"/>
        </w:rPr>
        <w:t>.</w:t>
      </w:r>
      <w:r w:rsidR="00A864F9">
        <w:rPr>
          <w:sz w:val="24"/>
          <w:szCs w:val="24"/>
        </w:rPr>
        <w:t xml:space="preserve"> </w:t>
      </w:r>
    </w:p>
    <w:p w14:paraId="14D03108" w14:textId="77777777" w:rsidR="00713CED" w:rsidRDefault="00713CED" w:rsidP="00713CED">
      <w:pPr>
        <w:pStyle w:val="ListParagraph"/>
        <w:spacing w:after="480"/>
        <w:ind w:left="0" w:firstLine="720"/>
        <w:contextualSpacing w:val="0"/>
        <w:jc w:val="both"/>
        <w:rPr>
          <w:sz w:val="24"/>
          <w:szCs w:val="24"/>
        </w:rPr>
      </w:pPr>
      <w:r>
        <w:rPr>
          <w:sz w:val="24"/>
          <w:szCs w:val="24"/>
        </w:rPr>
        <w:t xml:space="preserve">Prayer is more than simply talking to God. Prayer is way more </w:t>
      </w:r>
      <w:r w:rsidRPr="003C4AAA">
        <w:rPr>
          <w:sz w:val="24"/>
          <w:szCs w:val="24"/>
        </w:rPr>
        <w:t xml:space="preserve">than that. </w:t>
      </w:r>
      <w:r>
        <w:rPr>
          <w:sz w:val="24"/>
          <w:szCs w:val="24"/>
        </w:rPr>
        <w:t>Our aim though, is</w:t>
      </w:r>
      <w:r w:rsidRPr="00F93F64">
        <w:rPr>
          <w:sz w:val="24"/>
          <w:szCs w:val="24"/>
        </w:rPr>
        <w:t xml:space="preserve"> </w:t>
      </w:r>
      <w:r w:rsidRPr="003C4AAA">
        <w:rPr>
          <w:sz w:val="24"/>
          <w:szCs w:val="24"/>
        </w:rPr>
        <w:t>not to</w:t>
      </w:r>
      <w:r w:rsidRPr="000753E1">
        <w:rPr>
          <w:sz w:val="24"/>
          <w:szCs w:val="24"/>
        </w:rPr>
        <w:t xml:space="preserve"> </w:t>
      </w:r>
      <w:r w:rsidRPr="003C4AAA">
        <w:rPr>
          <w:sz w:val="24"/>
          <w:szCs w:val="24"/>
        </w:rPr>
        <w:t>learn a new</w:t>
      </w:r>
      <w:r>
        <w:rPr>
          <w:sz w:val="24"/>
          <w:szCs w:val="24"/>
        </w:rPr>
        <w:t xml:space="preserve"> set of rote prayers to recite, nor to</w:t>
      </w:r>
      <w:r w:rsidRPr="003C4AAA">
        <w:rPr>
          <w:sz w:val="24"/>
          <w:szCs w:val="24"/>
        </w:rPr>
        <w:t xml:space="preserve"> study prayer for the sake of information.</w:t>
      </w:r>
      <w:r>
        <w:rPr>
          <w:sz w:val="24"/>
          <w:szCs w:val="24"/>
        </w:rPr>
        <w:t xml:space="preserve"> But rather,</w:t>
      </w:r>
      <w:r w:rsidRPr="003C4AAA">
        <w:rPr>
          <w:sz w:val="24"/>
          <w:szCs w:val="24"/>
        </w:rPr>
        <w:t xml:space="preserve"> </w:t>
      </w:r>
      <w:r>
        <w:rPr>
          <w:sz w:val="24"/>
          <w:szCs w:val="24"/>
        </w:rPr>
        <w:t>to</w:t>
      </w:r>
      <w:r w:rsidRPr="003C4AAA">
        <w:rPr>
          <w:sz w:val="24"/>
          <w:szCs w:val="24"/>
        </w:rPr>
        <w:t xml:space="preserve"> gain a deeper comprehension of this weighty and valuable </w:t>
      </w:r>
      <w:r>
        <w:rPr>
          <w:sz w:val="24"/>
          <w:szCs w:val="24"/>
        </w:rPr>
        <w:t>privilege</w:t>
      </w:r>
      <w:r w:rsidRPr="003C4AAA">
        <w:rPr>
          <w:sz w:val="24"/>
          <w:szCs w:val="24"/>
        </w:rPr>
        <w:t xml:space="preserve"> purchased for us by the Lord Jesus. This is about increasing our prayer lives as we partake in communion with our Lord, thus becoming, as it were, </w:t>
      </w:r>
      <w:r>
        <w:rPr>
          <w:sz w:val="24"/>
          <w:szCs w:val="24"/>
        </w:rPr>
        <w:t>“</w:t>
      </w:r>
      <w:r w:rsidRPr="003C4AAA">
        <w:rPr>
          <w:sz w:val="24"/>
          <w:szCs w:val="24"/>
        </w:rPr>
        <w:t>a house of prayer</w:t>
      </w:r>
      <w:r>
        <w:rPr>
          <w:sz w:val="24"/>
          <w:szCs w:val="24"/>
        </w:rPr>
        <w:t>.”</w:t>
      </w:r>
      <w:r w:rsidRPr="003A6A8F">
        <w:rPr>
          <w:sz w:val="24"/>
          <w:szCs w:val="24"/>
        </w:rPr>
        <w:t xml:space="preserve"> </w:t>
      </w:r>
    </w:p>
    <w:p w14:paraId="11F5B110" w14:textId="77777777" w:rsidR="00713CED" w:rsidRPr="00773676" w:rsidRDefault="00713CED" w:rsidP="00713CED">
      <w:pPr>
        <w:spacing w:after="0"/>
        <w:jc w:val="center"/>
        <w:rPr>
          <w:b/>
          <w:bCs/>
          <w:iCs/>
          <w:sz w:val="24"/>
          <w:szCs w:val="24"/>
        </w:rPr>
      </w:pPr>
      <w:r w:rsidRPr="00773676">
        <w:rPr>
          <w:b/>
          <w:bCs/>
          <w:iCs/>
          <w:sz w:val="24"/>
          <w:szCs w:val="24"/>
        </w:rPr>
        <w:t xml:space="preserve">Isaiah 56:6-7 </w:t>
      </w:r>
    </w:p>
    <w:p w14:paraId="19966C49" w14:textId="77777777" w:rsidR="00713CED" w:rsidRPr="00773676" w:rsidRDefault="00713CED" w:rsidP="00713CE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773676">
        <w:rPr>
          <w:rStyle w:val="s"/>
          <w:rFonts w:asciiTheme="minorHAnsi" w:hAnsiTheme="minorHAnsi" w:cstheme="minorHAnsi"/>
          <w:b/>
          <w:i/>
          <w:color w:val="000000"/>
        </w:rPr>
        <w:t>As for foreigners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become followers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 who love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want to be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his servants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observe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 Sabbath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do not defile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it,</w:t>
      </w:r>
    </w:p>
    <w:p w14:paraId="3AC4EC36" w14:textId="77777777" w:rsidR="00713CED" w:rsidRDefault="00713CED" w:rsidP="00713CED">
      <w:pPr>
        <w:pStyle w:val="poetry"/>
        <w:shd w:val="clear" w:color="auto" w:fill="FFFFFF"/>
        <w:spacing w:before="0" w:beforeAutospacing="0" w:after="0" w:afterAutospacing="0"/>
        <w:ind w:left="240"/>
        <w:jc w:val="center"/>
        <w:rPr>
          <w:rStyle w:val="netverse"/>
          <w:rFonts w:asciiTheme="minorHAnsi" w:hAnsiTheme="minorHAnsi" w:cstheme="minorHAnsi"/>
          <w:b/>
          <w:i/>
          <w:color w:val="000000"/>
        </w:rPr>
      </w:pPr>
      <w:r w:rsidRPr="00773676">
        <w:rPr>
          <w:rStyle w:val="s"/>
          <w:rFonts w:asciiTheme="minorHAnsi" w:hAnsiTheme="minorHAnsi" w:cstheme="minorHAnsi"/>
          <w:b/>
          <w:i/>
          <w:color w:val="000000"/>
        </w:rPr>
        <w:t>and who are faithful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my covenant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I will bring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them 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holy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mountain</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I will make them happy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 the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people pray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me.</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Their burnt offerings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sacrifices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accepted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altar</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for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known as a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nations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 pray</w:t>
      </w:r>
      <w:r w:rsidRPr="00773676">
        <w:rPr>
          <w:rStyle w:val="netverse"/>
          <w:rFonts w:asciiTheme="minorHAnsi" w:hAnsiTheme="minorHAnsi" w:cstheme="minorHAnsi"/>
          <w:b/>
          <w:i/>
          <w:color w:val="000000"/>
        </w:rPr>
        <w:t>.”</w:t>
      </w:r>
    </w:p>
    <w:p w14:paraId="2FA6963B" w14:textId="77777777" w:rsidR="003218E8" w:rsidRDefault="003218E8" w:rsidP="008C7C6B">
      <w:pPr>
        <w:jc w:val="center"/>
        <w:rPr>
          <w:b/>
          <w:bCs/>
          <w:sz w:val="28"/>
          <w:szCs w:val="28"/>
        </w:rPr>
      </w:pPr>
    </w:p>
    <w:p w14:paraId="70F7E806" w14:textId="099537CD" w:rsidR="008C7C6B" w:rsidRDefault="008C7C6B" w:rsidP="008C7C6B">
      <w:pPr>
        <w:jc w:val="center"/>
        <w:rPr>
          <w:b/>
          <w:bCs/>
          <w:sz w:val="28"/>
          <w:szCs w:val="28"/>
        </w:rPr>
      </w:pPr>
      <w:r>
        <w:rPr>
          <w:b/>
          <w:bCs/>
          <w:sz w:val="28"/>
          <w:szCs w:val="28"/>
        </w:rPr>
        <w:t xml:space="preserve">Teach us to </w:t>
      </w:r>
      <w:r w:rsidRPr="5897EC05">
        <w:rPr>
          <w:b/>
          <w:bCs/>
          <w:sz w:val="28"/>
          <w:szCs w:val="28"/>
        </w:rPr>
        <w:t>Pray</w:t>
      </w:r>
    </w:p>
    <w:p w14:paraId="190A5B8B" w14:textId="77777777" w:rsidR="00993175" w:rsidRDefault="00993175" w:rsidP="00993175">
      <w:pPr>
        <w:pStyle w:val="Header1-Style2"/>
      </w:pPr>
      <w:r>
        <w:t>Lord, Teach Us To Pray</w:t>
      </w:r>
    </w:p>
    <w:p w14:paraId="3D66A7C2" w14:textId="77777777" w:rsidR="00993175" w:rsidRDefault="00993175" w:rsidP="00993175">
      <w:pPr>
        <w:pStyle w:val="Header3-Style2"/>
      </w:pPr>
      <w:r>
        <w:t>Key Passage</w:t>
      </w:r>
    </w:p>
    <w:p w14:paraId="263E8329" w14:textId="77777777" w:rsidR="00993175" w:rsidRDefault="00993175" w:rsidP="00993175">
      <w:pPr>
        <w:ind w:left="9"/>
        <w:jc w:val="center"/>
        <w:rPr>
          <w:b/>
          <w:sz w:val="24"/>
          <w:szCs w:val="24"/>
        </w:rPr>
      </w:pPr>
      <w:r>
        <w:rPr>
          <w:b/>
          <w:sz w:val="24"/>
          <w:szCs w:val="24"/>
        </w:rPr>
        <w:t>Luke 11:1-13</w:t>
      </w:r>
    </w:p>
    <w:p w14:paraId="473A92E3" w14:textId="77777777" w:rsidR="00993175" w:rsidRDefault="00993175" w:rsidP="00993175">
      <w:pPr>
        <w:ind w:left="9"/>
        <w:jc w:val="center"/>
        <w:rPr>
          <w:b/>
          <w:sz w:val="24"/>
          <w:szCs w:val="24"/>
        </w:rPr>
      </w:pPr>
    </w:p>
    <w:p w14:paraId="2D21E3E2" w14:textId="77777777" w:rsidR="00993175" w:rsidRDefault="00993175" w:rsidP="00993175">
      <w:pPr>
        <w:ind w:left="9"/>
        <w:jc w:val="center"/>
        <w:rPr>
          <w:b/>
          <w:sz w:val="28"/>
          <w:szCs w:val="28"/>
        </w:rPr>
      </w:pPr>
      <w:r>
        <w:rPr>
          <w:b/>
          <w:szCs w:val="28"/>
        </w:rPr>
        <w:t>Introduction</w:t>
      </w:r>
    </w:p>
    <w:p w14:paraId="083031A4" w14:textId="77777777" w:rsidR="00993175" w:rsidRDefault="00993175" w:rsidP="00993175">
      <w:pPr>
        <w:ind w:left="9"/>
        <w:jc w:val="center"/>
        <w:rPr>
          <w:b/>
          <w:szCs w:val="28"/>
        </w:rPr>
      </w:pPr>
    </w:p>
    <w:p w14:paraId="3BED2091" w14:textId="77777777" w:rsidR="00993175" w:rsidRDefault="00993175" w:rsidP="00567D0A">
      <w:pPr>
        <w:ind w:right="-288" w:firstLine="720"/>
        <w:jc w:val="both"/>
        <w:rPr>
          <w:sz w:val="24"/>
          <w:szCs w:val="24"/>
        </w:rPr>
      </w:pPr>
      <w:r>
        <w:rPr>
          <w:sz w:val="24"/>
          <w:szCs w:val="24"/>
        </w:rPr>
        <w:t xml:space="preserve">Thanks to the movie The War Room, the church has been awakened to the need for discipleship in the arena of prayer. What a novel idea--that older women should teach the younger women to pray. It’s brilliant. It’s even Biblical! But sadly, it’s rare. Since the move hit the big screen, young women have come out of the wood work searching for mature Christian women to teach them how to pray. A couple have approached me with the request. The truth is, all I have learned about prayer, I learned from some mature godly women who come to my home for discipleship. They discipled me in prayer. </w:t>
      </w:r>
    </w:p>
    <w:p w14:paraId="1307392A" w14:textId="77777777" w:rsidR="00993175" w:rsidRDefault="00993175" w:rsidP="00993175">
      <w:pPr>
        <w:ind w:right="-288" w:firstLine="720"/>
        <w:rPr>
          <w:sz w:val="24"/>
          <w:szCs w:val="24"/>
        </w:rPr>
      </w:pPr>
    </w:p>
    <w:p w14:paraId="1728B59C" w14:textId="77777777" w:rsidR="00993175" w:rsidRDefault="00993175" w:rsidP="00567D0A">
      <w:pPr>
        <w:ind w:right="-288" w:firstLine="720"/>
        <w:jc w:val="both"/>
        <w:rPr>
          <w:sz w:val="24"/>
          <w:szCs w:val="24"/>
        </w:rPr>
      </w:pPr>
      <w:r>
        <w:rPr>
          <w:sz w:val="24"/>
          <w:szCs w:val="24"/>
        </w:rPr>
        <w:t xml:space="preserve">When we come together and bombard the throne of the King in prayer, the most amazing thing happens. The presence of God is almost palatable. There is a reason for that. Prayer is not just bringing request to God, although, that is certainly part of it. The very essence of prayer is drawing near to God in worship and adoration. The account of Mary and Martha proceed Jesus teaching on prayer. That fits in perfectly with our lesson because we are asking the Holy Spirit to come and help us as we sit at Jesus feet, listen to His Word, and learn about prayer. </w:t>
      </w:r>
    </w:p>
    <w:p w14:paraId="0FCBE1BD" w14:textId="77777777" w:rsidR="00993175" w:rsidRDefault="00993175" w:rsidP="00993175">
      <w:pPr>
        <w:ind w:firstLine="720"/>
        <w:rPr>
          <w:sz w:val="24"/>
          <w:szCs w:val="24"/>
        </w:rPr>
      </w:pPr>
    </w:p>
    <w:p w14:paraId="1B9FCEC1" w14:textId="77777777" w:rsidR="00993175" w:rsidRDefault="00993175" w:rsidP="00993175">
      <w:pPr>
        <w:pStyle w:val="Header3-Style2"/>
      </w:pPr>
      <w:r>
        <w:t>The Model Prayer</w:t>
      </w:r>
    </w:p>
    <w:p w14:paraId="5CCB7357" w14:textId="77777777" w:rsidR="00993175" w:rsidRDefault="00993175" w:rsidP="00993175">
      <w:pPr>
        <w:ind w:left="9"/>
        <w:jc w:val="center"/>
        <w:rPr>
          <w:b/>
          <w:sz w:val="24"/>
          <w:szCs w:val="24"/>
        </w:rPr>
      </w:pPr>
      <w:r>
        <w:rPr>
          <w:b/>
          <w:sz w:val="24"/>
          <w:szCs w:val="24"/>
        </w:rPr>
        <w:t>Luke 11:1-4</w:t>
      </w:r>
    </w:p>
    <w:p w14:paraId="0414B769" w14:textId="77777777" w:rsidR="00993175" w:rsidRDefault="00993175" w:rsidP="00993175">
      <w:pPr>
        <w:ind w:firstLine="720"/>
        <w:rPr>
          <w:sz w:val="24"/>
          <w:szCs w:val="24"/>
        </w:rPr>
      </w:pPr>
    </w:p>
    <w:p w14:paraId="29CCF2B7" w14:textId="77777777" w:rsidR="00993175" w:rsidRDefault="00993175" w:rsidP="00567D0A">
      <w:pPr>
        <w:ind w:right="-288" w:firstLine="679"/>
        <w:jc w:val="both"/>
        <w:rPr>
          <w:sz w:val="24"/>
          <w:szCs w:val="24"/>
        </w:rPr>
      </w:pPr>
      <w:r>
        <w:rPr>
          <w:sz w:val="24"/>
          <w:szCs w:val="24"/>
        </w:rPr>
        <w:t xml:space="preserve">Our text for today has been referred to as The Lord’s Prayer, when in fact, it is more of a model prayer. We will study the Lord’s Prayer next (John 17). Now, to aid us and keep us from turning this into a rote prayer, let’s break it down and begin by reading </w:t>
      </w:r>
      <w:r>
        <w:rPr>
          <w:b/>
          <w:sz w:val="24"/>
          <w:szCs w:val="24"/>
          <w:u w:val="single"/>
        </w:rPr>
        <w:t>Luke 11:1-4</w:t>
      </w:r>
      <w:r>
        <w:rPr>
          <w:b/>
          <w:sz w:val="24"/>
          <w:szCs w:val="24"/>
        </w:rPr>
        <w:t>.</w:t>
      </w:r>
      <w:r>
        <w:rPr>
          <w:sz w:val="24"/>
          <w:szCs w:val="24"/>
        </w:rPr>
        <w:t xml:space="preserve"> I would like to draw to your attention some obvious, yet pertinent facts. First being, Jesus prayed. That alone speaks volumes, does it not?</w:t>
      </w:r>
    </w:p>
    <w:p w14:paraId="36881978" w14:textId="77777777" w:rsidR="00993175" w:rsidRDefault="00993175" w:rsidP="00993175">
      <w:pPr>
        <w:ind w:right="-288" w:firstLine="679"/>
        <w:rPr>
          <w:sz w:val="24"/>
          <w:szCs w:val="24"/>
        </w:rPr>
      </w:pPr>
    </w:p>
    <w:p w14:paraId="1E45D2E8" w14:textId="77777777" w:rsidR="00993175" w:rsidRDefault="00993175" w:rsidP="00993175">
      <w:pPr>
        <w:spacing w:after="480"/>
        <w:ind w:right="-288" w:firstLine="720"/>
        <w:rPr>
          <w:sz w:val="24"/>
          <w:szCs w:val="24"/>
        </w:rPr>
      </w:pPr>
      <w:r>
        <w:rPr>
          <w:sz w:val="24"/>
          <w:szCs w:val="24"/>
        </w:rPr>
        <w:t xml:space="preserve">Whose job is it to teach people to pray? Disciple makers, like John the Baptist and Jesus. The anonymous disciple asking the question was most likely the apostle John, who himself was discipled by John the Baptist (John 1:35-37; Luke 9:28-36). The Greek word didasko, translated as </w:t>
      </w:r>
      <w:r>
        <w:rPr>
          <w:i/>
          <w:sz w:val="24"/>
          <w:szCs w:val="24"/>
        </w:rPr>
        <w:t>teach</w:t>
      </w:r>
      <w:r>
        <w:rPr>
          <w:sz w:val="24"/>
          <w:szCs w:val="24"/>
        </w:rPr>
        <w:t xml:space="preserve"> here and Matthew 28:19-20, is defined as: to learn, to teach. What does that tell us about disciple-making? Hint, the aim of this lesson. Jesus said, “When you pray,” inferring that saved people </w:t>
      </w:r>
      <w:r>
        <w:rPr>
          <w:i/>
          <w:sz w:val="24"/>
          <w:szCs w:val="24"/>
        </w:rPr>
        <w:t>will</w:t>
      </w:r>
      <w:r>
        <w:rPr>
          <w:sz w:val="24"/>
          <w:szCs w:val="24"/>
        </w:rPr>
        <w:t xml:space="preserve"> pray. </w:t>
      </w:r>
    </w:p>
    <w:p w14:paraId="77B8DE9A" w14:textId="77777777" w:rsidR="00993175" w:rsidRDefault="00993175" w:rsidP="00993175">
      <w:pPr>
        <w:spacing w:after="480"/>
        <w:ind w:right="-288" w:firstLine="720"/>
        <w:rPr>
          <w:sz w:val="24"/>
          <w:szCs w:val="24"/>
        </w:rPr>
      </w:pPr>
      <w:r>
        <w:rPr>
          <w:sz w:val="24"/>
          <w:szCs w:val="24"/>
        </w:rPr>
        <w:t xml:space="preserve">Now, before we go any farther, here is a question: what exactly is prayer? One might say that prayer is a sacred communion between God, who needs nothing, and His people who can do nothing without Him (Philippians 4:6). Moreover, the sin of prayerlessness is my declaration of independence from God. To quote a Facebook prophet, “Worry is me having a conversation with myself about things I have no control over. Prayer is me having a conversation with God who can change everything!” If true, we presuppose that the Lord of all creation desires to meet with us; having full assurance in the fact that He is all powerful and is actively engaged with His people on earth.  In the words of Brother Lawrence, the sixteenth century monk, “Prayer is the practice of the presence of God.” He taught that prayer brings God’s presence into every dimension of our lives. If we don’t believe that, then we’ll not make it a practice to pray. </w:t>
      </w:r>
    </w:p>
    <w:p w14:paraId="0A40AF5D" w14:textId="77777777" w:rsidR="00993175" w:rsidRDefault="00993175" w:rsidP="00993175">
      <w:pPr>
        <w:spacing w:after="480"/>
        <w:ind w:right="-288"/>
        <w:jc w:val="center"/>
        <w:rPr>
          <w:b/>
          <w:sz w:val="28"/>
          <w:szCs w:val="28"/>
        </w:rPr>
      </w:pPr>
      <w:r>
        <w:rPr>
          <w:b/>
          <w:szCs w:val="28"/>
        </w:rPr>
        <w:t>Who are You Talking to?</w:t>
      </w:r>
    </w:p>
    <w:p w14:paraId="6E94282C" w14:textId="77777777" w:rsidR="00993175" w:rsidRDefault="00993175" w:rsidP="00993175">
      <w:pPr>
        <w:spacing w:after="480"/>
        <w:ind w:right="-288" w:firstLine="720"/>
        <w:rPr>
          <w:sz w:val="24"/>
          <w:szCs w:val="24"/>
        </w:rPr>
      </w:pPr>
      <w:r>
        <w:rPr>
          <w:sz w:val="24"/>
          <w:szCs w:val="24"/>
        </w:rPr>
        <w:t>I have a video on my phone of my six, four, and two-year-old granddaughters singing the Lord’s prayer. To hear their angelic voices singing God’s Word is music to my ears. The cry of my heart is that all my grandchildren will come to know their heavenly Father intimately.</w:t>
      </w:r>
    </w:p>
    <w:p w14:paraId="44D61253" w14:textId="77777777" w:rsidR="00993175" w:rsidRDefault="00993175" w:rsidP="00993175">
      <w:pPr>
        <w:spacing w:after="480"/>
        <w:ind w:right="-288" w:firstLine="720"/>
        <w:rPr>
          <w:sz w:val="24"/>
          <w:szCs w:val="24"/>
        </w:rPr>
      </w:pPr>
      <w:r>
        <w:rPr>
          <w:sz w:val="24"/>
          <w:szCs w:val="24"/>
        </w:rPr>
        <w:t xml:space="preserve"> When Ada, the middle child, was two-and-a-half she stayed the night with us and woke up at 6 am calling for her Noonie… that’s my name.  When she calls, I come running because that’s what Noonie does. Hoping we might all get to sleep a little longer, I scooped her up out of her little bed and brought her down stairs and put her in bed between her Poppy and me.  The silly little thing doesn’t say a word. She just lays there looking back and forth between us. My husband Art, thinking that she may be getting a little home sick, starts talking about the big pancake breakfast he is going to fix. Then, out of the clear blue, she says those now famous words, “Poppy, who are you talking too.!?” Every adult in this family quotes these little girls. It’s so bad that Art and I say it to one another. When he told his boss what Ada said, his boss now quotes her too!</w:t>
      </w:r>
    </w:p>
    <w:p w14:paraId="6389DB2F" w14:textId="77777777" w:rsidR="00993175" w:rsidRDefault="00993175" w:rsidP="00993175">
      <w:pPr>
        <w:spacing w:after="480"/>
        <w:ind w:right="-288" w:firstLine="720"/>
        <w:rPr>
          <w:sz w:val="24"/>
          <w:szCs w:val="24"/>
        </w:rPr>
      </w:pPr>
      <w:r>
        <w:rPr>
          <w:sz w:val="24"/>
          <w:szCs w:val="24"/>
        </w:rPr>
        <w:t xml:space="preserve">Ada got me to thinking about my prayer life. I wonder if the Lord ever looks down and says, “Ginny, who are you talking to?!” “Surely not I.” He’s the King of King and Lord of lords--the Almighty God. He’s all that and so much more but, in Christ, He is our Father… our Poppy… our Daddy. That’s intimacy (Galatians 4:6; 1 John 5:14-15).  Within this familiarity, though, we mustn’t forget that equal to the attribute of love, is God’s holiness. That’s what hollowed means. He lives in a high and holy place that is set apart from sinners (Isaiah 57:15, 59:1-2). </w:t>
      </w:r>
    </w:p>
    <w:p w14:paraId="3AAA7C88" w14:textId="77777777" w:rsidR="00993175" w:rsidRDefault="00993175" w:rsidP="00993175">
      <w:pPr>
        <w:spacing w:after="480"/>
        <w:ind w:right="-288" w:firstLine="720"/>
        <w:rPr>
          <w:sz w:val="24"/>
          <w:szCs w:val="24"/>
        </w:rPr>
      </w:pPr>
      <w:r>
        <w:rPr>
          <w:sz w:val="24"/>
          <w:szCs w:val="24"/>
        </w:rPr>
        <w:t xml:space="preserve">When we pray “Your kingdom come and Your will be done,” we are talking about His sovereign power, authority and rule to be established on earth as it is in heaven (Luke 17:21; Ephesians 1:19-24). </w:t>
      </w:r>
    </w:p>
    <w:p w14:paraId="39783ACF" w14:textId="77777777" w:rsidR="00993175" w:rsidRDefault="00993175" w:rsidP="00993175">
      <w:pPr>
        <w:ind w:right="-288"/>
        <w:jc w:val="center"/>
        <w:rPr>
          <w:b/>
          <w:sz w:val="28"/>
          <w:szCs w:val="28"/>
        </w:rPr>
      </w:pPr>
      <w:r>
        <w:rPr>
          <w:b/>
          <w:szCs w:val="28"/>
        </w:rPr>
        <w:t xml:space="preserve">Let </w:t>
      </w:r>
      <w:r>
        <w:rPr>
          <w:b/>
          <w:i/>
          <w:szCs w:val="28"/>
        </w:rPr>
        <w:t>Us</w:t>
      </w:r>
      <w:r>
        <w:rPr>
          <w:b/>
          <w:szCs w:val="28"/>
        </w:rPr>
        <w:t xml:space="preserve"> Pray</w:t>
      </w:r>
    </w:p>
    <w:p w14:paraId="5474E307" w14:textId="77777777" w:rsidR="00993175" w:rsidRDefault="00993175" w:rsidP="00993175">
      <w:pPr>
        <w:ind w:right="-288"/>
        <w:jc w:val="center"/>
        <w:rPr>
          <w:b/>
          <w:szCs w:val="28"/>
        </w:rPr>
      </w:pPr>
    </w:p>
    <w:p w14:paraId="2336567E" w14:textId="77777777" w:rsidR="00993175" w:rsidRDefault="00993175" w:rsidP="00993175">
      <w:pPr>
        <w:pStyle w:val="ListParagraph"/>
        <w:ind w:left="0" w:right="-288" w:firstLine="720"/>
        <w:rPr>
          <w:sz w:val="24"/>
          <w:szCs w:val="24"/>
        </w:rPr>
      </w:pPr>
      <w:r>
        <w:rPr>
          <w:sz w:val="24"/>
          <w:szCs w:val="24"/>
        </w:rPr>
        <w:t xml:space="preserve">Hinting that this is not an individual prayer, look closer at Jesus’ instructions, “Give </w:t>
      </w:r>
      <w:r>
        <w:rPr>
          <w:i/>
          <w:sz w:val="24"/>
          <w:szCs w:val="24"/>
        </w:rPr>
        <w:t>us</w:t>
      </w:r>
      <w:r>
        <w:rPr>
          <w:sz w:val="24"/>
          <w:szCs w:val="24"/>
        </w:rPr>
        <w:t xml:space="preserve"> this day </w:t>
      </w:r>
      <w:r>
        <w:rPr>
          <w:i/>
          <w:sz w:val="24"/>
          <w:szCs w:val="24"/>
        </w:rPr>
        <w:t>our</w:t>
      </w:r>
      <w:r>
        <w:rPr>
          <w:sz w:val="24"/>
          <w:szCs w:val="24"/>
        </w:rPr>
        <w:t xml:space="preserve"> daily bread.” In a message on prayer, my pastor, David Lawrence, pointed out that of the 37 times in scripture where Jesus taught on prayer, 33 of those passages were speaking of corporate prayer. Additionally, he noted that the prayer closet was a private meeting space like the upper-room where a small group of people prayed together (Acts 2:1-7, 42-47). Walking through the book of Acts, it was apparent why the gospel was advancing with such great power. Every great movement of God was preceded by a group of people who were devoted to prayer.</w:t>
      </w:r>
    </w:p>
    <w:p w14:paraId="76A0D62B" w14:textId="77777777" w:rsidR="00993175" w:rsidRDefault="00993175" w:rsidP="00993175">
      <w:pPr>
        <w:ind w:left="9" w:right="-288" w:firstLine="711"/>
        <w:rPr>
          <w:sz w:val="24"/>
          <w:szCs w:val="24"/>
        </w:rPr>
      </w:pPr>
    </w:p>
    <w:p w14:paraId="13452AE2" w14:textId="77777777" w:rsidR="00993175" w:rsidRDefault="00993175" w:rsidP="00993175">
      <w:pPr>
        <w:pStyle w:val="ListParagraph"/>
        <w:ind w:left="0" w:right="-288" w:firstLine="720"/>
        <w:rPr>
          <w:sz w:val="24"/>
          <w:szCs w:val="24"/>
        </w:rPr>
      </w:pPr>
      <w:r>
        <w:rPr>
          <w:sz w:val="24"/>
          <w:szCs w:val="24"/>
        </w:rPr>
        <w:t xml:space="preserve">The Greek word for pray is </w:t>
      </w:r>
      <w:r>
        <w:rPr>
          <w:i/>
          <w:sz w:val="24"/>
          <w:szCs w:val="24"/>
        </w:rPr>
        <w:t>pros-euche</w:t>
      </w:r>
      <w:r>
        <w:rPr>
          <w:sz w:val="24"/>
          <w:szCs w:val="24"/>
        </w:rPr>
        <w:t>. It means, to pray earnestly, supplicate and worship. Even the word for draw near as used in Hebrews 10:19-23, is akin to prayer. It’s pros-</w:t>
      </w:r>
      <w:r>
        <w:rPr>
          <w:i/>
          <w:sz w:val="24"/>
          <w:szCs w:val="24"/>
        </w:rPr>
        <w:t xml:space="preserve">erchomai </w:t>
      </w:r>
      <w:r>
        <w:rPr>
          <w:sz w:val="24"/>
          <w:szCs w:val="24"/>
        </w:rPr>
        <w:t xml:space="preserve">and means to come near and worship. Another related word translated in Acts 6:4 as </w:t>
      </w:r>
      <w:r>
        <w:rPr>
          <w:i/>
          <w:sz w:val="24"/>
          <w:szCs w:val="24"/>
        </w:rPr>
        <w:t>continually</w:t>
      </w:r>
      <w:r>
        <w:rPr>
          <w:sz w:val="24"/>
          <w:szCs w:val="24"/>
        </w:rPr>
        <w:t xml:space="preserve"> (KJV), is pros-katteroe and means to persevere, constantly, diligently attend assiduously to a task. In this context, </w:t>
      </w:r>
      <w:r>
        <w:rPr>
          <w:i/>
          <w:sz w:val="24"/>
          <w:szCs w:val="24"/>
        </w:rPr>
        <w:t>they</w:t>
      </w:r>
      <w:r>
        <w:rPr>
          <w:sz w:val="24"/>
          <w:szCs w:val="24"/>
        </w:rPr>
        <w:t xml:space="preserve"> devoted themselves continually to prayer and God’s Word. As saints, we are already seated with Christ in the heavenly places (Ephesians 2:6-8). How could we be any closer than that?  When God’s children pray together, not only are we coming near to God, but He comes near to us (Matthew 18:20). </w:t>
      </w:r>
    </w:p>
    <w:p w14:paraId="5F8ACBEF" w14:textId="77777777" w:rsidR="00993175" w:rsidRDefault="00993175" w:rsidP="00993175">
      <w:pPr>
        <w:spacing w:after="0"/>
        <w:jc w:val="center"/>
        <w:rPr>
          <w:b/>
          <w:bCs/>
          <w:iCs/>
          <w:sz w:val="24"/>
          <w:szCs w:val="24"/>
        </w:rPr>
      </w:pPr>
      <w:r>
        <w:rPr>
          <w:b/>
          <w:bCs/>
          <w:iCs/>
          <w:sz w:val="24"/>
          <w:szCs w:val="24"/>
        </w:rPr>
        <w:t>Deuteronomy 4:7 (NIV)</w:t>
      </w:r>
    </w:p>
    <w:p w14:paraId="6ABE73A0" w14:textId="77777777" w:rsidR="00993175" w:rsidRDefault="00993175" w:rsidP="00993175">
      <w:pPr>
        <w:spacing w:after="0"/>
        <w:jc w:val="center"/>
        <w:rPr>
          <w:b/>
          <w:bCs/>
          <w:i/>
          <w:iCs/>
          <w:sz w:val="24"/>
          <w:szCs w:val="24"/>
        </w:rPr>
      </w:pPr>
      <w:r>
        <w:rPr>
          <w:b/>
          <w:bCs/>
          <w:i/>
          <w:iCs/>
          <w:sz w:val="24"/>
          <w:szCs w:val="24"/>
        </w:rPr>
        <w:t xml:space="preserve">What other nation is so great as to have their gods near them the way the LORD our God is near us whenever we pray to Him. </w:t>
      </w:r>
    </w:p>
    <w:p w14:paraId="2766BF3B" w14:textId="77777777" w:rsidR="00993175" w:rsidRDefault="00993175" w:rsidP="00993175">
      <w:pPr>
        <w:spacing w:after="0"/>
        <w:jc w:val="center"/>
        <w:rPr>
          <w:sz w:val="24"/>
          <w:szCs w:val="24"/>
        </w:rPr>
      </w:pPr>
    </w:p>
    <w:p w14:paraId="2BC308CF" w14:textId="77777777" w:rsidR="00993175" w:rsidRDefault="00993175" w:rsidP="00993175">
      <w:pPr>
        <w:pStyle w:val="ListParagraph"/>
        <w:spacing w:after="480"/>
        <w:ind w:left="0" w:right="-288" w:firstLine="720"/>
        <w:rPr>
          <w:sz w:val="24"/>
          <w:szCs w:val="24"/>
        </w:rPr>
      </w:pPr>
      <w:r>
        <w:rPr>
          <w:sz w:val="24"/>
          <w:szCs w:val="24"/>
        </w:rPr>
        <w:t xml:space="preserve">Even the Lord Jesus made it a practice to go up on a mountain to be as close as possible to His Father. Through prayer, we do the same. For when our souls are in tune with the frequency of the Holy Spirit, our prayers are the portal that ushers us into His presence. </w:t>
      </w:r>
    </w:p>
    <w:p w14:paraId="7435C6E3" w14:textId="77777777" w:rsidR="00993175" w:rsidRDefault="00993175" w:rsidP="00993175">
      <w:pPr>
        <w:pStyle w:val="ListParagraph"/>
        <w:spacing w:after="480"/>
        <w:ind w:left="0" w:right="-288" w:firstLine="720"/>
        <w:rPr>
          <w:sz w:val="24"/>
          <w:szCs w:val="24"/>
        </w:rPr>
      </w:pPr>
      <w:r>
        <w:rPr>
          <w:sz w:val="24"/>
          <w:szCs w:val="24"/>
        </w:rPr>
        <w:t xml:space="preserve"> When we know the Word of God, believe it, and obey it, we can confidently pray it (</w:t>
      </w:r>
      <w:r>
        <w:rPr>
          <w:b/>
          <w:sz w:val="24"/>
          <w:szCs w:val="24"/>
        </w:rPr>
        <w:t>John 15:7-8, 16; Proverbs 28:9).</w:t>
      </w:r>
      <w:r>
        <w:rPr>
          <w:sz w:val="24"/>
          <w:szCs w:val="24"/>
        </w:rPr>
        <w:t xml:space="preserve"> When our lives are aligned with the Lord and His Word, like Elijah, our prayers are a powerful force to be reckoned with (1 Peter 3:10-12; 1 John 5:13-15). </w:t>
      </w:r>
    </w:p>
    <w:p w14:paraId="4E1BDC90" w14:textId="77777777" w:rsidR="00993175" w:rsidRDefault="00993175" w:rsidP="00993175">
      <w:pPr>
        <w:spacing w:after="480"/>
        <w:ind w:right="-288"/>
        <w:jc w:val="center"/>
        <w:rPr>
          <w:b/>
          <w:sz w:val="28"/>
          <w:szCs w:val="28"/>
        </w:rPr>
      </w:pPr>
      <w:r>
        <w:rPr>
          <w:b/>
          <w:szCs w:val="28"/>
        </w:rPr>
        <w:t>God Gives Grace to the Humble</w:t>
      </w:r>
    </w:p>
    <w:p w14:paraId="1DE961F2" w14:textId="77777777" w:rsidR="00993175" w:rsidRDefault="00993175" w:rsidP="00993175">
      <w:pPr>
        <w:pStyle w:val="ListParagraph"/>
        <w:spacing w:after="480"/>
        <w:ind w:left="0" w:right="-288" w:firstLine="720"/>
        <w:rPr>
          <w:sz w:val="24"/>
          <w:szCs w:val="24"/>
        </w:rPr>
      </w:pPr>
      <w:r>
        <w:rPr>
          <w:sz w:val="24"/>
          <w:szCs w:val="24"/>
        </w:rPr>
        <w:t xml:space="preserve">“Prayer,” said A.W. Tozer, “is the greatest power on earth if it is practiced in the true fear of the Lord.” Tozer brings up an important aspect of prayer. Read </w:t>
      </w:r>
      <w:r>
        <w:rPr>
          <w:b/>
          <w:sz w:val="24"/>
          <w:szCs w:val="24"/>
        </w:rPr>
        <w:t>1 Peter 5:5-7</w:t>
      </w:r>
      <w:r>
        <w:rPr>
          <w:sz w:val="24"/>
          <w:szCs w:val="24"/>
        </w:rPr>
        <w:t xml:space="preserve">. Humility is the key component of the next part of Jesus’ model prayer -- confession. Read </w:t>
      </w:r>
      <w:r>
        <w:rPr>
          <w:b/>
          <w:sz w:val="24"/>
          <w:szCs w:val="24"/>
        </w:rPr>
        <w:t>James 4:2-10</w:t>
      </w:r>
      <w:r>
        <w:rPr>
          <w:sz w:val="24"/>
          <w:szCs w:val="24"/>
        </w:rPr>
        <w:t xml:space="preserve"> and </w:t>
      </w:r>
      <w:r>
        <w:rPr>
          <w:b/>
          <w:sz w:val="24"/>
          <w:szCs w:val="24"/>
        </w:rPr>
        <w:t>1 John 1:7-10</w:t>
      </w:r>
      <w:r>
        <w:rPr>
          <w:sz w:val="24"/>
          <w:szCs w:val="24"/>
        </w:rPr>
        <w:t>. If you are not quite sure of what specific sins you are guilty of, then ask God to show you (Psalm 139:23-24). To obtain forgiveness requires confessing sins and forsaking them - including the sins of anger, bitterness and unforgiveness (Proverbs 28:13). If we realize how serious unforgiveness is, and the open door it gives to the enemy, we might not be so apt to fall for his trap of temptation. Bottom line is, if we want to be forgiven, we must forgive others and pray for them (</w:t>
      </w:r>
      <w:r>
        <w:rPr>
          <w:b/>
          <w:sz w:val="24"/>
          <w:szCs w:val="24"/>
        </w:rPr>
        <w:t>Matthew 5:43-46; 6:14-15</w:t>
      </w:r>
      <w:r>
        <w:rPr>
          <w:sz w:val="24"/>
          <w:szCs w:val="24"/>
        </w:rPr>
        <w:t>).</w:t>
      </w:r>
    </w:p>
    <w:p w14:paraId="1D5F4E64" w14:textId="77777777" w:rsidR="00993175" w:rsidRDefault="00993175" w:rsidP="00993175">
      <w:pPr>
        <w:pStyle w:val="ListParagraph"/>
        <w:spacing w:after="480"/>
        <w:ind w:left="0" w:right="-288" w:firstLine="720"/>
        <w:rPr>
          <w:b/>
          <w:sz w:val="24"/>
          <w:szCs w:val="24"/>
        </w:rPr>
      </w:pPr>
      <w:r>
        <w:rPr>
          <w:sz w:val="24"/>
          <w:szCs w:val="24"/>
        </w:rPr>
        <w:t xml:space="preserve">Confessing our sins to the Lord, the one we sin against, is part of the process (Psalm 51:1-19). But, read </w:t>
      </w:r>
      <w:r>
        <w:rPr>
          <w:b/>
          <w:sz w:val="24"/>
          <w:szCs w:val="24"/>
        </w:rPr>
        <w:t>James 5:13-20.</w:t>
      </w:r>
      <w:r>
        <w:rPr>
          <w:sz w:val="24"/>
          <w:szCs w:val="24"/>
        </w:rPr>
        <w:t xml:space="preserve"> If you don’t share your burdens of sin, others can’t bare your burdens. With precious few exceptions, I have never seen confession practiced outside of Biblical discipling relationships. When the discipler confesses her sins, then the ones they are discipling will feel safe to do likewise. No proud person is going to own-up to their sin. Case in point, see </w:t>
      </w:r>
      <w:r>
        <w:rPr>
          <w:b/>
          <w:sz w:val="24"/>
          <w:szCs w:val="24"/>
        </w:rPr>
        <w:t>Luke 18:9-14</w:t>
      </w:r>
      <w:r>
        <w:rPr>
          <w:sz w:val="24"/>
          <w:szCs w:val="24"/>
        </w:rPr>
        <w:t xml:space="preserve">. Just the opposite is true for those who humble themselves, confess their sins and forsake them. Read </w:t>
      </w:r>
      <w:r>
        <w:rPr>
          <w:b/>
          <w:sz w:val="24"/>
          <w:szCs w:val="24"/>
        </w:rPr>
        <w:t xml:space="preserve">2 Chronicles 7:14. </w:t>
      </w:r>
    </w:p>
    <w:p w14:paraId="6C4F251F" w14:textId="77777777" w:rsidR="00993175" w:rsidRDefault="00993175" w:rsidP="00993175">
      <w:pPr>
        <w:spacing w:after="0" w:line="240" w:lineRule="auto"/>
        <w:ind w:right="-288"/>
        <w:jc w:val="center"/>
        <w:rPr>
          <w:b/>
          <w:sz w:val="28"/>
          <w:szCs w:val="28"/>
        </w:rPr>
      </w:pPr>
      <w:r>
        <w:rPr>
          <w:b/>
          <w:szCs w:val="28"/>
        </w:rPr>
        <w:t>We Have Not-- Because We Ask Not</w:t>
      </w:r>
    </w:p>
    <w:p w14:paraId="33500B73" w14:textId="77777777" w:rsidR="00993175" w:rsidRDefault="00993175" w:rsidP="00993175">
      <w:pPr>
        <w:spacing w:after="0" w:line="240" w:lineRule="auto"/>
        <w:ind w:right="-288"/>
        <w:jc w:val="center"/>
        <w:rPr>
          <w:b/>
          <w:sz w:val="24"/>
          <w:szCs w:val="24"/>
        </w:rPr>
      </w:pPr>
      <w:r>
        <w:rPr>
          <w:b/>
          <w:sz w:val="24"/>
          <w:szCs w:val="24"/>
        </w:rPr>
        <w:t>Luke 11:5-13</w:t>
      </w:r>
    </w:p>
    <w:p w14:paraId="20D417EA" w14:textId="77777777" w:rsidR="00993175" w:rsidRDefault="00993175" w:rsidP="00993175">
      <w:pPr>
        <w:pStyle w:val="ListParagraph"/>
        <w:spacing w:after="0" w:line="240" w:lineRule="auto"/>
        <w:ind w:left="0" w:right="-288" w:firstLine="720"/>
        <w:jc w:val="center"/>
        <w:rPr>
          <w:b/>
          <w:sz w:val="24"/>
          <w:szCs w:val="24"/>
        </w:rPr>
      </w:pPr>
    </w:p>
    <w:p w14:paraId="03A63D62" w14:textId="77777777" w:rsidR="00993175" w:rsidRDefault="00993175" w:rsidP="00993175">
      <w:pPr>
        <w:pStyle w:val="ListParagraph"/>
        <w:spacing w:after="480"/>
        <w:ind w:left="0" w:right="-288" w:firstLine="720"/>
        <w:rPr>
          <w:sz w:val="24"/>
          <w:szCs w:val="24"/>
        </w:rPr>
      </w:pPr>
      <w:r>
        <w:rPr>
          <w:sz w:val="24"/>
          <w:szCs w:val="24"/>
        </w:rPr>
        <w:t xml:space="preserve">Let’s compare these parables in Luke 11:5-13 to </w:t>
      </w:r>
      <w:r>
        <w:rPr>
          <w:b/>
          <w:sz w:val="24"/>
          <w:szCs w:val="24"/>
        </w:rPr>
        <w:t xml:space="preserve">Luke 18:1-8. </w:t>
      </w:r>
      <w:r>
        <w:rPr>
          <w:sz w:val="24"/>
          <w:szCs w:val="24"/>
        </w:rPr>
        <w:t>There are times when our faith is tested, and it seems as though God’s not listening to our prayers. When this happens, we mustn’t jump to the conclusion that He did not hear us or that He doesn’t care. It may be that there’s an unconfessed sin in the way.  As Donna, a sister in our disciple group so fittingly put it, “Sin is like a blessing blocker!” Furthermore, God’s answer might be no, or yes, but not now. Or, perhaps the answer is coming, and it will be even better than we dared to ask (Ephesians 3:20). What do we do while we wait? We diligently seek the Lord in prayer and get to know Him more personally through His Word. This is where we find Him, and He is the greatest reward of prayer (</w:t>
      </w:r>
      <w:r>
        <w:rPr>
          <w:b/>
          <w:sz w:val="24"/>
          <w:szCs w:val="24"/>
        </w:rPr>
        <w:t>Jeremiah 29:11-16)</w:t>
      </w:r>
      <w:r>
        <w:rPr>
          <w:sz w:val="24"/>
          <w:szCs w:val="24"/>
        </w:rPr>
        <w:t xml:space="preserve">. </w:t>
      </w:r>
    </w:p>
    <w:p w14:paraId="1B8D961F" w14:textId="77777777" w:rsidR="00993175" w:rsidRDefault="00993175" w:rsidP="00993175">
      <w:pPr>
        <w:pStyle w:val="ListParagraph"/>
        <w:spacing w:after="480"/>
        <w:ind w:left="0" w:right="-288" w:firstLine="720"/>
        <w:rPr>
          <w:sz w:val="24"/>
          <w:szCs w:val="24"/>
        </w:rPr>
      </w:pPr>
      <w:r>
        <w:rPr>
          <w:sz w:val="24"/>
          <w:szCs w:val="24"/>
        </w:rPr>
        <w:t>Sisters, God has so much He desires to give us, and yet, we have not because we ask not (</w:t>
      </w:r>
      <w:r>
        <w:rPr>
          <w:b/>
          <w:sz w:val="24"/>
          <w:szCs w:val="24"/>
        </w:rPr>
        <w:t>James 4:2-30</w:t>
      </w:r>
      <w:r>
        <w:rPr>
          <w:sz w:val="24"/>
          <w:szCs w:val="24"/>
        </w:rPr>
        <w:t xml:space="preserve">). Prayer is an honor and a privilege that Jesus purchased for us by His blood. Since He made prayer a priority, shouldn’t we? </w:t>
      </w:r>
    </w:p>
    <w:p w14:paraId="21C4DB9C" w14:textId="77777777" w:rsidR="00993175" w:rsidRDefault="00993175" w:rsidP="00993175">
      <w:pPr>
        <w:ind w:right="-288"/>
        <w:jc w:val="center"/>
        <w:rPr>
          <w:b/>
          <w:sz w:val="28"/>
          <w:szCs w:val="28"/>
        </w:rPr>
      </w:pPr>
      <w:r>
        <w:rPr>
          <w:b/>
          <w:szCs w:val="28"/>
        </w:rPr>
        <w:t>Further Passages on Prayer</w:t>
      </w:r>
    </w:p>
    <w:p w14:paraId="1829B9EE" w14:textId="77777777" w:rsidR="00993175" w:rsidRDefault="00993175" w:rsidP="00993175">
      <w:pPr>
        <w:pStyle w:val="ListParagraph"/>
        <w:numPr>
          <w:ilvl w:val="0"/>
          <w:numId w:val="71"/>
        </w:numPr>
        <w:spacing w:after="200" w:line="276" w:lineRule="auto"/>
        <w:jc w:val="both"/>
        <w:rPr>
          <w:sz w:val="24"/>
          <w:szCs w:val="24"/>
        </w:rPr>
      </w:pPr>
      <w:r>
        <w:rPr>
          <w:sz w:val="24"/>
          <w:szCs w:val="24"/>
        </w:rPr>
        <w:t xml:space="preserve">We pray </w:t>
      </w:r>
      <w:r>
        <w:rPr>
          <w:i/>
          <w:sz w:val="24"/>
          <w:szCs w:val="24"/>
        </w:rPr>
        <w:t>to</w:t>
      </w:r>
      <w:r>
        <w:rPr>
          <w:sz w:val="24"/>
          <w:szCs w:val="24"/>
        </w:rPr>
        <w:t xml:space="preserve"> the Father: Matthew 6:9; Galatians 6:4.</w:t>
      </w:r>
    </w:p>
    <w:p w14:paraId="13CE932A" w14:textId="77777777" w:rsidR="00993175" w:rsidRDefault="00993175" w:rsidP="00993175">
      <w:pPr>
        <w:pStyle w:val="ListParagraph"/>
        <w:numPr>
          <w:ilvl w:val="0"/>
          <w:numId w:val="71"/>
        </w:numPr>
        <w:spacing w:after="200" w:line="276" w:lineRule="auto"/>
        <w:jc w:val="both"/>
        <w:rPr>
          <w:sz w:val="24"/>
          <w:szCs w:val="24"/>
        </w:rPr>
      </w:pPr>
      <w:r>
        <w:rPr>
          <w:sz w:val="24"/>
          <w:szCs w:val="24"/>
        </w:rPr>
        <w:t xml:space="preserve">We pray </w:t>
      </w:r>
      <w:r>
        <w:rPr>
          <w:i/>
          <w:sz w:val="24"/>
          <w:szCs w:val="24"/>
        </w:rPr>
        <w:t>in the Name</w:t>
      </w:r>
      <w:r>
        <w:rPr>
          <w:sz w:val="24"/>
          <w:szCs w:val="24"/>
        </w:rPr>
        <w:t xml:space="preserve"> of the Son:  John 14:6,13-14, 16:23-24; 1 John 2:1-2.</w:t>
      </w:r>
    </w:p>
    <w:p w14:paraId="76F07278" w14:textId="77777777" w:rsidR="00993175" w:rsidRDefault="00993175" w:rsidP="00993175">
      <w:pPr>
        <w:pStyle w:val="ListParagraph"/>
        <w:numPr>
          <w:ilvl w:val="0"/>
          <w:numId w:val="71"/>
        </w:numPr>
        <w:spacing w:after="200" w:line="276" w:lineRule="auto"/>
        <w:jc w:val="both"/>
        <w:rPr>
          <w:sz w:val="24"/>
          <w:szCs w:val="24"/>
        </w:rPr>
      </w:pPr>
      <w:r>
        <w:rPr>
          <w:sz w:val="24"/>
          <w:szCs w:val="24"/>
        </w:rPr>
        <w:t xml:space="preserve">We pray </w:t>
      </w:r>
      <w:r>
        <w:rPr>
          <w:i/>
          <w:sz w:val="24"/>
          <w:szCs w:val="24"/>
        </w:rPr>
        <w:t xml:space="preserve">in the Spirit </w:t>
      </w:r>
      <w:r>
        <w:rPr>
          <w:sz w:val="24"/>
          <w:szCs w:val="24"/>
        </w:rPr>
        <w:t>with all prayers and supplications: Ephesians 6:14-18.</w:t>
      </w:r>
    </w:p>
    <w:p w14:paraId="016458FD" w14:textId="77777777" w:rsidR="00993175" w:rsidRDefault="00993175" w:rsidP="00993175">
      <w:pPr>
        <w:pStyle w:val="ListParagraph"/>
        <w:numPr>
          <w:ilvl w:val="0"/>
          <w:numId w:val="71"/>
        </w:numPr>
        <w:spacing w:after="200" w:line="276" w:lineRule="auto"/>
        <w:rPr>
          <w:sz w:val="24"/>
          <w:szCs w:val="24"/>
        </w:rPr>
      </w:pPr>
      <w:r>
        <w:rPr>
          <w:sz w:val="24"/>
          <w:szCs w:val="24"/>
        </w:rPr>
        <w:t xml:space="preserve">Pray about everything giving thanks, we make our request known to God: Philippians 4:4-7; Colossians 1:3.  </w:t>
      </w:r>
    </w:p>
    <w:p w14:paraId="01B68AE6" w14:textId="77777777" w:rsidR="00993175" w:rsidRDefault="00993175" w:rsidP="00993175">
      <w:pPr>
        <w:pStyle w:val="ListParagraph"/>
        <w:numPr>
          <w:ilvl w:val="0"/>
          <w:numId w:val="72"/>
        </w:numPr>
        <w:spacing w:after="200" w:line="276" w:lineRule="auto"/>
        <w:rPr>
          <w:sz w:val="24"/>
          <w:szCs w:val="24"/>
        </w:rPr>
      </w:pPr>
      <w:r>
        <w:rPr>
          <w:sz w:val="24"/>
          <w:szCs w:val="24"/>
        </w:rPr>
        <w:t>We devote ourselves to prayer: Romans 12:9-12; Colossians 4:2-3, 12.</w:t>
      </w:r>
    </w:p>
    <w:p w14:paraId="52FB5ABE" w14:textId="77777777" w:rsidR="00993175" w:rsidRDefault="00993175" w:rsidP="00993175">
      <w:pPr>
        <w:pStyle w:val="ListParagraph"/>
        <w:numPr>
          <w:ilvl w:val="0"/>
          <w:numId w:val="72"/>
        </w:numPr>
        <w:spacing w:after="200" w:line="276" w:lineRule="auto"/>
        <w:rPr>
          <w:sz w:val="24"/>
          <w:szCs w:val="24"/>
        </w:rPr>
      </w:pPr>
      <w:r>
        <w:rPr>
          <w:sz w:val="24"/>
          <w:szCs w:val="24"/>
        </w:rPr>
        <w:t>Pray persistently with boldness: Luke 11:5-13; Mark 7:24-30; 1 Thessalonians 5:17-19.</w:t>
      </w:r>
    </w:p>
    <w:p w14:paraId="0FD5116A" w14:textId="77777777" w:rsidR="00993175" w:rsidRDefault="00993175" w:rsidP="00993175">
      <w:pPr>
        <w:pStyle w:val="ListParagraph"/>
        <w:numPr>
          <w:ilvl w:val="0"/>
          <w:numId w:val="72"/>
        </w:numPr>
        <w:spacing w:after="200" w:line="276" w:lineRule="auto"/>
        <w:rPr>
          <w:sz w:val="24"/>
          <w:szCs w:val="24"/>
        </w:rPr>
      </w:pPr>
      <w:r>
        <w:rPr>
          <w:sz w:val="24"/>
          <w:szCs w:val="24"/>
        </w:rPr>
        <w:t>Pray for our needs: James 4:1-10, 5:13-20.</w:t>
      </w:r>
    </w:p>
    <w:p w14:paraId="7C09C753" w14:textId="77777777" w:rsidR="00993175" w:rsidRDefault="00993175" w:rsidP="00993175">
      <w:pPr>
        <w:pStyle w:val="ListParagraph"/>
        <w:numPr>
          <w:ilvl w:val="0"/>
          <w:numId w:val="72"/>
        </w:numPr>
        <w:spacing w:after="200" w:line="276" w:lineRule="auto"/>
        <w:rPr>
          <w:sz w:val="24"/>
          <w:szCs w:val="24"/>
        </w:rPr>
      </w:pPr>
      <w:r>
        <w:rPr>
          <w:sz w:val="24"/>
          <w:szCs w:val="24"/>
        </w:rPr>
        <w:t>Pray when in despair and in times of trouble: Psalms 35; 42; 46; Isaiah 50:6-11; 1 Peter 1:21-23, 4:14-18.</w:t>
      </w:r>
    </w:p>
    <w:p w14:paraId="1E30C7B8" w14:textId="77777777" w:rsidR="00993175" w:rsidRDefault="00993175" w:rsidP="00993175">
      <w:pPr>
        <w:pStyle w:val="ListParagraph"/>
        <w:numPr>
          <w:ilvl w:val="0"/>
          <w:numId w:val="72"/>
        </w:numPr>
        <w:spacing w:after="200" w:line="276" w:lineRule="auto"/>
        <w:rPr>
          <w:sz w:val="24"/>
          <w:szCs w:val="24"/>
        </w:rPr>
      </w:pPr>
      <w:r>
        <w:rPr>
          <w:sz w:val="24"/>
          <w:szCs w:val="24"/>
        </w:rPr>
        <w:t>Pray for our physical and spiritual children: Lamentations 2:19; Isaiah 49:22-25, 54:1-5, 13; 3 John 2-5.</w:t>
      </w:r>
    </w:p>
    <w:p w14:paraId="506AAE64" w14:textId="77777777" w:rsidR="00993175" w:rsidRDefault="00993175" w:rsidP="00993175">
      <w:pPr>
        <w:pStyle w:val="ListParagraph"/>
        <w:spacing w:after="200" w:line="276" w:lineRule="auto"/>
        <w:ind w:left="1440"/>
        <w:rPr>
          <w:sz w:val="24"/>
          <w:szCs w:val="24"/>
        </w:rPr>
      </w:pPr>
    </w:p>
    <w:p w14:paraId="27B11649" w14:textId="77777777" w:rsidR="00993175" w:rsidRDefault="00993175" w:rsidP="00993175">
      <w:pPr>
        <w:spacing w:after="0"/>
        <w:jc w:val="center"/>
        <w:rPr>
          <w:b/>
          <w:bCs/>
          <w:iCs/>
          <w:sz w:val="24"/>
          <w:szCs w:val="24"/>
        </w:rPr>
      </w:pPr>
      <w:r>
        <w:rPr>
          <w:b/>
          <w:bCs/>
          <w:iCs/>
          <w:sz w:val="24"/>
          <w:szCs w:val="24"/>
        </w:rPr>
        <w:t>Psalm 145:18-19 (NIV)</w:t>
      </w:r>
    </w:p>
    <w:p w14:paraId="4FB0ADD5" w14:textId="77777777" w:rsidR="00993175" w:rsidRDefault="00993175" w:rsidP="00993175">
      <w:pPr>
        <w:spacing w:after="0"/>
        <w:jc w:val="center"/>
        <w:rPr>
          <w:b/>
          <w:bCs/>
          <w:i/>
          <w:iCs/>
          <w:sz w:val="24"/>
          <w:szCs w:val="24"/>
        </w:rPr>
      </w:pPr>
      <w:r>
        <w:rPr>
          <w:b/>
          <w:bCs/>
          <w:i/>
          <w:iCs/>
          <w:sz w:val="24"/>
          <w:szCs w:val="24"/>
        </w:rPr>
        <w:t xml:space="preserve"> The LORD is near to all who cry out to Him, to all who call on Him in truth. He fulfills the desires of those who fear him; he hears their cry and saves them.</w:t>
      </w:r>
    </w:p>
    <w:p w14:paraId="4809B0E0" w14:textId="77777777" w:rsidR="00993175" w:rsidRDefault="00993175" w:rsidP="00993175">
      <w:pPr>
        <w:spacing w:after="0"/>
        <w:jc w:val="center"/>
        <w:rPr>
          <w:b/>
          <w:bCs/>
          <w:i/>
          <w:iCs/>
          <w:sz w:val="24"/>
          <w:szCs w:val="24"/>
        </w:rPr>
      </w:pPr>
    </w:p>
    <w:p w14:paraId="36D35BD0" w14:textId="77777777" w:rsidR="00993175" w:rsidRDefault="00993175" w:rsidP="00993175">
      <w:pPr>
        <w:pStyle w:val="ListParagraph"/>
        <w:ind w:left="0" w:right="-288" w:firstLine="720"/>
        <w:rPr>
          <w:sz w:val="24"/>
          <w:szCs w:val="24"/>
        </w:rPr>
      </w:pPr>
      <w:r>
        <w:rPr>
          <w:sz w:val="24"/>
          <w:szCs w:val="24"/>
        </w:rPr>
        <w:t xml:space="preserve">As we conclude this lesson, here is a powerful story that illustrates the reality of the above passage. In May 22, 2011 a catastrophic EF5-tornado struck Joplin, Missouri. There was a group of people hunkered down in a convenient store beer cooler. As the killer tornado barreled towards them, someone pulled out their cell phone and videoed what took place. (If you Google “First Person video of Joplin MO tornado,” you will find two short videos of this.) It was pitch black, so you can’t see much, but the sounds are deafening. In the chaos you hear people screaming and crying out to “god.” They don’t even know His Name. Then you hear the voice of one woman calling on the only One who has the power to save (Acts 4:12; Romans 10:9; Ephesians 1:20-21; Philippians 2:9-11). In a calm voice, you can hear her saying… “Jesus, Jesus, Jesus... oh Heavenly Father… Jesus watch over us… thank you Jesus.” You know what? The Father heard His daughter’s cry, came near to her in that beer cooler. Consequently, they were all saved.  </w:t>
      </w:r>
    </w:p>
    <w:p w14:paraId="65761D9E" w14:textId="77777777" w:rsidR="00993175" w:rsidRDefault="00993175" w:rsidP="00993175">
      <w:pPr>
        <w:pStyle w:val="ListParagraph"/>
        <w:ind w:left="0" w:right="-288" w:firstLine="720"/>
        <w:rPr>
          <w:sz w:val="24"/>
          <w:szCs w:val="24"/>
        </w:rPr>
      </w:pPr>
    </w:p>
    <w:p w14:paraId="7F5B152E" w14:textId="77777777" w:rsidR="00993175" w:rsidRDefault="00993175" w:rsidP="00993175">
      <w:pPr>
        <w:pStyle w:val="ListParagraph"/>
        <w:ind w:left="0" w:right="-288" w:firstLine="720"/>
        <w:rPr>
          <w:sz w:val="24"/>
          <w:szCs w:val="24"/>
        </w:rPr>
      </w:pPr>
      <w:r>
        <w:rPr>
          <w:sz w:val="24"/>
          <w:szCs w:val="24"/>
        </w:rPr>
        <w:t>We’ll end with some food for thought: What if you’re the only one in a current situation who can call on God your Father and bring Him near. How many people might be saved if you do?</w:t>
      </w:r>
    </w:p>
    <w:p w14:paraId="64487D4B" w14:textId="77777777" w:rsidR="00993175" w:rsidRDefault="00993175" w:rsidP="00993175">
      <w:pPr>
        <w:pStyle w:val="ListParagraph"/>
        <w:ind w:left="0" w:right="-288" w:firstLine="720"/>
        <w:rPr>
          <w:sz w:val="24"/>
          <w:szCs w:val="24"/>
        </w:rPr>
      </w:pPr>
    </w:p>
    <w:p w14:paraId="4BFBA28D" w14:textId="77777777" w:rsidR="00993175" w:rsidRDefault="00993175" w:rsidP="00993175">
      <w:pPr>
        <w:pStyle w:val="ListParagraph"/>
        <w:ind w:left="0" w:right="-288"/>
        <w:jc w:val="center"/>
        <w:rPr>
          <w:b/>
          <w:sz w:val="28"/>
          <w:szCs w:val="28"/>
        </w:rPr>
      </w:pPr>
      <w:r>
        <w:rPr>
          <w:b/>
          <w:szCs w:val="28"/>
        </w:rPr>
        <w:t>Memory Verse</w:t>
      </w:r>
    </w:p>
    <w:p w14:paraId="0F97E22D" w14:textId="77777777" w:rsidR="00993175" w:rsidRDefault="00993175" w:rsidP="00993175">
      <w:pPr>
        <w:pStyle w:val="ListParagraph"/>
        <w:ind w:left="0" w:right="-288"/>
        <w:jc w:val="center"/>
        <w:rPr>
          <w:b/>
          <w:sz w:val="24"/>
          <w:szCs w:val="24"/>
        </w:rPr>
      </w:pPr>
      <w:r>
        <w:rPr>
          <w:b/>
          <w:sz w:val="24"/>
          <w:szCs w:val="24"/>
        </w:rPr>
        <w:t>Luke 11:1-4</w:t>
      </w:r>
    </w:p>
    <w:p w14:paraId="50CCA1DA" w14:textId="77777777" w:rsidR="00993175" w:rsidRDefault="00993175" w:rsidP="00993175">
      <w:pPr>
        <w:pStyle w:val="ListParagraph"/>
        <w:ind w:left="0" w:right="-288"/>
        <w:jc w:val="center"/>
        <w:rPr>
          <w:b/>
          <w:sz w:val="24"/>
          <w:szCs w:val="24"/>
        </w:rPr>
      </w:pPr>
    </w:p>
    <w:p w14:paraId="556A094D" w14:textId="77777777" w:rsidR="00993175" w:rsidRDefault="00993175" w:rsidP="00993175">
      <w:pPr>
        <w:pStyle w:val="ListParagraph"/>
        <w:ind w:left="0" w:right="-288"/>
        <w:jc w:val="center"/>
        <w:rPr>
          <w:b/>
          <w:sz w:val="24"/>
          <w:szCs w:val="24"/>
        </w:rPr>
      </w:pPr>
    </w:p>
    <w:p w14:paraId="5FF3B865" w14:textId="77777777" w:rsidR="00993175" w:rsidRDefault="00993175" w:rsidP="00993175">
      <w:pPr>
        <w:pStyle w:val="ListParagraph"/>
        <w:ind w:left="0" w:right="-288"/>
        <w:jc w:val="center"/>
        <w:rPr>
          <w:b/>
          <w:sz w:val="24"/>
          <w:szCs w:val="24"/>
        </w:rPr>
      </w:pPr>
    </w:p>
    <w:p w14:paraId="23F5EA56" w14:textId="77777777" w:rsidR="00993175" w:rsidRDefault="00993175" w:rsidP="00993175">
      <w:pPr>
        <w:pStyle w:val="ListParagraph"/>
        <w:ind w:left="0" w:right="-288"/>
        <w:jc w:val="center"/>
        <w:rPr>
          <w:b/>
          <w:sz w:val="24"/>
          <w:szCs w:val="24"/>
        </w:rPr>
      </w:pPr>
    </w:p>
    <w:p w14:paraId="2C2BB172" w14:textId="77777777" w:rsidR="00993175" w:rsidRDefault="00993175" w:rsidP="00993175">
      <w:pPr>
        <w:pStyle w:val="ListParagraph"/>
        <w:ind w:left="0" w:right="-288"/>
        <w:jc w:val="center"/>
        <w:rPr>
          <w:b/>
          <w:sz w:val="24"/>
          <w:szCs w:val="24"/>
        </w:rPr>
      </w:pPr>
    </w:p>
    <w:p w14:paraId="234331D7" w14:textId="77777777" w:rsidR="00993175" w:rsidRDefault="00993175" w:rsidP="00993175">
      <w:pPr>
        <w:pStyle w:val="ListParagraph"/>
        <w:ind w:left="0" w:right="-288"/>
        <w:jc w:val="center"/>
        <w:rPr>
          <w:b/>
          <w:sz w:val="24"/>
          <w:szCs w:val="24"/>
        </w:rPr>
      </w:pPr>
    </w:p>
    <w:p w14:paraId="63DBCD42" w14:textId="77777777" w:rsidR="00993175" w:rsidRDefault="00993175" w:rsidP="00993175">
      <w:pPr>
        <w:pStyle w:val="ListParagraph"/>
        <w:ind w:left="0" w:right="-288"/>
        <w:jc w:val="center"/>
        <w:rPr>
          <w:b/>
          <w:sz w:val="24"/>
          <w:szCs w:val="24"/>
        </w:rPr>
      </w:pPr>
    </w:p>
    <w:p w14:paraId="025E5A1C" w14:textId="77777777" w:rsidR="00993175" w:rsidRDefault="00993175" w:rsidP="00993175">
      <w:pPr>
        <w:ind w:right="-288"/>
        <w:jc w:val="center"/>
        <w:rPr>
          <w:ins w:id="1283" w:author="Walter Moore" w:date="2019-01-04T15:00:00Z"/>
          <w:b/>
          <w:sz w:val="28"/>
        </w:rPr>
      </w:pPr>
      <w:r>
        <w:rPr>
          <w:b/>
        </w:rPr>
        <w:t>Day 5 Session Ten</w:t>
      </w:r>
    </w:p>
    <w:p w14:paraId="78B3A4AF" w14:textId="77777777" w:rsidR="00993175" w:rsidRDefault="00993175" w:rsidP="00993175">
      <w:pPr>
        <w:pStyle w:val="ListParagraph"/>
        <w:ind w:left="0" w:right="-288"/>
        <w:jc w:val="center"/>
        <w:rPr>
          <w:b/>
          <w:color w:val="000000"/>
          <w:sz w:val="24"/>
          <w:szCs w:val="24"/>
        </w:rPr>
      </w:pPr>
    </w:p>
    <w:p w14:paraId="1EC1B67B" w14:textId="77777777" w:rsidR="00993175" w:rsidRDefault="00993175" w:rsidP="00993175">
      <w:pPr>
        <w:pStyle w:val="Header1-Style2"/>
      </w:pPr>
      <w:r>
        <w:t>Building a House of Prayer</w:t>
      </w:r>
    </w:p>
    <w:p w14:paraId="08823C44" w14:textId="77777777" w:rsidR="00993175" w:rsidRDefault="00993175" w:rsidP="00993175">
      <w:pPr>
        <w:pStyle w:val="Heading1"/>
        <w:rPr>
          <w:sz w:val="28"/>
          <w:szCs w:val="28"/>
        </w:rPr>
      </w:pPr>
      <w:r>
        <w:rPr>
          <w:sz w:val="28"/>
          <w:szCs w:val="28"/>
        </w:rPr>
        <w:t>Key Passage</w:t>
      </w:r>
    </w:p>
    <w:p w14:paraId="074EBD4C" w14:textId="77777777" w:rsidR="00993175" w:rsidRDefault="00993175" w:rsidP="00993175">
      <w:pPr>
        <w:pStyle w:val="ListParagraph"/>
        <w:ind w:left="0" w:right="-288"/>
        <w:jc w:val="center"/>
        <w:rPr>
          <w:b/>
          <w:i/>
          <w:sz w:val="24"/>
          <w:szCs w:val="24"/>
        </w:rPr>
      </w:pPr>
      <w:r>
        <w:rPr>
          <w:b/>
          <w:i/>
          <w:sz w:val="24"/>
          <w:szCs w:val="24"/>
        </w:rPr>
        <w:t>Isaiah 56:6-7</w:t>
      </w:r>
    </w:p>
    <w:p w14:paraId="72C0AFBF" w14:textId="77777777" w:rsidR="00993175" w:rsidRDefault="00993175" w:rsidP="00993175">
      <w:pPr>
        <w:pStyle w:val="ListParagraph"/>
        <w:ind w:left="0" w:right="-288"/>
        <w:rPr>
          <w:b/>
          <w:i/>
          <w:sz w:val="24"/>
          <w:szCs w:val="24"/>
        </w:rPr>
      </w:pPr>
      <w:r>
        <w:rPr>
          <w:b/>
          <w:i/>
          <w:sz w:val="24"/>
          <w:szCs w:val="24"/>
        </w:rPr>
        <w:t xml:space="preserve"> “And foreigners who bind themselves to the LORD to serve him, to love the Name of the LORD, and to worship him, all who keep the Sabbath without desecrating it and who hold fast to my covenant-these I will bring to my holy mountain and give them joy in my House of PRAYER.  Their burnt offerings and sacrifices will be accepted on My alter; for my house will be called a HOUSE of PRAYER for ALL NATIONS.”</w:t>
      </w:r>
    </w:p>
    <w:p w14:paraId="652339DB" w14:textId="77777777" w:rsidR="00993175" w:rsidRDefault="00993175" w:rsidP="00993175">
      <w:pPr>
        <w:pStyle w:val="ListParagraph"/>
        <w:ind w:left="0" w:right="-288"/>
        <w:jc w:val="center"/>
        <w:rPr>
          <w:b/>
          <w:sz w:val="28"/>
          <w:szCs w:val="28"/>
        </w:rPr>
      </w:pPr>
      <w:r>
        <w:rPr>
          <w:b/>
          <w:szCs w:val="28"/>
        </w:rPr>
        <w:t>Introduction</w:t>
      </w:r>
    </w:p>
    <w:p w14:paraId="136F6FFC" w14:textId="77777777" w:rsidR="00993175" w:rsidRDefault="00993175" w:rsidP="00993175">
      <w:pPr>
        <w:pStyle w:val="Heading1"/>
        <w:rPr>
          <w:szCs w:val="22"/>
        </w:rPr>
      </w:pPr>
    </w:p>
    <w:p w14:paraId="3527DFD4" w14:textId="77777777" w:rsidR="00993175" w:rsidRDefault="00993175" w:rsidP="00993175">
      <w:pPr>
        <w:ind w:right="-288" w:firstLine="720"/>
        <w:rPr>
          <w:sz w:val="24"/>
          <w:szCs w:val="24"/>
        </w:rPr>
      </w:pPr>
      <w:r>
        <w:rPr>
          <w:sz w:val="24"/>
          <w:szCs w:val="24"/>
        </w:rPr>
        <w:t xml:space="preserve">My daddy was a carpenter. He build close to 100 homes and businesses. I live in a house that my daddy built. The last time I saw him, he was working on the foundation of my house. On the morning of April 12, 2018, daddy woke up, and, as was his custom, he went into his prayer closet, got out his prayer list and prayed. When he was done interceding for others, he walked into his kitchen and Jesus took him home to the Father’s house. At his memorial service, with full assurance of where he was, I read John 14:1-6 and John 11:25-26. As nearly 600 people filed past the wooden box that held daddy’s earthly tent, they saw his prayer list. </w:t>
      </w:r>
    </w:p>
    <w:p w14:paraId="55C29437" w14:textId="77777777" w:rsidR="00993175" w:rsidRDefault="00993175" w:rsidP="00993175">
      <w:pPr>
        <w:ind w:right="-288" w:firstLine="720"/>
        <w:rPr>
          <w:sz w:val="24"/>
          <w:szCs w:val="24"/>
        </w:rPr>
      </w:pPr>
    </w:p>
    <w:p w14:paraId="24BCF7C5" w14:textId="77777777" w:rsidR="00993175" w:rsidRDefault="00993175" w:rsidP="00993175">
      <w:pPr>
        <w:spacing w:after="0"/>
        <w:ind w:right="-288" w:firstLine="720"/>
        <w:rPr>
          <w:sz w:val="24"/>
          <w:szCs w:val="24"/>
        </w:rPr>
      </w:pPr>
      <w:r>
        <w:rPr>
          <w:sz w:val="24"/>
          <w:szCs w:val="24"/>
        </w:rPr>
        <w:t xml:space="preserve">I also have several well-worn prayer lists. My husband Art and my daddy’s names are at the top of those lists. From the moment the Lord saved me, I pleaded with my Father in heaven on their behalf (Romans 10:1). After thirteen years of persistent prayers, to the praise of His mercy and grace, in less than a month the Lord miraculously saved them both (February 14 Art, and March 27th daddy). What role did my prayers play in their salvation? I cannot say. There is so much about prayer that I don’t understand. But this I know is true… prayer changes things. It changes the person who prays. Aside from the Word of God, prayer just may be the most powerful key to unlock the kingdom of God. </w:t>
      </w:r>
    </w:p>
    <w:p w14:paraId="007A08BA" w14:textId="77777777" w:rsidR="00993175" w:rsidRDefault="00993175" w:rsidP="00993175">
      <w:pPr>
        <w:spacing w:before="240" w:after="0"/>
        <w:ind w:right="-288"/>
        <w:jc w:val="center"/>
        <w:rPr>
          <w:b/>
          <w:sz w:val="28"/>
          <w:szCs w:val="28"/>
        </w:rPr>
      </w:pPr>
      <w:r>
        <w:rPr>
          <w:b/>
          <w:szCs w:val="28"/>
        </w:rPr>
        <w:t>The Temple of God Is Holy</w:t>
      </w:r>
    </w:p>
    <w:p w14:paraId="64AD77F9" w14:textId="77777777" w:rsidR="00993175" w:rsidRDefault="00993175" w:rsidP="00993175">
      <w:pPr>
        <w:spacing w:after="0"/>
        <w:ind w:right="-288" w:firstLine="720"/>
        <w:rPr>
          <w:sz w:val="24"/>
          <w:szCs w:val="24"/>
        </w:rPr>
      </w:pPr>
    </w:p>
    <w:p w14:paraId="6DE07255" w14:textId="77777777" w:rsidR="00993175" w:rsidRDefault="00993175" w:rsidP="00993175">
      <w:pPr>
        <w:spacing w:after="0"/>
        <w:ind w:right="-288" w:firstLine="720"/>
        <w:rPr>
          <w:sz w:val="24"/>
          <w:szCs w:val="24"/>
        </w:rPr>
      </w:pPr>
      <w:r>
        <w:rPr>
          <w:sz w:val="24"/>
          <w:szCs w:val="24"/>
        </w:rPr>
        <w:t>Jesus was a carpenter (</w:t>
      </w:r>
      <w:r>
        <w:rPr>
          <w:b/>
          <w:sz w:val="24"/>
          <w:szCs w:val="24"/>
        </w:rPr>
        <w:t>Matthew 16:15-19)</w:t>
      </w:r>
      <w:r>
        <w:rPr>
          <w:sz w:val="24"/>
          <w:szCs w:val="24"/>
        </w:rPr>
        <w:t>. Himself being the Chief Cornerstone, He said, “On this rock I will build my church” (</w:t>
      </w:r>
      <w:r>
        <w:rPr>
          <w:b/>
          <w:sz w:val="24"/>
          <w:szCs w:val="24"/>
        </w:rPr>
        <w:t>1 Peter 2:4-9</w:t>
      </w:r>
      <w:r>
        <w:rPr>
          <w:sz w:val="24"/>
          <w:szCs w:val="24"/>
        </w:rPr>
        <w:t xml:space="preserve">). Before He build His church, though, He built His 12 disciples. Prayer played a significant role in His work. He prayed before He chose them (Mark 3:13-19). He prayed with them and taught them to pray. Then, just prior to His work of redemption, He prayed His High Priestly prayer on their behalf. Because it is the only written record of Jesus’ intercessory prayer, it merits a closer look. Noting the fact that you, and those you disciple, are on His list, read </w:t>
      </w:r>
      <w:r>
        <w:rPr>
          <w:b/>
          <w:sz w:val="24"/>
          <w:szCs w:val="24"/>
        </w:rPr>
        <w:t xml:space="preserve">John 17:1-26. </w:t>
      </w:r>
      <w:r>
        <w:rPr>
          <w:sz w:val="24"/>
          <w:szCs w:val="24"/>
        </w:rPr>
        <w:t>His finished work at this point was building His disciples.</w:t>
      </w:r>
    </w:p>
    <w:p w14:paraId="568F1B3E" w14:textId="77777777" w:rsidR="00993175" w:rsidRDefault="00993175" w:rsidP="00993175">
      <w:pPr>
        <w:spacing w:after="0"/>
        <w:ind w:right="-288" w:firstLine="720"/>
        <w:rPr>
          <w:sz w:val="24"/>
          <w:szCs w:val="24"/>
        </w:rPr>
      </w:pPr>
    </w:p>
    <w:p w14:paraId="4B14F6CF" w14:textId="77777777" w:rsidR="00993175" w:rsidRDefault="00993175" w:rsidP="00993175">
      <w:pPr>
        <w:pStyle w:val="ListParagraph"/>
        <w:ind w:left="0" w:right="-288" w:firstLine="720"/>
        <w:rPr>
          <w:sz w:val="24"/>
          <w:szCs w:val="24"/>
        </w:rPr>
      </w:pPr>
      <w:r>
        <w:rPr>
          <w:sz w:val="24"/>
          <w:szCs w:val="24"/>
        </w:rPr>
        <w:t xml:space="preserve">At its core, disciple-making is about building people to be life-long learners and followers of Christ. Read </w:t>
      </w:r>
      <w:r>
        <w:rPr>
          <w:b/>
          <w:sz w:val="24"/>
          <w:szCs w:val="24"/>
        </w:rPr>
        <w:t xml:space="preserve">1 Corinthians 3:9-17 and Hebrews 3:3-6. </w:t>
      </w:r>
      <w:r>
        <w:rPr>
          <w:sz w:val="24"/>
          <w:szCs w:val="24"/>
        </w:rPr>
        <w:t>Obedience to the Greatest Command to love Him with all our hearts, propels us to obey Jesus’ last command to make disciples of all nations (</w:t>
      </w:r>
      <w:r>
        <w:rPr>
          <w:b/>
          <w:sz w:val="24"/>
          <w:szCs w:val="24"/>
        </w:rPr>
        <w:t>John 14:10-24</w:t>
      </w:r>
      <w:r>
        <w:rPr>
          <w:sz w:val="24"/>
          <w:szCs w:val="24"/>
        </w:rPr>
        <w:t xml:space="preserve">; Matthew 28:18-20). The question is, do I love Him? If I do, I will be a fisher of men and I will be part of </w:t>
      </w:r>
      <w:r>
        <w:rPr>
          <w:b/>
          <w:i/>
          <w:sz w:val="24"/>
          <w:szCs w:val="24"/>
        </w:rPr>
        <w:t>God’s construction crew</w:t>
      </w:r>
      <w:r>
        <w:rPr>
          <w:sz w:val="24"/>
          <w:szCs w:val="24"/>
        </w:rPr>
        <w:t xml:space="preserve"> building people and they will become houses of prayer. In the Hebrew and Greek languages, the words </w:t>
      </w:r>
      <w:r>
        <w:rPr>
          <w:i/>
          <w:sz w:val="24"/>
          <w:szCs w:val="24"/>
        </w:rPr>
        <w:t>house</w:t>
      </w:r>
      <w:r>
        <w:rPr>
          <w:sz w:val="24"/>
          <w:szCs w:val="24"/>
        </w:rPr>
        <w:t xml:space="preserve"> and </w:t>
      </w:r>
      <w:r>
        <w:rPr>
          <w:i/>
          <w:sz w:val="24"/>
          <w:szCs w:val="24"/>
        </w:rPr>
        <w:t>family</w:t>
      </w:r>
      <w:r>
        <w:rPr>
          <w:sz w:val="24"/>
          <w:szCs w:val="24"/>
        </w:rPr>
        <w:t xml:space="preserve"> are interchangeable. Each time a precious child is added to His family, the kingdom of God advances. Multiplication happens when God’s children are discipled. The entire project of disciple-making, must be bathed in prayer. I would even venture to say that none of His work can be done without it (1 Timothy 2:1-8).  </w:t>
      </w:r>
    </w:p>
    <w:p w14:paraId="7E4D4281" w14:textId="77777777" w:rsidR="00993175" w:rsidRDefault="00993175" w:rsidP="00993175">
      <w:pPr>
        <w:pStyle w:val="ListParagraph"/>
        <w:ind w:left="0" w:right="-288" w:firstLine="720"/>
        <w:rPr>
          <w:sz w:val="24"/>
          <w:szCs w:val="24"/>
        </w:rPr>
      </w:pPr>
    </w:p>
    <w:p w14:paraId="74FD50DC" w14:textId="77777777" w:rsidR="00993175" w:rsidRDefault="00993175" w:rsidP="00993175">
      <w:pPr>
        <w:ind w:right="-288"/>
        <w:jc w:val="center"/>
        <w:rPr>
          <w:b/>
          <w:sz w:val="28"/>
          <w:szCs w:val="28"/>
        </w:rPr>
      </w:pPr>
      <w:r>
        <w:rPr>
          <w:b/>
          <w:szCs w:val="28"/>
        </w:rPr>
        <w:t xml:space="preserve">A Prototype of Prayer </w:t>
      </w:r>
    </w:p>
    <w:p w14:paraId="35140DD2" w14:textId="77777777" w:rsidR="00993175" w:rsidRDefault="00993175" w:rsidP="00993175">
      <w:pPr>
        <w:ind w:right="-288"/>
        <w:jc w:val="center"/>
        <w:rPr>
          <w:b/>
          <w:szCs w:val="28"/>
        </w:rPr>
      </w:pPr>
    </w:p>
    <w:p w14:paraId="5D62FB8B" w14:textId="77777777" w:rsidR="00993175" w:rsidRDefault="00993175" w:rsidP="00993175">
      <w:pPr>
        <w:ind w:right="-288" w:firstLine="720"/>
        <w:rPr>
          <w:b/>
          <w:szCs w:val="28"/>
        </w:rPr>
      </w:pPr>
      <w:r>
        <w:rPr>
          <w:sz w:val="24"/>
          <w:szCs w:val="24"/>
        </w:rPr>
        <w:t xml:space="preserve">The blueprints for building a “house of prayer,” are found in the Tabernacle in the Wilderness and the articles in the Tent of Meetings (found in Exodus 25-31). What was so special about this place?  In it, we see Christ from a heavenly vantagepoint as the true Tabernacle. Additionally, the tabernacle, and the temple that followed, are replicas of heaven -- the permanent home of the saints. To discover the purpose of this temporary structure, let’s read </w:t>
      </w:r>
      <w:r>
        <w:rPr>
          <w:b/>
          <w:sz w:val="24"/>
          <w:szCs w:val="24"/>
        </w:rPr>
        <w:t>Exodus 25:8</w:t>
      </w:r>
      <w:r>
        <w:rPr>
          <w:sz w:val="24"/>
          <w:szCs w:val="24"/>
        </w:rPr>
        <w:t>. Before we look at the Tabernacle, I would like you to see why Jesus was so zealous for His house.</w:t>
      </w:r>
    </w:p>
    <w:p w14:paraId="3958DD90" w14:textId="77777777" w:rsidR="00993175" w:rsidRDefault="00993175" w:rsidP="00993175">
      <w:pPr>
        <w:ind w:right="-288"/>
        <w:jc w:val="center"/>
        <w:rPr>
          <w:b/>
          <w:szCs w:val="28"/>
        </w:rPr>
      </w:pPr>
    </w:p>
    <w:p w14:paraId="21389D87" w14:textId="77777777" w:rsidR="00993175" w:rsidRDefault="00993175" w:rsidP="00993175">
      <w:pPr>
        <w:ind w:right="-288" w:firstLine="720"/>
        <w:rPr>
          <w:b/>
          <w:sz w:val="24"/>
          <w:szCs w:val="24"/>
        </w:rPr>
      </w:pPr>
      <w:r>
        <w:rPr>
          <w:sz w:val="24"/>
          <w:szCs w:val="24"/>
        </w:rPr>
        <w:t xml:space="preserve">The most basic principle of Biblical interpretation is cross referencing -- allowing Scripture to interpret Scripture. To practice this skill, and to observe the cohesion between the Old Testament and New Testament, let’s begin by reading the following passages: </w:t>
      </w:r>
      <w:r>
        <w:rPr>
          <w:b/>
          <w:sz w:val="24"/>
          <w:szCs w:val="24"/>
        </w:rPr>
        <w:t xml:space="preserve">Matthew 21:12-14; Acts 8:26-40; Isaiah 53:7-8, 9-12; Isaiah 54:1-5, 56:3-8. </w:t>
      </w:r>
    </w:p>
    <w:p w14:paraId="14001112" w14:textId="77777777" w:rsidR="00993175" w:rsidRDefault="00993175" w:rsidP="00993175">
      <w:pPr>
        <w:ind w:right="-288" w:firstLine="720"/>
        <w:rPr>
          <w:b/>
          <w:sz w:val="24"/>
          <w:szCs w:val="24"/>
        </w:rPr>
      </w:pPr>
    </w:p>
    <w:p w14:paraId="619BAEE3" w14:textId="77777777" w:rsidR="00993175" w:rsidRDefault="00993175" w:rsidP="00993175">
      <w:pPr>
        <w:ind w:right="-288" w:firstLine="720"/>
        <w:rPr>
          <w:sz w:val="24"/>
          <w:szCs w:val="24"/>
        </w:rPr>
      </w:pPr>
      <w:r>
        <w:rPr>
          <w:sz w:val="24"/>
          <w:szCs w:val="24"/>
        </w:rPr>
        <w:t xml:space="preserve">Just like the Ethiopian eunuch, we were all born separated from God, outside the gates, without Him and without hope (Ephesians 2:11-22; Hebrews 13:12). Now, through prayer, we draw near to God our Father through the door - Jesus (John 10:1-16). The Hebrew word for </w:t>
      </w:r>
      <w:r>
        <w:rPr>
          <w:i/>
          <w:sz w:val="24"/>
          <w:szCs w:val="24"/>
        </w:rPr>
        <w:t>draw near</w:t>
      </w:r>
      <w:r>
        <w:rPr>
          <w:sz w:val="24"/>
          <w:szCs w:val="24"/>
        </w:rPr>
        <w:t xml:space="preserve"> is qarob or qurab. It means </w:t>
      </w:r>
      <w:r>
        <w:rPr>
          <w:i/>
          <w:sz w:val="24"/>
          <w:szCs w:val="24"/>
        </w:rPr>
        <w:t>the nearest place</w:t>
      </w:r>
      <w:r>
        <w:rPr>
          <w:sz w:val="24"/>
          <w:szCs w:val="24"/>
        </w:rPr>
        <w:t xml:space="preserve">, or even, </w:t>
      </w:r>
      <w:r>
        <w:rPr>
          <w:i/>
          <w:sz w:val="24"/>
          <w:szCs w:val="24"/>
        </w:rPr>
        <w:t>the next of kin</w:t>
      </w:r>
      <w:r>
        <w:rPr>
          <w:sz w:val="24"/>
          <w:szCs w:val="24"/>
        </w:rPr>
        <w:t xml:space="preserve">. (See the following verses: Jeremiah 30:21; Psalm 73:27-28, 145:18-19; Deuteronomy 4:7). The only one worthy to draw near to God is His next of kin – His Son Jesus. We draw near the Father in prayer because we are </w:t>
      </w:r>
      <w:r>
        <w:rPr>
          <w:i/>
          <w:sz w:val="24"/>
          <w:szCs w:val="24"/>
        </w:rPr>
        <w:t xml:space="preserve">in Christ </w:t>
      </w:r>
      <w:r>
        <w:rPr>
          <w:sz w:val="24"/>
          <w:szCs w:val="24"/>
        </w:rPr>
        <w:t>His Son</w:t>
      </w:r>
      <w:r>
        <w:rPr>
          <w:i/>
          <w:sz w:val="24"/>
          <w:szCs w:val="24"/>
        </w:rPr>
        <w:t>.</w:t>
      </w:r>
      <w:r>
        <w:rPr>
          <w:sz w:val="24"/>
          <w:szCs w:val="24"/>
        </w:rPr>
        <w:t xml:space="preserve"> Therefore, we can boldly come and cast our cares upon Him because everything that concerns us is under His feet (</w:t>
      </w:r>
      <w:r>
        <w:rPr>
          <w:b/>
          <w:sz w:val="24"/>
          <w:szCs w:val="24"/>
        </w:rPr>
        <w:t>Ephesians 1:19-23</w:t>
      </w:r>
      <w:r>
        <w:rPr>
          <w:sz w:val="24"/>
          <w:szCs w:val="24"/>
        </w:rPr>
        <w:t xml:space="preserve">). Christ is seated at the right hand of God as Prophet, Priest, and King.  As such, He continues a ministry of prayer for His disciples (Hebrews 4:15-16, 6:19-20, 7:24-26, 8:1-2, 31-39, 9:22-24, 10:10-18; 1 John 2:1-2; Romans 8:34). He has bequeathed this ministry to the saints, as we too are a holy priesthood (Isaiah 61:4-6; </w:t>
      </w:r>
      <w:r>
        <w:rPr>
          <w:b/>
          <w:sz w:val="24"/>
          <w:szCs w:val="24"/>
        </w:rPr>
        <w:t>1 Peter 2:5-10; Revelation 1:6, 5:6-10, 8:3-4</w:t>
      </w:r>
      <w:r>
        <w:rPr>
          <w:sz w:val="24"/>
          <w:szCs w:val="24"/>
        </w:rPr>
        <w:t xml:space="preserve">).  </w:t>
      </w:r>
    </w:p>
    <w:p w14:paraId="2C912204" w14:textId="77777777" w:rsidR="00993175" w:rsidRDefault="00993175" w:rsidP="00993175">
      <w:pPr>
        <w:pStyle w:val="ListParagraph"/>
        <w:ind w:left="0" w:right="-288" w:firstLine="720"/>
        <w:rPr>
          <w:sz w:val="24"/>
          <w:szCs w:val="24"/>
        </w:rPr>
      </w:pPr>
    </w:p>
    <w:p w14:paraId="56D2CE57" w14:textId="77777777" w:rsidR="00993175" w:rsidRDefault="00993175" w:rsidP="00993175">
      <w:pPr>
        <w:ind w:right="-288" w:firstLine="720"/>
        <w:rPr>
          <w:sz w:val="24"/>
          <w:szCs w:val="24"/>
        </w:rPr>
      </w:pPr>
      <w:r>
        <w:rPr>
          <w:sz w:val="24"/>
          <w:szCs w:val="24"/>
        </w:rPr>
        <w:t>Now, as we observe this holy meeting place, you may want to do some research to find a rendering of the Tabernacle in the Wilderness. Primarily from the book of Hebrews, we’ll assign some specific passages on prayer to the articles and discuss the symbolisms.</w:t>
      </w:r>
    </w:p>
    <w:p w14:paraId="7042C61B" w14:textId="77777777" w:rsidR="00993175" w:rsidRDefault="00993175" w:rsidP="00993175">
      <w:pPr>
        <w:ind w:right="-288" w:firstLine="720"/>
        <w:rPr>
          <w:sz w:val="24"/>
          <w:szCs w:val="24"/>
        </w:rPr>
      </w:pPr>
    </w:p>
    <w:p w14:paraId="4CB6E63B" w14:textId="77777777" w:rsidR="00993175" w:rsidRDefault="00993175" w:rsidP="00993175">
      <w:pPr>
        <w:ind w:right="-288"/>
        <w:rPr>
          <w:sz w:val="24"/>
          <w:szCs w:val="24"/>
        </w:rPr>
      </w:pPr>
      <w:r>
        <w:rPr>
          <w:b/>
          <w:sz w:val="24"/>
          <w:szCs w:val="24"/>
        </w:rPr>
        <w:t>The outer Court</w:t>
      </w:r>
    </w:p>
    <w:p w14:paraId="1FAB38FB" w14:textId="77777777" w:rsidR="00993175" w:rsidRDefault="00993175" w:rsidP="00993175">
      <w:pPr>
        <w:pStyle w:val="ListParagraph"/>
        <w:numPr>
          <w:ilvl w:val="0"/>
          <w:numId w:val="73"/>
        </w:numPr>
        <w:spacing w:after="52" w:line="249" w:lineRule="auto"/>
        <w:ind w:right="-288"/>
        <w:jc w:val="both"/>
        <w:rPr>
          <w:sz w:val="24"/>
          <w:szCs w:val="24"/>
        </w:rPr>
      </w:pPr>
      <w:r>
        <w:rPr>
          <w:b/>
          <w:sz w:val="24"/>
          <w:szCs w:val="24"/>
        </w:rPr>
        <w:t xml:space="preserve">The Gate: </w:t>
      </w:r>
      <w:r>
        <w:rPr>
          <w:sz w:val="24"/>
          <w:szCs w:val="24"/>
        </w:rPr>
        <w:t>We enter His gates with</w:t>
      </w:r>
      <w:r>
        <w:rPr>
          <w:b/>
          <w:sz w:val="24"/>
          <w:szCs w:val="24"/>
        </w:rPr>
        <w:t xml:space="preserve"> thanksgiving and His courts with praise: </w:t>
      </w:r>
      <w:r>
        <w:rPr>
          <w:sz w:val="24"/>
          <w:szCs w:val="24"/>
        </w:rPr>
        <w:t xml:space="preserve">Psalms, 95:2, 100:1-5; </w:t>
      </w:r>
      <w:r>
        <w:rPr>
          <w:b/>
          <w:sz w:val="24"/>
          <w:szCs w:val="24"/>
        </w:rPr>
        <w:t>Hebrew 13:11-15</w:t>
      </w:r>
    </w:p>
    <w:p w14:paraId="06B5BCF8" w14:textId="77777777" w:rsidR="00993175" w:rsidRDefault="00993175" w:rsidP="00993175">
      <w:pPr>
        <w:pStyle w:val="ListParagraph"/>
        <w:numPr>
          <w:ilvl w:val="0"/>
          <w:numId w:val="73"/>
        </w:numPr>
        <w:spacing w:after="52" w:line="249" w:lineRule="auto"/>
        <w:ind w:right="-288"/>
        <w:rPr>
          <w:sz w:val="24"/>
          <w:szCs w:val="24"/>
        </w:rPr>
      </w:pPr>
      <w:r>
        <w:rPr>
          <w:b/>
          <w:sz w:val="24"/>
          <w:szCs w:val="24"/>
        </w:rPr>
        <w:t xml:space="preserve">The Brazen Alter in the inner courts: </w:t>
      </w:r>
      <w:r>
        <w:rPr>
          <w:sz w:val="24"/>
          <w:szCs w:val="24"/>
        </w:rPr>
        <w:t>Praise and adoration for</w:t>
      </w:r>
      <w:r>
        <w:rPr>
          <w:b/>
          <w:sz w:val="24"/>
          <w:szCs w:val="24"/>
        </w:rPr>
        <w:t xml:space="preserve"> Jesus’ blood atonement: </w:t>
      </w:r>
      <w:r>
        <w:rPr>
          <w:sz w:val="24"/>
          <w:szCs w:val="24"/>
        </w:rPr>
        <w:t xml:space="preserve">Leviticus 11:45, 16:1-3, 17:11; </w:t>
      </w:r>
      <w:r>
        <w:rPr>
          <w:b/>
          <w:sz w:val="24"/>
          <w:szCs w:val="24"/>
        </w:rPr>
        <w:t>Hebrews 9:22-24</w:t>
      </w:r>
      <w:r>
        <w:rPr>
          <w:sz w:val="24"/>
          <w:szCs w:val="24"/>
        </w:rPr>
        <w:t xml:space="preserve">; John 1:29; Ephesians 5:2 </w:t>
      </w:r>
    </w:p>
    <w:p w14:paraId="051F2A06" w14:textId="77777777" w:rsidR="00993175" w:rsidRDefault="00993175" w:rsidP="00993175">
      <w:pPr>
        <w:pStyle w:val="ListParagraph"/>
        <w:numPr>
          <w:ilvl w:val="0"/>
          <w:numId w:val="73"/>
        </w:numPr>
        <w:spacing w:after="52" w:line="249" w:lineRule="auto"/>
        <w:ind w:right="-288"/>
        <w:rPr>
          <w:b/>
          <w:sz w:val="24"/>
          <w:szCs w:val="24"/>
        </w:rPr>
      </w:pPr>
      <w:r>
        <w:rPr>
          <w:b/>
          <w:sz w:val="24"/>
          <w:szCs w:val="24"/>
        </w:rPr>
        <w:t xml:space="preserve">Laver in the outer courts: </w:t>
      </w:r>
      <w:r>
        <w:rPr>
          <w:sz w:val="24"/>
          <w:szCs w:val="24"/>
        </w:rPr>
        <w:t>a place of cleansing and</w:t>
      </w:r>
      <w:r>
        <w:rPr>
          <w:b/>
          <w:sz w:val="24"/>
          <w:szCs w:val="24"/>
        </w:rPr>
        <w:t xml:space="preserve"> confession: </w:t>
      </w:r>
      <w:r>
        <w:rPr>
          <w:sz w:val="24"/>
          <w:szCs w:val="24"/>
        </w:rPr>
        <w:t>Exodus 40:30-32; Psalms 24:4; 50:8-9;</w:t>
      </w:r>
      <w:r>
        <w:rPr>
          <w:b/>
          <w:sz w:val="24"/>
          <w:szCs w:val="24"/>
        </w:rPr>
        <w:t xml:space="preserve"> </w:t>
      </w:r>
      <w:r>
        <w:rPr>
          <w:sz w:val="24"/>
          <w:szCs w:val="24"/>
        </w:rPr>
        <w:t xml:space="preserve">Ephesians 5:26; James 1:22-25; </w:t>
      </w:r>
      <w:r>
        <w:rPr>
          <w:b/>
          <w:sz w:val="24"/>
          <w:szCs w:val="24"/>
        </w:rPr>
        <w:t>Hebrews 10:19-23, 13:11-15</w:t>
      </w:r>
      <w:r>
        <w:rPr>
          <w:sz w:val="24"/>
          <w:szCs w:val="24"/>
        </w:rPr>
        <w:t xml:space="preserve">; James 4:6-10; </w:t>
      </w:r>
      <w:r>
        <w:rPr>
          <w:b/>
          <w:sz w:val="24"/>
          <w:szCs w:val="24"/>
        </w:rPr>
        <w:t>1 John 1:7-10</w:t>
      </w:r>
    </w:p>
    <w:p w14:paraId="179BD6F0" w14:textId="77777777" w:rsidR="00993175" w:rsidRDefault="00993175" w:rsidP="00993175">
      <w:pPr>
        <w:ind w:right="-288"/>
        <w:rPr>
          <w:b/>
          <w:sz w:val="24"/>
          <w:szCs w:val="24"/>
        </w:rPr>
      </w:pPr>
      <w:r>
        <w:rPr>
          <w:b/>
          <w:sz w:val="24"/>
          <w:szCs w:val="24"/>
        </w:rPr>
        <w:t>The Holy Place in the Tent of Meetings</w:t>
      </w:r>
    </w:p>
    <w:p w14:paraId="509175DA" w14:textId="77777777" w:rsidR="00993175" w:rsidRDefault="00993175" w:rsidP="00993175">
      <w:pPr>
        <w:pStyle w:val="ListParagraph"/>
        <w:numPr>
          <w:ilvl w:val="0"/>
          <w:numId w:val="73"/>
        </w:numPr>
        <w:spacing w:after="52" w:line="249" w:lineRule="auto"/>
        <w:ind w:right="-288"/>
        <w:rPr>
          <w:sz w:val="24"/>
          <w:szCs w:val="24"/>
        </w:rPr>
      </w:pPr>
      <w:r>
        <w:rPr>
          <w:b/>
          <w:sz w:val="24"/>
          <w:szCs w:val="24"/>
        </w:rPr>
        <w:t xml:space="preserve">Door: Jesus </w:t>
      </w:r>
      <w:r>
        <w:rPr>
          <w:sz w:val="24"/>
          <w:szCs w:val="24"/>
        </w:rPr>
        <w:t>our</w:t>
      </w:r>
      <w:r>
        <w:rPr>
          <w:b/>
          <w:sz w:val="24"/>
          <w:szCs w:val="24"/>
        </w:rPr>
        <w:t xml:space="preserve"> High Priest: </w:t>
      </w:r>
      <w:r>
        <w:rPr>
          <w:sz w:val="24"/>
          <w:szCs w:val="24"/>
        </w:rPr>
        <w:t xml:space="preserve">John 10:1-4, 9; </w:t>
      </w:r>
      <w:r>
        <w:rPr>
          <w:b/>
          <w:sz w:val="24"/>
          <w:szCs w:val="24"/>
        </w:rPr>
        <w:t>Hebrews 7:24-26; 8:1-2, 10:11-18</w:t>
      </w:r>
    </w:p>
    <w:p w14:paraId="7762FCAA" w14:textId="77777777" w:rsidR="00993175" w:rsidRDefault="00993175" w:rsidP="00993175">
      <w:pPr>
        <w:pStyle w:val="ListParagraph"/>
        <w:numPr>
          <w:ilvl w:val="0"/>
          <w:numId w:val="73"/>
        </w:numPr>
        <w:spacing w:after="52" w:line="249" w:lineRule="auto"/>
        <w:ind w:right="-288"/>
        <w:rPr>
          <w:sz w:val="24"/>
          <w:szCs w:val="24"/>
        </w:rPr>
      </w:pPr>
      <w:r>
        <w:rPr>
          <w:b/>
          <w:sz w:val="24"/>
          <w:szCs w:val="24"/>
        </w:rPr>
        <w:t xml:space="preserve">Golden Candlestick: Holy Spirit Illumination:  </w:t>
      </w:r>
      <w:r>
        <w:rPr>
          <w:sz w:val="24"/>
          <w:szCs w:val="24"/>
        </w:rPr>
        <w:t xml:space="preserve">John 6:63,68, Colossians 3:15; Ephesians 5:18 </w:t>
      </w:r>
      <w:r>
        <w:rPr>
          <w:b/>
          <w:sz w:val="24"/>
          <w:szCs w:val="24"/>
        </w:rPr>
        <w:t>Hebrews 9:2</w:t>
      </w:r>
      <w:r>
        <w:rPr>
          <w:sz w:val="24"/>
          <w:szCs w:val="24"/>
        </w:rPr>
        <w:t xml:space="preserve">; Romans 8:9-15, 14-16,26-27; Acts 1:14, 2:1-7, </w:t>
      </w:r>
    </w:p>
    <w:p w14:paraId="2B84091C" w14:textId="77777777" w:rsidR="00993175" w:rsidRDefault="00993175" w:rsidP="00993175">
      <w:pPr>
        <w:pStyle w:val="ListParagraph"/>
        <w:numPr>
          <w:ilvl w:val="0"/>
          <w:numId w:val="73"/>
        </w:numPr>
        <w:spacing w:after="52" w:line="249" w:lineRule="auto"/>
        <w:ind w:right="-288"/>
        <w:rPr>
          <w:b/>
          <w:sz w:val="24"/>
          <w:szCs w:val="24"/>
        </w:rPr>
      </w:pPr>
      <w:r>
        <w:rPr>
          <w:b/>
          <w:sz w:val="24"/>
          <w:szCs w:val="24"/>
        </w:rPr>
        <w:t xml:space="preserve">Table of Showbread: The presence of Jesus - the Word: </w:t>
      </w:r>
      <w:r>
        <w:rPr>
          <w:sz w:val="24"/>
          <w:szCs w:val="24"/>
        </w:rPr>
        <w:t>Matthew 4:4; John 6:31-35, 48-51 (Presence, face, and shewbread are the same word in Hebrew – paneh). Here are some passages where it is used:  Exodus 25:30, 33:9-17; Numbers 4:7; Psalms 16:11, 42:11, 45:12-13, 95:2</w:t>
      </w:r>
    </w:p>
    <w:p w14:paraId="035E3AB0" w14:textId="77777777" w:rsidR="00993175" w:rsidRDefault="00993175" w:rsidP="00993175">
      <w:pPr>
        <w:pStyle w:val="ListParagraph"/>
        <w:numPr>
          <w:ilvl w:val="0"/>
          <w:numId w:val="73"/>
        </w:numPr>
        <w:spacing w:after="52" w:line="249" w:lineRule="auto"/>
        <w:ind w:right="-288"/>
        <w:rPr>
          <w:sz w:val="24"/>
          <w:szCs w:val="24"/>
        </w:rPr>
      </w:pPr>
      <w:r>
        <w:rPr>
          <w:b/>
          <w:sz w:val="24"/>
          <w:szCs w:val="24"/>
        </w:rPr>
        <w:t xml:space="preserve">Alter of Incense: </w:t>
      </w:r>
      <w:r>
        <w:rPr>
          <w:sz w:val="24"/>
          <w:szCs w:val="24"/>
        </w:rPr>
        <w:t>Prayers of praise and worship:</w:t>
      </w:r>
      <w:r>
        <w:rPr>
          <w:b/>
          <w:sz w:val="24"/>
          <w:szCs w:val="24"/>
        </w:rPr>
        <w:t xml:space="preserve"> Exodus 30:6-7 </w:t>
      </w:r>
      <w:r>
        <w:rPr>
          <w:sz w:val="24"/>
          <w:szCs w:val="24"/>
        </w:rPr>
        <w:t>Acts 10:1-6</w:t>
      </w:r>
      <w:r>
        <w:rPr>
          <w:b/>
          <w:sz w:val="24"/>
          <w:szCs w:val="24"/>
        </w:rPr>
        <w:t xml:space="preserve">; </w:t>
      </w:r>
      <w:r>
        <w:rPr>
          <w:sz w:val="24"/>
          <w:szCs w:val="24"/>
        </w:rPr>
        <w:t xml:space="preserve">Psalm 141:2; 2 Corinthians 2:14-16; Revelations 5:8-14, 8:3-4; Daniel 9:17-23 </w:t>
      </w:r>
    </w:p>
    <w:p w14:paraId="50FE184D" w14:textId="77777777" w:rsidR="00993175" w:rsidRDefault="00993175" w:rsidP="00993175">
      <w:pPr>
        <w:ind w:right="-288"/>
        <w:rPr>
          <w:b/>
          <w:sz w:val="24"/>
          <w:szCs w:val="24"/>
        </w:rPr>
      </w:pPr>
      <w:r>
        <w:rPr>
          <w:b/>
          <w:sz w:val="24"/>
          <w:szCs w:val="24"/>
        </w:rPr>
        <w:t>The Holy of Holies</w:t>
      </w:r>
    </w:p>
    <w:p w14:paraId="3EF71BD0" w14:textId="77777777" w:rsidR="00993175" w:rsidRDefault="00993175" w:rsidP="00993175">
      <w:pPr>
        <w:ind w:right="-288"/>
        <w:rPr>
          <w:b/>
          <w:sz w:val="24"/>
          <w:szCs w:val="24"/>
        </w:rPr>
      </w:pPr>
      <w:r>
        <w:rPr>
          <w:b/>
          <w:sz w:val="24"/>
          <w:szCs w:val="24"/>
        </w:rPr>
        <w:t>This represents the throne of God the Father and God the Son at His Right hand</w:t>
      </w:r>
    </w:p>
    <w:p w14:paraId="28F2CC3C" w14:textId="77777777" w:rsidR="00993175" w:rsidRDefault="00993175" w:rsidP="00993175">
      <w:pPr>
        <w:pStyle w:val="ListParagraph"/>
        <w:numPr>
          <w:ilvl w:val="0"/>
          <w:numId w:val="73"/>
        </w:numPr>
        <w:spacing w:after="52" w:line="249" w:lineRule="auto"/>
        <w:ind w:right="-288"/>
        <w:rPr>
          <w:b/>
          <w:sz w:val="24"/>
          <w:szCs w:val="24"/>
        </w:rPr>
      </w:pPr>
      <w:r>
        <w:rPr>
          <w:b/>
          <w:sz w:val="24"/>
          <w:szCs w:val="24"/>
        </w:rPr>
        <w:t xml:space="preserve">The Veil:  </w:t>
      </w:r>
      <w:r>
        <w:rPr>
          <w:sz w:val="24"/>
          <w:szCs w:val="24"/>
        </w:rPr>
        <w:t>His body: Hebrews 7:12-27; 10:19-23</w:t>
      </w:r>
    </w:p>
    <w:p w14:paraId="0591F331" w14:textId="77777777" w:rsidR="00993175" w:rsidRDefault="00993175" w:rsidP="00993175">
      <w:pPr>
        <w:pStyle w:val="ListParagraph"/>
        <w:numPr>
          <w:ilvl w:val="0"/>
          <w:numId w:val="73"/>
        </w:numPr>
        <w:spacing w:after="52" w:line="249" w:lineRule="auto"/>
        <w:ind w:right="-288"/>
        <w:rPr>
          <w:sz w:val="24"/>
          <w:szCs w:val="24"/>
        </w:rPr>
      </w:pPr>
      <w:r>
        <w:rPr>
          <w:b/>
          <w:sz w:val="24"/>
          <w:szCs w:val="24"/>
        </w:rPr>
        <w:t>The Ark of the Covenant: Exodus 25:20-22; Hebrews 9:4, 11-14, 22-24</w:t>
      </w:r>
    </w:p>
    <w:p w14:paraId="4B2B46AA" w14:textId="77777777" w:rsidR="00993175" w:rsidRDefault="00993175" w:rsidP="00993175">
      <w:pPr>
        <w:pStyle w:val="ListParagraph"/>
        <w:numPr>
          <w:ilvl w:val="0"/>
          <w:numId w:val="73"/>
        </w:numPr>
        <w:spacing w:after="52" w:line="249" w:lineRule="auto"/>
        <w:ind w:right="-288"/>
        <w:rPr>
          <w:sz w:val="24"/>
          <w:szCs w:val="24"/>
        </w:rPr>
      </w:pPr>
      <w:r>
        <w:rPr>
          <w:b/>
          <w:sz w:val="24"/>
          <w:szCs w:val="24"/>
        </w:rPr>
        <w:t xml:space="preserve">The Mercy Seat: Supplication and Intersession: </w:t>
      </w:r>
      <w:r>
        <w:rPr>
          <w:sz w:val="24"/>
          <w:szCs w:val="24"/>
        </w:rPr>
        <w:t>1 Timothy 2:1-8;</w:t>
      </w:r>
      <w:r>
        <w:rPr>
          <w:b/>
          <w:sz w:val="24"/>
          <w:szCs w:val="24"/>
        </w:rPr>
        <w:t xml:space="preserve"> </w:t>
      </w:r>
      <w:r>
        <w:rPr>
          <w:sz w:val="24"/>
          <w:szCs w:val="24"/>
        </w:rPr>
        <w:t xml:space="preserve">James 5:13-18; Romans 3:25; 8:9-15, 34; 1 John 2:2; </w:t>
      </w:r>
      <w:r>
        <w:rPr>
          <w:b/>
          <w:sz w:val="24"/>
          <w:szCs w:val="24"/>
        </w:rPr>
        <w:t>Hebrews 4:14-16; 6:19-20</w:t>
      </w:r>
      <w:r>
        <w:rPr>
          <w:sz w:val="24"/>
          <w:szCs w:val="24"/>
        </w:rPr>
        <w:t>; Acts 12:5-12</w:t>
      </w:r>
    </w:p>
    <w:p w14:paraId="5642B382" w14:textId="77777777" w:rsidR="00993175" w:rsidRDefault="00993175" w:rsidP="00993175">
      <w:pPr>
        <w:pStyle w:val="ListParagraph"/>
        <w:numPr>
          <w:ilvl w:val="0"/>
          <w:numId w:val="73"/>
        </w:numPr>
        <w:spacing w:after="52" w:line="249" w:lineRule="auto"/>
        <w:ind w:right="-288"/>
        <w:rPr>
          <w:sz w:val="24"/>
          <w:szCs w:val="24"/>
        </w:rPr>
      </w:pPr>
      <w:r>
        <w:rPr>
          <w:b/>
          <w:sz w:val="24"/>
          <w:szCs w:val="24"/>
        </w:rPr>
        <w:t xml:space="preserve">The Cherubim’s: </w:t>
      </w:r>
      <w:r>
        <w:rPr>
          <w:sz w:val="24"/>
          <w:szCs w:val="24"/>
        </w:rPr>
        <w:t xml:space="preserve">Psalms 80:1, 91:11-16, 99:1-3; </w:t>
      </w:r>
      <w:r>
        <w:rPr>
          <w:b/>
          <w:sz w:val="24"/>
          <w:szCs w:val="24"/>
        </w:rPr>
        <w:t>Hebrews 1:2-8, 13-14</w:t>
      </w:r>
      <w:r>
        <w:rPr>
          <w:sz w:val="24"/>
          <w:szCs w:val="24"/>
        </w:rPr>
        <w:t xml:space="preserve"> </w:t>
      </w:r>
    </w:p>
    <w:p w14:paraId="57ED7491" w14:textId="77777777" w:rsidR="00993175" w:rsidRDefault="00993175" w:rsidP="00993175">
      <w:pPr>
        <w:pStyle w:val="ListParagraph"/>
        <w:ind w:left="1440" w:right="-288"/>
        <w:rPr>
          <w:sz w:val="24"/>
          <w:szCs w:val="24"/>
        </w:rPr>
      </w:pPr>
    </w:p>
    <w:p w14:paraId="4B9DBF8F" w14:textId="77777777" w:rsidR="00993175" w:rsidRDefault="00993175" w:rsidP="00993175">
      <w:pPr>
        <w:ind w:right="-288" w:firstLine="720"/>
        <w:rPr>
          <w:sz w:val="24"/>
          <w:szCs w:val="24"/>
        </w:rPr>
      </w:pPr>
      <w:r>
        <w:rPr>
          <w:sz w:val="24"/>
          <w:szCs w:val="24"/>
        </w:rPr>
        <w:t xml:space="preserve">In conclusion, I would like to make some personal applications. First, we might think of the Tabernacle as a holy mobile home, if you will. It was a temporary place for God to dwell with His people on earth. We too, are just passing through the wilderness of a dry and thirsty world on the way to the promise land – our home in the Father’s house. With twenty-four-hour a day access to the throne of God, His saints are like mobile houses of prayer, carrying His presence wherever we go.  Just as the Tabernacle was constructed by skilled hands of men and women, disciple-makers are God’s construction crews building people into houses of prayer.  </w:t>
      </w:r>
    </w:p>
    <w:p w14:paraId="7DCAA577" w14:textId="77777777" w:rsidR="00993175" w:rsidRDefault="00993175" w:rsidP="00993175">
      <w:pPr>
        <w:ind w:right="-288" w:firstLine="720"/>
        <w:rPr>
          <w:sz w:val="24"/>
          <w:szCs w:val="24"/>
        </w:rPr>
      </w:pPr>
    </w:p>
    <w:p w14:paraId="623AC23C" w14:textId="77777777" w:rsidR="00993175" w:rsidRDefault="00993175" w:rsidP="00993175">
      <w:pPr>
        <w:ind w:right="-288" w:firstLine="720"/>
        <w:rPr>
          <w:sz w:val="24"/>
          <w:szCs w:val="24"/>
        </w:rPr>
      </w:pPr>
      <w:r>
        <w:rPr>
          <w:sz w:val="24"/>
          <w:szCs w:val="24"/>
        </w:rPr>
        <w:t xml:space="preserve">When at last, God’s kingdom comes and His will is done on earth, all the prayers of the saints will be answered. Here is the family portrait: </w:t>
      </w:r>
      <w:r>
        <w:rPr>
          <w:b/>
          <w:sz w:val="24"/>
          <w:szCs w:val="24"/>
        </w:rPr>
        <w:t>Revelation 5:8-9</w:t>
      </w:r>
      <w:r>
        <w:rPr>
          <w:sz w:val="24"/>
          <w:szCs w:val="24"/>
        </w:rPr>
        <w:t>.</w:t>
      </w:r>
      <w:r>
        <w:rPr>
          <w:i/>
          <w:sz w:val="24"/>
          <w:szCs w:val="24"/>
        </w:rPr>
        <w:t xml:space="preserve"> </w:t>
      </w:r>
      <w:r>
        <w:rPr>
          <w:sz w:val="24"/>
          <w:szCs w:val="24"/>
        </w:rPr>
        <w:t xml:space="preserve">How are we to appropriate all this truth? Saints of God, let’s add our prayers to the incense, and practice His presence and pray </w:t>
      </w:r>
      <w:r>
        <w:rPr>
          <w:b/>
          <w:sz w:val="24"/>
          <w:szCs w:val="24"/>
        </w:rPr>
        <w:t>Ephesians 3:14-21</w:t>
      </w:r>
      <w:r>
        <w:rPr>
          <w:sz w:val="24"/>
          <w:szCs w:val="24"/>
        </w:rPr>
        <w:t xml:space="preserve">! </w:t>
      </w:r>
    </w:p>
    <w:p w14:paraId="033A6951" w14:textId="77777777" w:rsidR="00993175" w:rsidRDefault="00993175" w:rsidP="00993175">
      <w:pPr>
        <w:ind w:firstLine="720"/>
        <w:rPr>
          <w:sz w:val="24"/>
          <w:szCs w:val="24"/>
        </w:rPr>
      </w:pPr>
    </w:p>
    <w:p w14:paraId="72E70304" w14:textId="77777777" w:rsidR="00993175" w:rsidRDefault="00993175" w:rsidP="00993175">
      <w:pPr>
        <w:rPr>
          <w:sz w:val="28"/>
        </w:rPr>
      </w:pPr>
    </w:p>
    <w:p w14:paraId="3C8A7124" w14:textId="77777777" w:rsidR="00C32C16" w:rsidRDefault="00C32C16" w:rsidP="008C7C6B">
      <w:pPr>
        <w:jc w:val="center"/>
        <w:rPr>
          <w:b/>
          <w:bCs/>
          <w:sz w:val="28"/>
          <w:szCs w:val="28"/>
        </w:rPr>
      </w:pPr>
    </w:p>
    <w:p w14:paraId="41563A5D" w14:textId="77777777" w:rsidR="00D32207" w:rsidRPr="00D934D8" w:rsidRDefault="00D32207" w:rsidP="00D32207">
      <w:pPr>
        <w:spacing w:after="360" w:line="240" w:lineRule="auto"/>
        <w:rPr>
          <w:bCs/>
          <w:sz w:val="24"/>
          <w:szCs w:val="24"/>
        </w:rPr>
      </w:pPr>
      <w:r w:rsidRPr="00CC2BF3">
        <w:rPr>
          <w:b/>
          <w:bCs/>
          <w:sz w:val="24"/>
          <w:szCs w:val="24"/>
        </w:rPr>
        <w:t>DIGGING DEEPER:</w:t>
      </w:r>
      <w:r w:rsidRPr="006C5953">
        <w:rPr>
          <w:b/>
          <w:bCs/>
          <w:sz w:val="28"/>
          <w:szCs w:val="28"/>
        </w:rPr>
        <w:t xml:space="preserve"> </w:t>
      </w:r>
      <w:r w:rsidRPr="004B7821">
        <w:rPr>
          <w:bCs/>
          <w:sz w:val="24"/>
          <w:szCs w:val="24"/>
        </w:rPr>
        <w:t xml:space="preserve">1 Timothy 1:2, 2:1, 4:5, 5:5; 2 Timothy 1:3; </w:t>
      </w:r>
      <w:r w:rsidRPr="00D934D8">
        <w:rPr>
          <w:bCs/>
          <w:sz w:val="24"/>
          <w:szCs w:val="24"/>
        </w:rPr>
        <w:t xml:space="preserve">Philemon 4-7, 22-24; Colossians 1:3, 4:2-3, 12; Ephesians 6:18; </w:t>
      </w:r>
      <w:r w:rsidRPr="00D934D8">
        <w:rPr>
          <w:sz w:val="24"/>
          <w:szCs w:val="24"/>
        </w:rPr>
        <w:t>Matthew 6:5-6; Acts 1:14, 2:42, 3:1, 6:4, 10:4, 12:5 -12, 16:13-16,</w:t>
      </w:r>
      <w:r w:rsidRPr="00D934D8">
        <w:rPr>
          <w:bCs/>
          <w:sz w:val="24"/>
          <w:szCs w:val="24"/>
        </w:rPr>
        <w:t xml:space="preserve"> 20:36; 1 Peter 3:12; Philippians 1:3-10, 19, 4:6; Romans 10:1, 12:12; James 5:13-18</w:t>
      </w:r>
    </w:p>
    <w:p w14:paraId="2409C885" w14:textId="77777777" w:rsidR="006B01D2" w:rsidRDefault="006B01D2" w:rsidP="006B01D2">
      <w:pPr>
        <w:jc w:val="center"/>
        <w:rPr>
          <w:b/>
          <w:sz w:val="28"/>
          <w:szCs w:val="28"/>
        </w:rPr>
      </w:pPr>
      <w:r>
        <w:rPr>
          <w:b/>
          <w:sz w:val="28"/>
          <w:szCs w:val="28"/>
        </w:rPr>
        <w:t>I</w:t>
      </w:r>
      <w:r w:rsidRPr="00DE20A9">
        <w:rPr>
          <w:b/>
          <w:sz w:val="28"/>
          <w:szCs w:val="28"/>
        </w:rPr>
        <w:t>ntersession</w:t>
      </w:r>
    </w:p>
    <w:p w14:paraId="265E5BC7" w14:textId="77777777" w:rsidR="006B01D2" w:rsidRPr="00CC2BF3" w:rsidRDefault="006B01D2" w:rsidP="006B01D2">
      <w:pPr>
        <w:spacing w:after="0"/>
        <w:jc w:val="center"/>
        <w:rPr>
          <w:b/>
          <w:bCs/>
          <w:sz w:val="24"/>
          <w:szCs w:val="24"/>
        </w:rPr>
      </w:pPr>
      <w:r w:rsidRPr="00CC2BF3">
        <w:rPr>
          <w:b/>
          <w:bCs/>
          <w:sz w:val="24"/>
          <w:szCs w:val="24"/>
        </w:rPr>
        <w:t xml:space="preserve">2 Timothy 1:2-3 </w:t>
      </w:r>
    </w:p>
    <w:p w14:paraId="0CF3A362" w14:textId="77777777" w:rsidR="006B01D2" w:rsidRDefault="006B01D2" w:rsidP="006B01D2">
      <w:pPr>
        <w:spacing w:after="0"/>
        <w:jc w:val="center"/>
        <w:rPr>
          <w:b/>
          <w:bCs/>
          <w:i/>
          <w:iCs/>
          <w:sz w:val="24"/>
          <w:szCs w:val="24"/>
        </w:rPr>
      </w:pPr>
      <w:r w:rsidRPr="5897EC05">
        <w:rPr>
          <w:b/>
          <w:bCs/>
          <w:i/>
          <w:iCs/>
          <w:sz w:val="24"/>
          <w:szCs w:val="24"/>
        </w:rPr>
        <w:t xml:space="preserve">To Timothy, my </w:t>
      </w:r>
      <w:r w:rsidR="00CC2BF3">
        <w:rPr>
          <w:b/>
          <w:bCs/>
          <w:i/>
          <w:iCs/>
          <w:sz w:val="24"/>
          <w:szCs w:val="24"/>
        </w:rPr>
        <w:t>dear child.</w:t>
      </w:r>
      <w:r w:rsidRPr="5897EC05">
        <w:rPr>
          <w:b/>
          <w:bCs/>
          <w:i/>
          <w:iCs/>
          <w:sz w:val="24"/>
          <w:szCs w:val="24"/>
        </w:rPr>
        <w:t xml:space="preserve"> Grace, mercy and peace from God</w:t>
      </w:r>
      <w:r w:rsidR="00CC2BF3">
        <w:rPr>
          <w:b/>
          <w:bCs/>
          <w:i/>
          <w:iCs/>
          <w:sz w:val="24"/>
          <w:szCs w:val="24"/>
        </w:rPr>
        <w:t xml:space="preserve"> the Father and Christ Jesus our Lord. I am thankful to God, whom I have served with a clear consc</w:t>
      </w:r>
      <w:r w:rsidRPr="5897EC05">
        <w:rPr>
          <w:b/>
          <w:bCs/>
          <w:i/>
          <w:iCs/>
          <w:sz w:val="24"/>
          <w:szCs w:val="24"/>
        </w:rPr>
        <w:t>ience</w:t>
      </w:r>
      <w:r w:rsidR="00CC2BF3">
        <w:rPr>
          <w:b/>
          <w:bCs/>
          <w:i/>
          <w:iCs/>
          <w:sz w:val="24"/>
          <w:szCs w:val="24"/>
        </w:rPr>
        <w:t xml:space="preserve"> as my </w:t>
      </w:r>
      <w:r w:rsidR="00C927BD">
        <w:rPr>
          <w:b/>
          <w:bCs/>
          <w:i/>
          <w:iCs/>
          <w:sz w:val="24"/>
          <w:szCs w:val="24"/>
        </w:rPr>
        <w:t>ancestors</w:t>
      </w:r>
      <w:r w:rsidR="00CC2BF3">
        <w:rPr>
          <w:b/>
          <w:bCs/>
          <w:i/>
          <w:iCs/>
          <w:sz w:val="24"/>
          <w:szCs w:val="24"/>
        </w:rPr>
        <w:t xml:space="preserve"> did</w:t>
      </w:r>
      <w:r w:rsidR="00C927BD">
        <w:rPr>
          <w:b/>
          <w:bCs/>
          <w:i/>
          <w:iCs/>
          <w:sz w:val="24"/>
          <w:szCs w:val="24"/>
        </w:rPr>
        <w:t>, when I remember you in my prayers as I do constantly night and day.</w:t>
      </w:r>
    </w:p>
    <w:p w14:paraId="79CFA204" w14:textId="77777777" w:rsidR="00D934D8" w:rsidRPr="00773676" w:rsidRDefault="00D934D8" w:rsidP="00773676">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2D87753B" w14:textId="77777777" w:rsidR="008C7C6B" w:rsidRDefault="008C7C6B" w:rsidP="008C7C6B">
      <w:pPr>
        <w:ind w:firstLine="720"/>
        <w:jc w:val="both"/>
        <w:rPr>
          <w:sz w:val="24"/>
          <w:szCs w:val="24"/>
        </w:rPr>
      </w:pPr>
      <w:r>
        <w:rPr>
          <w:sz w:val="24"/>
          <w:szCs w:val="24"/>
        </w:rPr>
        <w:t>As previously noted, Ephesians was the first of four prison letters. So, one might think Paul would be wallowing in self-pity while he languished there on house arrest (Acts 28:16-31)</w:t>
      </w:r>
      <w:r w:rsidR="00BD52F5">
        <w:rPr>
          <w:sz w:val="24"/>
          <w:szCs w:val="24"/>
        </w:rPr>
        <w:t>.</w:t>
      </w:r>
      <w:r>
        <w:rPr>
          <w:sz w:val="24"/>
          <w:szCs w:val="24"/>
        </w:rPr>
        <w:t xml:space="preserve"> But not Paul. “A thankful heart, is a happy heart!”, as the adage goes. Why was Paul so happy despite his circumstances? He was happy because of the news he received from the churches, from Ephesus, Philippi and Colossae - the church planted by Epaphras - one of Paul’s disciples from Ephesus. Even though he was in Rome, Paul heard about their faith and love, which prompted praise, thanks and prayers on their behalf. Let’s point out several things about prayer from Paul’s example. For one, we see that one facet of prayer is praise and worship. </w:t>
      </w:r>
      <w:r w:rsidR="006B01D2">
        <w:rPr>
          <w:sz w:val="24"/>
          <w:szCs w:val="24"/>
        </w:rPr>
        <w:t>This is what</w:t>
      </w:r>
      <w:r>
        <w:rPr>
          <w:sz w:val="24"/>
          <w:szCs w:val="24"/>
        </w:rPr>
        <w:t xml:space="preserve"> ushers us into the presence of God. </w:t>
      </w:r>
    </w:p>
    <w:p w14:paraId="40A922FD" w14:textId="77777777" w:rsidR="008C7C6B" w:rsidRPr="00773676" w:rsidRDefault="008C7C6B" w:rsidP="00773676">
      <w:pPr>
        <w:spacing w:after="0"/>
        <w:jc w:val="center"/>
        <w:rPr>
          <w:b/>
          <w:sz w:val="24"/>
          <w:szCs w:val="24"/>
        </w:rPr>
      </w:pPr>
      <w:r w:rsidRPr="00773676">
        <w:rPr>
          <w:b/>
          <w:sz w:val="24"/>
          <w:szCs w:val="24"/>
        </w:rPr>
        <w:t>Psalm 100:4 (KJV)</w:t>
      </w:r>
    </w:p>
    <w:p w14:paraId="33B0137C" w14:textId="77777777" w:rsidR="008C7C6B" w:rsidRDefault="008C7C6B" w:rsidP="00773676">
      <w:pPr>
        <w:spacing w:after="0"/>
        <w:jc w:val="center"/>
        <w:rPr>
          <w:b/>
          <w:i/>
          <w:sz w:val="24"/>
          <w:szCs w:val="24"/>
        </w:rPr>
      </w:pPr>
      <w:r w:rsidRPr="000F6232">
        <w:rPr>
          <w:b/>
          <w:i/>
          <w:sz w:val="24"/>
          <w:szCs w:val="24"/>
        </w:rPr>
        <w:t>Enter into his gates with thanksgiving, and into his courts with praise: be thankful unto him, and bless his name.</w:t>
      </w:r>
    </w:p>
    <w:p w14:paraId="04E85225" w14:textId="77777777" w:rsidR="00773676" w:rsidRPr="000F6232" w:rsidRDefault="00773676" w:rsidP="00773676">
      <w:pPr>
        <w:spacing w:after="0"/>
        <w:jc w:val="center"/>
        <w:rPr>
          <w:b/>
          <w:i/>
          <w:sz w:val="24"/>
          <w:szCs w:val="24"/>
        </w:rPr>
      </w:pPr>
    </w:p>
    <w:p w14:paraId="5FA3FD9A" w14:textId="77777777" w:rsidR="008C7C6B" w:rsidRDefault="008C7C6B" w:rsidP="008C7C6B">
      <w:pPr>
        <w:ind w:firstLine="720"/>
        <w:jc w:val="both"/>
        <w:rPr>
          <w:sz w:val="24"/>
          <w:szCs w:val="24"/>
        </w:rPr>
      </w:pPr>
      <w:r>
        <w:rPr>
          <w:sz w:val="24"/>
          <w:szCs w:val="24"/>
        </w:rPr>
        <w:t>Moreover, David said that God, “</w:t>
      </w:r>
      <w:r w:rsidRPr="00404C41">
        <w:rPr>
          <w:sz w:val="24"/>
          <w:szCs w:val="24"/>
        </w:rPr>
        <w:t xml:space="preserve">inhabits the praises of </w:t>
      </w:r>
      <w:r>
        <w:rPr>
          <w:sz w:val="24"/>
          <w:szCs w:val="24"/>
        </w:rPr>
        <w:t>Israel”</w:t>
      </w:r>
      <w:r w:rsidRPr="00404C41">
        <w:rPr>
          <w:sz w:val="24"/>
          <w:szCs w:val="24"/>
        </w:rPr>
        <w:t xml:space="preserve"> (Psalms 2</w:t>
      </w:r>
      <w:r>
        <w:rPr>
          <w:sz w:val="24"/>
          <w:szCs w:val="24"/>
        </w:rPr>
        <w:t>2:3) (KJV). In other words,</w:t>
      </w:r>
      <w:r w:rsidRPr="00404C41">
        <w:rPr>
          <w:sz w:val="24"/>
          <w:szCs w:val="24"/>
        </w:rPr>
        <w:t xml:space="preserve"> when we worship and praise God,</w:t>
      </w:r>
      <w:r>
        <w:rPr>
          <w:sz w:val="24"/>
          <w:szCs w:val="24"/>
        </w:rPr>
        <w:t xml:space="preserve"> regardless of the situation, </w:t>
      </w:r>
      <w:r w:rsidRPr="00404C41">
        <w:rPr>
          <w:sz w:val="24"/>
          <w:szCs w:val="24"/>
        </w:rPr>
        <w:t>the Holy Spirit</w:t>
      </w:r>
      <w:r>
        <w:rPr>
          <w:sz w:val="24"/>
          <w:szCs w:val="24"/>
        </w:rPr>
        <w:t xml:space="preserve"> feels “at home” with us.</w:t>
      </w:r>
      <w:r w:rsidRPr="00404C41">
        <w:rPr>
          <w:sz w:val="24"/>
          <w:szCs w:val="24"/>
        </w:rPr>
        <w:t xml:space="preserve"> </w:t>
      </w:r>
      <w:r>
        <w:rPr>
          <w:sz w:val="24"/>
          <w:szCs w:val="24"/>
        </w:rPr>
        <w:t>After all, worshiping God is the main activity in heaven. Certainly, w</w:t>
      </w:r>
      <w:r w:rsidRPr="00404C41">
        <w:rPr>
          <w:sz w:val="24"/>
          <w:szCs w:val="24"/>
        </w:rPr>
        <w:t>orship can be singing songs of praise; that’s what Paul and Silas were doing in Acts 16:22-29</w:t>
      </w:r>
      <w:r>
        <w:rPr>
          <w:sz w:val="24"/>
          <w:szCs w:val="24"/>
        </w:rPr>
        <w:t xml:space="preserve">. But, as we will see in the following word search, prayer is a form of worship. What? “I though prayer was asking God for things I need” you may say. That’s only a small part of it. </w:t>
      </w:r>
    </w:p>
    <w:p w14:paraId="3144E493" w14:textId="77777777" w:rsidR="00D934D8" w:rsidRPr="00AA19E1"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0196E5" w14:textId="77777777" w:rsidR="005B2B0B" w:rsidRDefault="005B2B0B" w:rsidP="005B2B0B">
      <w:pPr>
        <w:spacing w:after="0"/>
        <w:jc w:val="center"/>
        <w:rPr>
          <w:b/>
          <w:bCs/>
          <w:i/>
          <w:iCs/>
          <w:sz w:val="24"/>
          <w:szCs w:val="24"/>
        </w:rPr>
      </w:pPr>
    </w:p>
    <w:p w14:paraId="4706B192" w14:textId="77777777" w:rsidR="008C7C6B" w:rsidRDefault="008C7C6B" w:rsidP="008C7C6B">
      <w:pPr>
        <w:ind w:firstLine="720"/>
        <w:jc w:val="both"/>
      </w:pPr>
      <w:r>
        <w:rPr>
          <w:b/>
          <w:i/>
          <w:sz w:val="24"/>
          <w:szCs w:val="24"/>
        </w:rPr>
        <w:t xml:space="preserve"> </w:t>
      </w:r>
      <w:r>
        <w:rPr>
          <w:sz w:val="24"/>
          <w:szCs w:val="24"/>
        </w:rPr>
        <w:t xml:space="preserve">Is there a person in your life that you can count on when you </w:t>
      </w:r>
      <w:r w:rsidR="004E0B8A">
        <w:rPr>
          <w:sz w:val="24"/>
          <w:szCs w:val="24"/>
        </w:rPr>
        <w:t>need</w:t>
      </w:r>
      <w:r>
        <w:rPr>
          <w:sz w:val="24"/>
          <w:szCs w:val="24"/>
        </w:rPr>
        <w:t xml:space="preserve"> prayer? Can others count on you? In my estimation, prayer is one the most unselfish acts one person could do for another, because you can’t focus on yourself and someone else at the same time. No one exemplified this more than our Lord as He made intersessions for us, even His enemies, upon the cross. But His prayers did not end while He was on earth. As we learned in the lesson, Abba Father, as our Great High Priest, Jesus is praying for us even now (Hebrew 7:25; Romans 8:26-27,34). Yes, we are physically apart, while we’re on earth, we are connected to Him through prayer and joined to the very heart of God</w:t>
      </w:r>
      <w:r w:rsidRPr="00D440E7">
        <w:rPr>
          <w:sz w:val="24"/>
          <w:szCs w:val="24"/>
        </w:rPr>
        <w:t xml:space="preserve"> </w:t>
      </w:r>
      <w:r>
        <w:rPr>
          <w:sz w:val="24"/>
          <w:szCs w:val="24"/>
        </w:rPr>
        <w:t>(</w:t>
      </w:r>
      <w:r w:rsidRPr="00D440E7">
        <w:rPr>
          <w:sz w:val="24"/>
          <w:szCs w:val="24"/>
        </w:rPr>
        <w:t>Ephesians 3:14-21</w:t>
      </w:r>
      <w:r>
        <w:rPr>
          <w:sz w:val="24"/>
          <w:szCs w:val="24"/>
        </w:rPr>
        <w:t>).</w:t>
      </w:r>
      <w:r>
        <w:t xml:space="preserve">   </w:t>
      </w:r>
    </w:p>
    <w:p w14:paraId="66D71AD5" w14:textId="77777777" w:rsidR="008C7C6B" w:rsidRDefault="008C7C6B" w:rsidP="008C7C6B">
      <w:pPr>
        <w:ind w:firstLine="720"/>
        <w:jc w:val="both"/>
        <w:rPr>
          <w:sz w:val="24"/>
          <w:szCs w:val="24"/>
        </w:rPr>
      </w:pPr>
      <w:r>
        <w:rPr>
          <w:sz w:val="24"/>
          <w:szCs w:val="24"/>
        </w:rPr>
        <w:t xml:space="preserve">Now let’s look at Paul’s example from our key passage. Did this prayer include their physical needs? In other </w:t>
      </w:r>
      <w:r w:rsidR="004E0B8A">
        <w:rPr>
          <w:sz w:val="24"/>
          <w:szCs w:val="24"/>
        </w:rPr>
        <w:t>places,</w:t>
      </w:r>
      <w:r>
        <w:rPr>
          <w:sz w:val="24"/>
          <w:szCs w:val="24"/>
        </w:rPr>
        <w:t xml:space="preserve"> he did. But his greatest concern was for their spiritual needs. So often, though, we are putting the cart before the horse in prayer by seeking temporal things before eternal things. Yet we forget that if we would seek first His kingdom and righteousness, everything else will fall into place. (Matthew 6:33) Since worship is the priority in the kingdom of God, should it not take the preeminence in our lives also? </w:t>
      </w:r>
    </w:p>
    <w:p w14:paraId="652D53B0" w14:textId="77777777" w:rsidR="008C7C6B" w:rsidRPr="00C927BD" w:rsidRDefault="008C7C6B" w:rsidP="00BC1FB9">
      <w:pPr>
        <w:spacing w:after="0"/>
        <w:jc w:val="center"/>
        <w:rPr>
          <w:b/>
          <w:sz w:val="24"/>
          <w:szCs w:val="24"/>
        </w:rPr>
      </w:pPr>
      <w:r w:rsidRPr="00C927BD">
        <w:rPr>
          <w:b/>
          <w:sz w:val="24"/>
          <w:szCs w:val="24"/>
        </w:rPr>
        <w:t>1 Thessalonians 5:16-1</w:t>
      </w:r>
      <w:r w:rsidR="00C927BD">
        <w:rPr>
          <w:b/>
          <w:sz w:val="24"/>
          <w:szCs w:val="24"/>
        </w:rPr>
        <w:t>8</w:t>
      </w:r>
    </w:p>
    <w:p w14:paraId="16F07FE0" w14:textId="77777777" w:rsidR="008C7C6B" w:rsidRDefault="00C927BD" w:rsidP="00BC1FB9">
      <w:pPr>
        <w:spacing w:after="0"/>
        <w:jc w:val="center"/>
        <w:rPr>
          <w:b/>
          <w:i/>
          <w:sz w:val="24"/>
          <w:szCs w:val="24"/>
        </w:rPr>
      </w:pPr>
      <w:r>
        <w:rPr>
          <w:b/>
          <w:i/>
          <w:sz w:val="24"/>
          <w:szCs w:val="24"/>
        </w:rPr>
        <w:t>Always rejoice, constantly pray, in everything give thanks. For this is God’s will for you in Christ Jesus</w:t>
      </w:r>
      <w:r w:rsidR="008C7C6B" w:rsidRPr="002F2B53">
        <w:rPr>
          <w:b/>
          <w:i/>
          <w:sz w:val="24"/>
          <w:szCs w:val="24"/>
        </w:rPr>
        <w:t>.</w:t>
      </w:r>
    </w:p>
    <w:p w14:paraId="23666E4C" w14:textId="77777777" w:rsidR="009801F4" w:rsidRDefault="009801F4" w:rsidP="00BC1FB9">
      <w:pPr>
        <w:spacing w:after="0"/>
        <w:jc w:val="center"/>
        <w:rPr>
          <w:b/>
          <w:i/>
          <w:sz w:val="24"/>
          <w:szCs w:val="24"/>
        </w:rPr>
      </w:pPr>
    </w:p>
    <w:p w14:paraId="2BA21CBF" w14:textId="77777777" w:rsidR="008C7C6B" w:rsidRPr="00E20010" w:rsidRDefault="008C7C6B" w:rsidP="00EF73C9">
      <w:pPr>
        <w:pStyle w:val="ListParagraph"/>
        <w:numPr>
          <w:ilvl w:val="0"/>
          <w:numId w:val="38"/>
        </w:numPr>
        <w:rPr>
          <w:bCs/>
          <w:i/>
          <w:iCs/>
          <w:sz w:val="24"/>
          <w:szCs w:val="24"/>
        </w:rPr>
      </w:pPr>
      <w:r w:rsidRPr="00E20010">
        <w:rPr>
          <w:sz w:val="24"/>
          <w:szCs w:val="24"/>
        </w:rPr>
        <w:t xml:space="preserve">In </w:t>
      </w:r>
      <w:r w:rsidR="00C927BD" w:rsidRPr="00C927BD">
        <w:rPr>
          <w:bCs/>
          <w:iCs/>
          <w:sz w:val="24"/>
          <w:szCs w:val="24"/>
        </w:rPr>
        <w:t>Proverbs 28:9</w:t>
      </w:r>
      <w:r w:rsidR="00C927BD">
        <w:rPr>
          <w:bCs/>
          <w:iCs/>
          <w:sz w:val="24"/>
          <w:szCs w:val="24"/>
        </w:rPr>
        <w:t>,</w:t>
      </w:r>
      <w:r w:rsidRPr="00E20010">
        <w:rPr>
          <w:sz w:val="24"/>
          <w:szCs w:val="24"/>
        </w:rPr>
        <w:t xml:space="preserve"> how does the Lord feel about the prayers of those who refuse to hear His Words? </w:t>
      </w:r>
      <w:r w:rsidRPr="00E20010">
        <w:rPr>
          <w:bCs/>
          <w:i/>
          <w:iCs/>
          <w:sz w:val="24"/>
          <w:szCs w:val="24"/>
        </w:rPr>
        <w:t>__________________________________________________________________</w:t>
      </w:r>
    </w:p>
    <w:p w14:paraId="05359BA4" w14:textId="77777777" w:rsidR="008C7C6B" w:rsidRDefault="008C7C6B" w:rsidP="00EF73C9">
      <w:pPr>
        <w:pStyle w:val="ListParagraph"/>
        <w:numPr>
          <w:ilvl w:val="0"/>
          <w:numId w:val="38"/>
        </w:numPr>
        <w:rPr>
          <w:sz w:val="24"/>
          <w:szCs w:val="24"/>
        </w:rPr>
      </w:pPr>
      <w:r>
        <w:rPr>
          <w:sz w:val="24"/>
          <w:szCs w:val="24"/>
        </w:rPr>
        <w:t>Describe a time in your life where you spent time in prayer but neglected to open your Bible. ____________________________________________________________________________________________________________________________________</w:t>
      </w:r>
    </w:p>
    <w:p w14:paraId="74A0844B" w14:textId="77777777" w:rsidR="008C7C6B" w:rsidRPr="00B81201" w:rsidRDefault="008C7C6B" w:rsidP="00EF73C9">
      <w:pPr>
        <w:pStyle w:val="ListParagraph"/>
        <w:numPr>
          <w:ilvl w:val="0"/>
          <w:numId w:val="38"/>
        </w:numPr>
        <w:rPr>
          <w:sz w:val="24"/>
          <w:szCs w:val="24"/>
        </w:rPr>
      </w:pPr>
      <w:r>
        <w:rPr>
          <w:sz w:val="24"/>
          <w:szCs w:val="24"/>
        </w:rPr>
        <w:t xml:space="preserve">Read </w:t>
      </w:r>
      <w:r w:rsidRPr="00B81201">
        <w:rPr>
          <w:sz w:val="24"/>
          <w:szCs w:val="24"/>
        </w:rPr>
        <w:t>Song of Songs 2:10-14</w:t>
      </w:r>
      <w:r>
        <w:rPr>
          <w:sz w:val="24"/>
          <w:szCs w:val="24"/>
        </w:rPr>
        <w:t>. Here the king speaks to his beloved. What mental picture can you draw relating to Jesus and you? ____________________________________________________________________________________________________________________________________</w:t>
      </w:r>
      <w:r w:rsidRPr="00B81201">
        <w:rPr>
          <w:sz w:val="24"/>
          <w:szCs w:val="24"/>
        </w:rPr>
        <w:t xml:space="preserve"> </w:t>
      </w:r>
    </w:p>
    <w:p w14:paraId="4D002768" w14:textId="77777777" w:rsidR="008C7C6B" w:rsidRDefault="009C1ED6" w:rsidP="008C7C6B">
      <w:pPr>
        <w:ind w:firstLine="720"/>
        <w:jc w:val="both"/>
        <w:rPr>
          <w:sz w:val="24"/>
          <w:szCs w:val="24"/>
        </w:rPr>
      </w:pPr>
      <w:r>
        <w:rPr>
          <w:sz w:val="24"/>
          <w:szCs w:val="24"/>
        </w:rPr>
        <w:t>R</w:t>
      </w:r>
      <w:r w:rsidR="008C7C6B">
        <w:rPr>
          <w:sz w:val="24"/>
          <w:szCs w:val="24"/>
        </w:rPr>
        <w:t xml:space="preserve">emaining in God’s Word is a prerequisite for </w:t>
      </w:r>
      <w:r w:rsidR="008C7C6B" w:rsidRPr="5897EC05">
        <w:rPr>
          <w:sz w:val="24"/>
          <w:szCs w:val="24"/>
        </w:rPr>
        <w:t>answered prayers</w:t>
      </w:r>
      <w:r w:rsidR="008C7C6B">
        <w:rPr>
          <w:sz w:val="24"/>
          <w:szCs w:val="24"/>
        </w:rPr>
        <w:t xml:space="preserve"> and an indication of salvation. Although, we may not always see discernible results when we pray, nonetheless, we can be sure that God hears us. Besides that, prayer changes us. It brings the Prince of Peace into the chaos, confusions and conflicts of life.</w:t>
      </w:r>
    </w:p>
    <w:p w14:paraId="19F4ABDB" w14:textId="77777777" w:rsidR="00CC2BF3" w:rsidRDefault="00CC2BF3" w:rsidP="00CC2BF3">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14:paraId="5A71B9B0" w14:textId="77777777" w:rsidR="00CC2BF3" w:rsidRDefault="00CC2BF3" w:rsidP="00CC2BF3">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14:paraId="57ED7991" w14:textId="77777777" w:rsidR="00CC2BF3" w:rsidRPr="000A47DF" w:rsidRDefault="00CC2BF3" w:rsidP="00CC2BF3">
      <w:pPr>
        <w:spacing w:after="0"/>
        <w:jc w:val="center"/>
        <w:rPr>
          <w:rFonts w:asciiTheme="minorHAnsi" w:hAnsiTheme="minorHAnsi" w:cstheme="minorHAnsi"/>
          <w:b/>
          <w:i/>
          <w:color w:val="000000"/>
          <w:sz w:val="24"/>
          <w:szCs w:val="24"/>
        </w:rPr>
      </w:pPr>
    </w:p>
    <w:p w14:paraId="4C5D8757" w14:textId="195955C0" w:rsidR="00CC2BF3" w:rsidRDefault="00CC2BF3" w:rsidP="00CC2BF3">
      <w:pPr>
        <w:ind w:firstLine="720"/>
        <w:jc w:val="both"/>
        <w:rPr>
          <w:rFonts w:asciiTheme="minorHAnsi" w:hAnsiTheme="minorHAnsi" w:cstheme="minorHAnsi"/>
          <w:sz w:val="24"/>
          <w:szCs w:val="24"/>
        </w:rPr>
      </w:pPr>
      <w:r>
        <w:rPr>
          <w:rFonts w:asciiTheme="minorHAnsi" w:hAnsiTheme="minorHAnsi" w:cstheme="minorHAnsi"/>
          <w:sz w:val="24"/>
          <w:szCs w:val="24"/>
        </w:rPr>
        <w:t>Curiously enough, in the Hebrew language,</w:t>
      </w:r>
      <w:r w:rsidRPr="000A47DF">
        <w:rPr>
          <w:rFonts w:asciiTheme="minorHAnsi" w:hAnsiTheme="minorHAnsi" w:cstheme="minorHAnsi"/>
          <w:sz w:val="24"/>
          <w:szCs w:val="24"/>
        </w:rPr>
        <w:t xml:space="preserve"> the words </w:t>
      </w:r>
      <w:r w:rsidRPr="00127BE6">
        <w:rPr>
          <w:rFonts w:asciiTheme="minorHAnsi" w:hAnsiTheme="minorHAnsi" w:cstheme="minorHAnsi"/>
          <w:sz w:val="24"/>
          <w:szCs w:val="24"/>
          <w:u w:val="single"/>
        </w:rPr>
        <w:t>face,</w:t>
      </w:r>
      <w:r w:rsidRPr="000A47DF">
        <w:rPr>
          <w:rFonts w:asciiTheme="minorHAnsi" w:hAnsiTheme="minorHAnsi" w:cstheme="minorHAnsi"/>
          <w:sz w:val="24"/>
          <w:szCs w:val="24"/>
        </w:rPr>
        <w:t xml:space="preserve"> and </w:t>
      </w:r>
      <w:r w:rsidRPr="00127BE6">
        <w:rPr>
          <w:rFonts w:asciiTheme="minorHAnsi" w:hAnsiTheme="minorHAnsi" w:cstheme="minorHAnsi"/>
          <w:sz w:val="24"/>
          <w:szCs w:val="24"/>
          <w:u w:val="single"/>
        </w:rPr>
        <w:t>presence</w:t>
      </w:r>
      <w:r w:rsidRPr="000A47DF">
        <w:rPr>
          <w:rFonts w:asciiTheme="minorHAnsi" w:hAnsiTheme="minorHAnsi" w:cstheme="minorHAnsi"/>
          <w:sz w:val="24"/>
          <w:szCs w:val="24"/>
        </w:rPr>
        <w:t xml:space="preserve"> are the same word</w:t>
      </w:r>
      <w:r>
        <w:rPr>
          <w:rFonts w:asciiTheme="minorHAnsi" w:hAnsiTheme="minorHAnsi" w:cstheme="minorHAnsi"/>
          <w:sz w:val="24"/>
          <w:szCs w:val="24"/>
        </w:rPr>
        <w:t>.</w:t>
      </w:r>
      <w:r w:rsidRPr="000A47DF">
        <w:rPr>
          <w:rFonts w:asciiTheme="minorHAnsi" w:hAnsiTheme="minorHAnsi" w:cstheme="minorHAnsi"/>
          <w:sz w:val="24"/>
          <w:szCs w:val="24"/>
        </w:rPr>
        <w:t xml:space="preserve"> </w:t>
      </w:r>
      <w:r>
        <w:rPr>
          <w:rFonts w:asciiTheme="minorHAnsi" w:hAnsiTheme="minorHAnsi" w:cstheme="minorHAnsi"/>
          <w:sz w:val="24"/>
          <w:szCs w:val="24"/>
        </w:rPr>
        <w:t xml:space="preserve">Take a moment and look up these passages and see how the word was translated: Psalm 16:11; Genesis 32:30, </w:t>
      </w:r>
      <w:r w:rsidRPr="000A47DF">
        <w:rPr>
          <w:rFonts w:asciiTheme="minorHAnsi" w:hAnsiTheme="minorHAnsi" w:cstheme="minorHAnsi"/>
          <w:sz w:val="24"/>
          <w:szCs w:val="24"/>
        </w:rPr>
        <w:t>Exodus 33:1</w:t>
      </w:r>
      <w:r>
        <w:rPr>
          <w:rFonts w:asciiTheme="minorHAnsi" w:hAnsiTheme="minorHAnsi" w:cstheme="minorHAnsi"/>
          <w:sz w:val="24"/>
          <w:szCs w:val="24"/>
        </w:rPr>
        <w:t>1</w:t>
      </w:r>
      <w:r w:rsidRPr="000A47DF">
        <w:rPr>
          <w:rFonts w:asciiTheme="minorHAnsi" w:hAnsiTheme="minorHAnsi" w:cstheme="minorHAnsi"/>
          <w:sz w:val="24"/>
          <w:szCs w:val="24"/>
        </w:rPr>
        <w:t>-23</w:t>
      </w:r>
      <w:r>
        <w:rPr>
          <w:rFonts w:asciiTheme="minorHAnsi" w:hAnsiTheme="minorHAnsi" w:cstheme="minorHAnsi"/>
          <w:sz w:val="24"/>
          <w:szCs w:val="24"/>
        </w:rPr>
        <w:t xml:space="preserve">. Now let’s differentiate between what it means to seek the face of God as opposed to seeking the hand of God. </w:t>
      </w:r>
      <w:r w:rsidR="00993175">
        <w:rPr>
          <w:rFonts w:asciiTheme="minorHAnsi" w:hAnsiTheme="minorHAnsi" w:cstheme="minorHAnsi"/>
          <w:sz w:val="24"/>
          <w:szCs w:val="24"/>
        </w:rPr>
        <w:t xml:space="preserve">If we do not understand this, we could be deluded into thinking we are seeking God, when in reality we are just seeking what He can give us. </w:t>
      </w:r>
      <w:r w:rsidRPr="000A47DF">
        <w:rPr>
          <w:rFonts w:asciiTheme="minorHAnsi" w:hAnsiTheme="minorHAnsi" w:cstheme="minorHAnsi"/>
          <w:sz w:val="24"/>
          <w:szCs w:val="24"/>
        </w:rPr>
        <w:t xml:space="preserve">Essentially, to seek </w:t>
      </w:r>
      <w:r>
        <w:rPr>
          <w:rFonts w:asciiTheme="minorHAnsi" w:hAnsiTheme="minorHAnsi" w:cstheme="minorHAnsi"/>
          <w:sz w:val="24"/>
          <w:szCs w:val="24"/>
        </w:rPr>
        <w:t>God’s</w:t>
      </w:r>
      <w:r w:rsidRPr="000A47DF">
        <w:rPr>
          <w:rFonts w:asciiTheme="minorHAnsi" w:hAnsiTheme="minorHAnsi" w:cstheme="minorHAnsi"/>
          <w:sz w:val="24"/>
          <w:szCs w:val="24"/>
        </w:rPr>
        <w:t xml:space="preserve"> face is to come into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Pr="000A47DF">
        <w:rPr>
          <w:rFonts w:asciiTheme="minorHAnsi" w:hAnsiTheme="minorHAnsi" w:cstheme="minorHAnsi"/>
          <w:sz w:val="24"/>
          <w:szCs w:val="24"/>
        </w:rPr>
        <w:t xml:space="preserve"> </w:t>
      </w:r>
    </w:p>
    <w:p w14:paraId="3B1E0260" w14:textId="77777777" w:rsidR="00CC2BF3" w:rsidRDefault="00CC2BF3" w:rsidP="00CC2BF3">
      <w:pPr>
        <w:spacing w:after="0"/>
        <w:jc w:val="center"/>
        <w:rPr>
          <w:b/>
          <w:sz w:val="24"/>
          <w:szCs w:val="24"/>
        </w:rPr>
      </w:pPr>
      <w:r w:rsidRPr="00BC4868">
        <w:rPr>
          <w:b/>
          <w:sz w:val="24"/>
          <w:szCs w:val="24"/>
        </w:rPr>
        <w:t xml:space="preserve">Psalm 27:4 </w:t>
      </w:r>
    </w:p>
    <w:p w14:paraId="094DFAB0" w14:textId="77777777" w:rsidR="00CC2BF3" w:rsidRDefault="00CC2BF3" w:rsidP="00CC2BF3">
      <w:pPr>
        <w:spacing w:after="0"/>
        <w:jc w:val="center"/>
        <w:rPr>
          <w:rFonts w:asciiTheme="minorHAnsi" w:hAnsiTheme="minorHAnsi" w:cstheme="minorHAnsi"/>
          <w:b/>
          <w:i/>
          <w:color w:val="000000"/>
          <w:sz w:val="24"/>
          <w:szCs w:val="24"/>
        </w:rPr>
      </w:pPr>
      <w:r w:rsidRPr="000A47DF">
        <w:rPr>
          <w:rFonts w:asciiTheme="minorHAnsi" w:hAnsiTheme="minorHAnsi" w:cstheme="minorHAnsi"/>
          <w:b/>
          <w:sz w:val="24"/>
          <w:szCs w:val="24"/>
        </w:rPr>
        <w:t xml:space="preserve"> </w:t>
      </w:r>
      <w:r w:rsidRPr="000A47DF">
        <w:rPr>
          <w:rFonts w:asciiTheme="minorHAnsi" w:hAnsiTheme="minorHAnsi" w:cstheme="minorHAnsi"/>
          <w:b/>
          <w:i/>
          <w:color w:val="000000"/>
          <w:sz w:val="24"/>
          <w:szCs w:val="24"/>
        </w:rPr>
        <w:t>I have asked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for one thing – this is what I desire! I want to live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in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Fonts w:asciiTheme="minorHAnsi" w:hAnsiTheme="minorHAnsi" w:cstheme="minorHAnsi"/>
          <w:b/>
          <w:i/>
          <w:color w:val="000000"/>
          <w:sz w:val="24"/>
          <w:szCs w:val="24"/>
        </w:rPr>
        <w:t>’s house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all the days of my life, so I can gaze at the splendor</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of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 xml:space="preserve">Lord </w:t>
      </w:r>
      <w:r w:rsidRPr="000A47DF">
        <w:rPr>
          <w:rFonts w:asciiTheme="minorHAnsi" w:hAnsiTheme="minorHAnsi" w:cstheme="minorHAnsi"/>
          <w:b/>
          <w:i/>
          <w:color w:val="000000"/>
          <w:sz w:val="24"/>
          <w:szCs w:val="24"/>
        </w:rPr>
        <w:t>and contemplate in his temple.</w:t>
      </w:r>
    </w:p>
    <w:p w14:paraId="0F96F54D" w14:textId="77777777" w:rsidR="00CC2BF3" w:rsidRPr="000A47DF" w:rsidRDefault="00CC2BF3" w:rsidP="00CC2BF3">
      <w:pPr>
        <w:spacing w:after="0"/>
        <w:jc w:val="center"/>
        <w:rPr>
          <w:rFonts w:asciiTheme="minorHAnsi" w:hAnsiTheme="minorHAnsi" w:cstheme="minorHAnsi"/>
          <w:b/>
          <w:i/>
          <w:color w:val="000000"/>
          <w:sz w:val="24"/>
          <w:szCs w:val="24"/>
        </w:rPr>
      </w:pPr>
    </w:p>
    <w:p w14:paraId="2D4D49C4" w14:textId="77777777" w:rsidR="00CC2BF3" w:rsidRDefault="00CC2BF3" w:rsidP="00CC2BF3">
      <w:pPr>
        <w:ind w:firstLine="720"/>
        <w:jc w:val="both"/>
        <w:rPr>
          <w:sz w:val="24"/>
          <w:szCs w:val="24"/>
        </w:rPr>
      </w:pPr>
      <w:r>
        <w:rPr>
          <w:sz w:val="24"/>
          <w:szCs w:val="24"/>
        </w:rPr>
        <w:t xml:space="preserve">Whereas, when we seek His hand, we are coming to Him to get something. That is supplication. I don’t know about you, but, ashamedly, too often I am prone to seek God when I am in need. And the greater the need, the more earnestly I seek Him. Don’t get me wrong, it is not necessarily a bad thing to seek the Lord in times of need. He is a loving Father who desires to help His children. But, if we only seek Him for what He can give us, then we have missed the point entirely. And furthermore, this is a marker that we are not abiding in Him (John 15:1-12). </w:t>
      </w:r>
    </w:p>
    <w:p w14:paraId="09139FED" w14:textId="77777777" w:rsidR="00CC2BF3" w:rsidRPr="00C14767" w:rsidRDefault="00CC2BF3" w:rsidP="00CC2BF3">
      <w:pPr>
        <w:spacing w:after="0"/>
        <w:jc w:val="center"/>
        <w:rPr>
          <w:b/>
          <w:sz w:val="24"/>
          <w:szCs w:val="24"/>
        </w:rPr>
      </w:pPr>
      <w:r w:rsidRPr="00C14767">
        <w:rPr>
          <w:b/>
          <w:sz w:val="24"/>
          <w:szCs w:val="24"/>
        </w:rPr>
        <w:t xml:space="preserve">Psalm 119:10-16 </w:t>
      </w:r>
    </w:p>
    <w:p w14:paraId="50EAF1A8" w14:textId="77777777" w:rsidR="00CC2BF3" w:rsidRPr="0084760C" w:rsidRDefault="00CC2BF3" w:rsidP="00CC2BF3">
      <w:pPr>
        <w:spacing w:after="0"/>
        <w:jc w:val="center"/>
        <w:rPr>
          <w:rStyle w:val="text"/>
          <w:b/>
          <w:i/>
          <w:sz w:val="24"/>
          <w:szCs w:val="24"/>
        </w:rPr>
      </w:pPr>
      <w:r w:rsidRPr="0084760C">
        <w:rPr>
          <w:rStyle w:val="text"/>
          <w:b/>
          <w:i/>
          <w:sz w:val="24"/>
          <w:szCs w:val="24"/>
        </w:rPr>
        <w:t>With</w:t>
      </w:r>
      <w:r w:rsidRPr="0084760C">
        <w:rPr>
          <w:b/>
          <w:i/>
          <w:sz w:val="24"/>
          <w:szCs w:val="24"/>
        </w:rPr>
        <w:t xml:space="preserve"> all my heart</w:t>
      </w:r>
      <w:r w:rsidRPr="0084760C">
        <w:rPr>
          <w:rStyle w:val="text"/>
          <w:b/>
          <w:i/>
          <w:sz w:val="24"/>
          <w:szCs w:val="24"/>
        </w:rPr>
        <w:t>, I seek you. Do not allow</w:t>
      </w:r>
      <w:r w:rsidRPr="0084760C">
        <w:rPr>
          <w:b/>
          <w:i/>
          <w:sz w:val="24"/>
          <w:szCs w:val="24"/>
        </w:rPr>
        <w:t xml:space="preserve"> me </w:t>
      </w:r>
      <w:r w:rsidRPr="0084760C">
        <w:rPr>
          <w:rStyle w:val="text"/>
          <w:b/>
          <w:i/>
          <w:sz w:val="24"/>
          <w:szCs w:val="24"/>
        </w:rPr>
        <w:t>to stray</w:t>
      </w:r>
      <w:r w:rsidRPr="0084760C">
        <w:rPr>
          <w:b/>
          <w:i/>
          <w:sz w:val="24"/>
          <w:szCs w:val="24"/>
        </w:rPr>
        <w:t xml:space="preserve"> from your commands</w:t>
      </w:r>
      <w:r w:rsidRPr="0084760C">
        <w:rPr>
          <w:rStyle w:val="text"/>
          <w:b/>
          <w:i/>
          <w:sz w:val="24"/>
          <w:szCs w:val="24"/>
        </w:rPr>
        <w:t>!</w:t>
      </w:r>
      <w:r w:rsidRPr="0084760C">
        <w:rPr>
          <w:rStyle w:val="text"/>
          <w:b/>
          <w:i/>
          <w:sz w:val="24"/>
          <w:szCs w:val="24"/>
          <w:vertAlign w:val="superscript"/>
        </w:rPr>
        <w:t> </w:t>
      </w:r>
      <w:r w:rsidRPr="0084760C">
        <w:rPr>
          <w:rStyle w:val="text"/>
          <w:b/>
          <w:i/>
          <w:sz w:val="24"/>
          <w:szCs w:val="24"/>
        </w:rPr>
        <w:t xml:space="preserve">In </w:t>
      </w:r>
      <w:r w:rsidRPr="0084760C">
        <w:rPr>
          <w:b/>
          <w:i/>
          <w:sz w:val="24"/>
          <w:szCs w:val="24"/>
        </w:rPr>
        <w:t>my heart</w:t>
      </w:r>
      <w:r w:rsidRPr="0084760C">
        <w:rPr>
          <w:rStyle w:val="text"/>
          <w:b/>
          <w:i/>
          <w:sz w:val="24"/>
          <w:szCs w:val="24"/>
        </w:rPr>
        <w:t xml:space="preserve">, I store up your words, </w:t>
      </w:r>
      <w:r w:rsidRPr="0084760C">
        <w:rPr>
          <w:b/>
          <w:i/>
          <w:sz w:val="24"/>
          <w:szCs w:val="24"/>
        </w:rPr>
        <w:t xml:space="preserve">so I </w:t>
      </w:r>
      <w:r w:rsidRPr="0084760C">
        <w:rPr>
          <w:rStyle w:val="text"/>
          <w:b/>
          <w:i/>
          <w:sz w:val="24"/>
          <w:szCs w:val="24"/>
        </w:rPr>
        <w:t>might</w:t>
      </w:r>
      <w:r w:rsidRPr="0084760C">
        <w:rPr>
          <w:b/>
          <w:i/>
          <w:sz w:val="24"/>
          <w:szCs w:val="24"/>
        </w:rPr>
        <w:t xml:space="preserve"> not sin against </w:t>
      </w:r>
      <w:r w:rsidRPr="0084760C">
        <w:rPr>
          <w:rStyle w:val="text"/>
          <w:b/>
          <w:i/>
          <w:sz w:val="24"/>
          <w:szCs w:val="24"/>
        </w:rPr>
        <w:t xml:space="preserve">you. You deserve praise, O </w:t>
      </w:r>
      <w:r w:rsidRPr="0084760C">
        <w:rPr>
          <w:rStyle w:val="small-caps"/>
          <w:b/>
          <w:i/>
          <w:smallCaps/>
          <w:sz w:val="24"/>
          <w:szCs w:val="24"/>
        </w:rPr>
        <w:t>Lord</w:t>
      </w:r>
      <w:r w:rsidRPr="0084760C">
        <w:rPr>
          <w:rStyle w:val="text"/>
          <w:b/>
          <w:i/>
          <w:sz w:val="24"/>
          <w:szCs w:val="24"/>
        </w:rPr>
        <w:t>! Teach</w:t>
      </w:r>
      <w:r w:rsidRPr="0084760C">
        <w:rPr>
          <w:b/>
          <w:i/>
          <w:sz w:val="24"/>
          <w:szCs w:val="24"/>
        </w:rPr>
        <w:t xml:space="preserve"> me </w:t>
      </w:r>
      <w:r w:rsidRPr="0084760C">
        <w:rPr>
          <w:rStyle w:val="text"/>
          <w:b/>
          <w:i/>
          <w:sz w:val="24"/>
          <w:szCs w:val="24"/>
        </w:rPr>
        <w:t>your</w:t>
      </w:r>
      <w:r w:rsidRPr="0084760C">
        <w:rPr>
          <w:b/>
          <w:i/>
          <w:sz w:val="24"/>
          <w:szCs w:val="24"/>
        </w:rPr>
        <w:t xml:space="preserve"> statutes</w:t>
      </w:r>
      <w:r w:rsidRPr="0084760C">
        <w:rPr>
          <w:rStyle w:val="text"/>
          <w:b/>
          <w:i/>
          <w:sz w:val="24"/>
          <w:szCs w:val="24"/>
        </w:rPr>
        <w:t xml:space="preserve">! </w:t>
      </w:r>
      <w:r w:rsidRPr="0084760C">
        <w:rPr>
          <w:b/>
          <w:i/>
          <w:sz w:val="24"/>
          <w:szCs w:val="24"/>
        </w:rPr>
        <w:t xml:space="preserve">With my </w:t>
      </w:r>
      <w:r w:rsidRPr="0084760C">
        <w:rPr>
          <w:rStyle w:val="text"/>
          <w:b/>
          <w:i/>
          <w:sz w:val="24"/>
          <w:szCs w:val="24"/>
        </w:rPr>
        <w:t>lips</w:t>
      </w:r>
      <w:r w:rsidRPr="0084760C">
        <w:rPr>
          <w:b/>
          <w:i/>
          <w:sz w:val="24"/>
          <w:szCs w:val="24"/>
        </w:rPr>
        <w:t xml:space="preserve"> I proclaim all the </w:t>
      </w:r>
      <w:r w:rsidRPr="0084760C">
        <w:rPr>
          <w:rStyle w:val="text"/>
          <w:b/>
          <w:i/>
          <w:sz w:val="24"/>
          <w:szCs w:val="24"/>
        </w:rPr>
        <w:t xml:space="preserve">regulations you have revealed. </w:t>
      </w:r>
      <w:r w:rsidRPr="0084760C">
        <w:rPr>
          <w:b/>
          <w:i/>
          <w:sz w:val="24"/>
          <w:szCs w:val="24"/>
        </w:rPr>
        <w:t xml:space="preserve">I rejoice in the </w:t>
      </w:r>
      <w:r w:rsidRPr="0084760C">
        <w:rPr>
          <w:rStyle w:val="text"/>
          <w:b/>
          <w:i/>
          <w:sz w:val="24"/>
          <w:szCs w:val="24"/>
        </w:rPr>
        <w:t>lifestyle prescribed</w:t>
      </w:r>
      <w:r w:rsidRPr="0084760C">
        <w:rPr>
          <w:b/>
          <w:i/>
          <w:sz w:val="24"/>
          <w:szCs w:val="24"/>
        </w:rPr>
        <w:t xml:space="preserve"> by your </w:t>
      </w:r>
      <w:r w:rsidRPr="0084760C">
        <w:rPr>
          <w:rStyle w:val="text"/>
          <w:b/>
          <w:i/>
          <w:sz w:val="24"/>
          <w:szCs w:val="24"/>
        </w:rPr>
        <w:t>rules</w:t>
      </w:r>
      <w:r w:rsidRPr="0084760C">
        <w:rPr>
          <w:b/>
          <w:i/>
          <w:sz w:val="24"/>
          <w:szCs w:val="24"/>
        </w:rPr>
        <w:t xml:space="preserve"> as </w:t>
      </w:r>
      <w:r w:rsidRPr="0084760C">
        <w:rPr>
          <w:rStyle w:val="text"/>
          <w:b/>
          <w:i/>
          <w:sz w:val="24"/>
          <w:szCs w:val="24"/>
        </w:rPr>
        <w:t xml:space="preserve">if they were </w:t>
      </w:r>
      <w:r w:rsidRPr="0084760C">
        <w:rPr>
          <w:b/>
          <w:i/>
          <w:sz w:val="24"/>
          <w:szCs w:val="24"/>
        </w:rPr>
        <w:t>riches</w:t>
      </w:r>
      <w:r w:rsidRPr="0084760C">
        <w:rPr>
          <w:rStyle w:val="text"/>
          <w:b/>
          <w:i/>
          <w:sz w:val="24"/>
          <w:szCs w:val="24"/>
        </w:rPr>
        <w:t xml:space="preserve"> of all kinds. </w:t>
      </w:r>
      <w:r w:rsidRPr="0084760C">
        <w:rPr>
          <w:b/>
          <w:i/>
          <w:sz w:val="24"/>
          <w:szCs w:val="24"/>
        </w:rPr>
        <w:t xml:space="preserve">I will meditate on </w:t>
      </w:r>
      <w:r w:rsidRPr="0084760C">
        <w:rPr>
          <w:rStyle w:val="text"/>
          <w:b/>
          <w:i/>
          <w:sz w:val="24"/>
          <w:szCs w:val="24"/>
        </w:rPr>
        <w:t>your</w:t>
      </w:r>
      <w:r w:rsidRPr="0084760C">
        <w:rPr>
          <w:b/>
          <w:i/>
          <w:sz w:val="24"/>
          <w:szCs w:val="24"/>
        </w:rPr>
        <w:t xml:space="preserve"> precepts and </w:t>
      </w:r>
      <w:r w:rsidRPr="0084760C">
        <w:rPr>
          <w:rStyle w:val="text"/>
          <w:b/>
          <w:i/>
          <w:sz w:val="24"/>
          <w:szCs w:val="24"/>
        </w:rPr>
        <w:t xml:space="preserve">focus on your behavior. </w:t>
      </w:r>
      <w:r w:rsidRPr="0084760C">
        <w:rPr>
          <w:rStyle w:val="text"/>
          <w:b/>
          <w:i/>
          <w:sz w:val="24"/>
          <w:szCs w:val="24"/>
          <w:vertAlign w:val="superscript"/>
        </w:rPr>
        <w:t> </w:t>
      </w:r>
      <w:r w:rsidRPr="0084760C">
        <w:rPr>
          <w:b/>
          <w:i/>
          <w:sz w:val="24"/>
          <w:szCs w:val="24"/>
        </w:rPr>
        <w:t xml:space="preserve">I </w:t>
      </w:r>
      <w:r w:rsidRPr="0084760C">
        <w:rPr>
          <w:rStyle w:val="text"/>
          <w:b/>
          <w:i/>
          <w:sz w:val="24"/>
          <w:szCs w:val="24"/>
        </w:rPr>
        <w:t>find</w:t>
      </w:r>
      <w:r w:rsidRPr="0084760C">
        <w:rPr>
          <w:b/>
          <w:i/>
          <w:sz w:val="24"/>
          <w:szCs w:val="24"/>
        </w:rPr>
        <w:t xml:space="preserve"> delight in </w:t>
      </w:r>
      <w:r w:rsidRPr="0084760C">
        <w:rPr>
          <w:rStyle w:val="text"/>
          <w:b/>
          <w:i/>
          <w:sz w:val="24"/>
          <w:szCs w:val="24"/>
        </w:rPr>
        <w:t>your</w:t>
      </w:r>
      <w:r w:rsidRPr="0084760C">
        <w:rPr>
          <w:b/>
          <w:i/>
          <w:sz w:val="24"/>
          <w:szCs w:val="24"/>
        </w:rPr>
        <w:t xml:space="preserve"> statutes; I </w:t>
      </w:r>
      <w:r w:rsidRPr="0084760C">
        <w:rPr>
          <w:rStyle w:val="text"/>
          <w:b/>
          <w:i/>
          <w:sz w:val="24"/>
          <w:szCs w:val="24"/>
        </w:rPr>
        <w:t>do</w:t>
      </w:r>
      <w:r w:rsidRPr="0084760C">
        <w:rPr>
          <w:b/>
          <w:i/>
          <w:sz w:val="24"/>
          <w:szCs w:val="24"/>
        </w:rPr>
        <w:t xml:space="preserve"> not forget </w:t>
      </w:r>
      <w:r w:rsidRPr="0084760C">
        <w:rPr>
          <w:rStyle w:val="text"/>
          <w:b/>
          <w:i/>
          <w:sz w:val="24"/>
          <w:szCs w:val="24"/>
        </w:rPr>
        <w:t>your instructions.</w:t>
      </w:r>
    </w:p>
    <w:p w14:paraId="60459A76" w14:textId="77777777" w:rsidR="00CC2BF3" w:rsidRDefault="00CC2BF3" w:rsidP="008C7C6B">
      <w:pPr>
        <w:ind w:firstLine="720"/>
        <w:jc w:val="both"/>
        <w:rPr>
          <w:sz w:val="24"/>
          <w:szCs w:val="24"/>
        </w:rPr>
      </w:pPr>
    </w:p>
    <w:p w14:paraId="6943984D" w14:textId="77777777" w:rsidR="008C7C6B" w:rsidRDefault="008C7C6B" w:rsidP="008C7C6B">
      <w:pPr>
        <w:ind w:firstLine="720"/>
        <w:jc w:val="both"/>
        <w:rPr>
          <w:sz w:val="24"/>
          <w:szCs w:val="24"/>
        </w:rPr>
      </w:pPr>
      <w:r w:rsidRPr="5897EC05">
        <w:rPr>
          <w:sz w:val="24"/>
          <w:szCs w:val="24"/>
        </w:rPr>
        <w:t xml:space="preserve">Prayer, it has been said, is </w:t>
      </w:r>
      <w:r>
        <w:rPr>
          <w:sz w:val="24"/>
          <w:szCs w:val="24"/>
        </w:rPr>
        <w:t>practicing the presence of God. What’s the motivation of Prayer? It is co</w:t>
      </w:r>
      <w:r w:rsidRPr="5897EC05">
        <w:rPr>
          <w:sz w:val="24"/>
          <w:szCs w:val="24"/>
        </w:rPr>
        <w:t xml:space="preserve">mmunication with God. The result of prayer is an intimate relationship with </w:t>
      </w:r>
      <w:r>
        <w:rPr>
          <w:sz w:val="24"/>
          <w:szCs w:val="24"/>
        </w:rPr>
        <w:t>Him.</w:t>
      </w:r>
      <w:r w:rsidRPr="5897EC05">
        <w:rPr>
          <w:sz w:val="24"/>
          <w:szCs w:val="24"/>
        </w:rPr>
        <w:t xml:space="preserve"> However, the reward of prayer is God himself!  </w:t>
      </w:r>
      <w:r>
        <w:rPr>
          <w:sz w:val="24"/>
          <w:szCs w:val="24"/>
        </w:rPr>
        <w:t>Therefore, i</w:t>
      </w:r>
      <w:r w:rsidRPr="5897EC05">
        <w:rPr>
          <w:sz w:val="24"/>
          <w:szCs w:val="24"/>
        </w:rPr>
        <w:t xml:space="preserve">f we truly desire to stay connected to God, there are no shortcuts. To cultivate a divine romance with the Lord Jesus, we must </w:t>
      </w:r>
      <w:r>
        <w:rPr>
          <w:sz w:val="24"/>
          <w:szCs w:val="24"/>
        </w:rPr>
        <w:t>join</w:t>
      </w:r>
      <w:r w:rsidRPr="5897EC05">
        <w:rPr>
          <w:sz w:val="24"/>
          <w:szCs w:val="24"/>
        </w:rPr>
        <w:t xml:space="preserve"> ourselves to Him through prayer and His word. How precious is God’s Word to you?  </w:t>
      </w:r>
      <w:r>
        <w:rPr>
          <w:sz w:val="24"/>
          <w:szCs w:val="24"/>
        </w:rPr>
        <w:t>It’s where we seek and find Him, hear His voice and get to know Him – to really know Him. And this was Paul’s request on behalf of the saints -supernatural ability to grow in the knowledge of Jesus.</w:t>
      </w:r>
    </w:p>
    <w:p w14:paraId="6136B057" w14:textId="77777777" w:rsidR="00B768B2" w:rsidRDefault="00B768B2" w:rsidP="00B768B2">
      <w:pPr>
        <w:rPr>
          <w:b/>
          <w:sz w:val="28"/>
          <w:szCs w:val="28"/>
        </w:rPr>
      </w:pPr>
      <w:r>
        <w:rPr>
          <w:b/>
          <w:bCs/>
          <w:sz w:val="28"/>
          <w:szCs w:val="28"/>
        </w:rPr>
        <w:t>WORD SEARCH: from Strong’s Concordance</w:t>
      </w:r>
      <w:r w:rsidRPr="5897EC05">
        <w:rPr>
          <w:b/>
          <w:bCs/>
          <w:sz w:val="28"/>
          <w:szCs w:val="28"/>
        </w:rPr>
        <w:t>:</w:t>
      </w:r>
    </w:p>
    <w:p w14:paraId="0A17E8CD" w14:textId="77777777" w:rsidR="00B768B2" w:rsidRPr="0073163D" w:rsidRDefault="00B768B2" w:rsidP="00B768B2">
      <w:pPr>
        <w:pStyle w:val="ListParagraph"/>
        <w:numPr>
          <w:ilvl w:val="0"/>
          <w:numId w:val="32"/>
        </w:numPr>
        <w:rPr>
          <w:sz w:val="24"/>
          <w:szCs w:val="24"/>
        </w:rPr>
      </w:pPr>
      <w:r w:rsidRPr="0073163D">
        <w:t xml:space="preserve"> </w:t>
      </w:r>
      <w:r w:rsidRPr="0073163D">
        <w:rPr>
          <w:b/>
          <w:bCs/>
          <w:sz w:val="24"/>
          <w:szCs w:val="24"/>
        </w:rPr>
        <w:t>Pray/Prayers</w:t>
      </w:r>
      <w:r w:rsidRPr="0073163D">
        <w:rPr>
          <w:sz w:val="24"/>
          <w:szCs w:val="24"/>
        </w:rPr>
        <w:t xml:space="preserve">: Greek Strong’s # 4335 pros-euche /4336Proseuchomai; prayer an oratory chapel pray earnestly; prayer.  To pray to god, i.e. supplicate; </w:t>
      </w:r>
      <w:r w:rsidRPr="0073163D">
        <w:rPr>
          <w:sz w:val="24"/>
          <w:szCs w:val="24"/>
          <w:u w:val="single"/>
        </w:rPr>
        <w:t>worship</w:t>
      </w:r>
      <w:r w:rsidRPr="0073163D">
        <w:rPr>
          <w:sz w:val="24"/>
          <w:szCs w:val="24"/>
        </w:rPr>
        <w:t>: pray earnestly for. To approach; come near; visit; worship; draw near unto. (Eph</w:t>
      </w:r>
      <w:r>
        <w:rPr>
          <w:sz w:val="24"/>
          <w:szCs w:val="24"/>
        </w:rPr>
        <w:t>esians</w:t>
      </w:r>
      <w:r w:rsidRPr="0073163D">
        <w:rPr>
          <w:sz w:val="24"/>
          <w:szCs w:val="24"/>
        </w:rPr>
        <w:t xml:space="preserve"> 1:6; Luke 11:1-2; 18:1;10; Phil</w:t>
      </w:r>
      <w:r>
        <w:rPr>
          <w:sz w:val="24"/>
          <w:szCs w:val="24"/>
        </w:rPr>
        <w:t>ippians</w:t>
      </w:r>
      <w:r w:rsidRPr="0073163D">
        <w:rPr>
          <w:sz w:val="24"/>
          <w:szCs w:val="24"/>
        </w:rPr>
        <w:t xml:space="preserve"> 1:9; 4:6; James 5:13; 1 Thess</w:t>
      </w:r>
      <w:r>
        <w:rPr>
          <w:sz w:val="24"/>
          <w:szCs w:val="24"/>
        </w:rPr>
        <w:t>alonians</w:t>
      </w:r>
      <w:r w:rsidRPr="0073163D">
        <w:rPr>
          <w:sz w:val="24"/>
          <w:szCs w:val="24"/>
        </w:rPr>
        <w:t xml:space="preserve"> 5:17; Romans 8:26; Colossians 1:9;</w:t>
      </w:r>
    </w:p>
    <w:p w14:paraId="524AC93A" w14:textId="77777777" w:rsidR="00B768B2" w:rsidRPr="00F317E0" w:rsidRDefault="00B768B2" w:rsidP="00B768B2">
      <w:pPr>
        <w:pStyle w:val="ListParagraph"/>
        <w:numPr>
          <w:ilvl w:val="0"/>
          <w:numId w:val="32"/>
        </w:numPr>
        <w:rPr>
          <w:sz w:val="24"/>
          <w:szCs w:val="24"/>
        </w:rPr>
      </w:pPr>
      <w:r w:rsidRPr="00CE1E1B">
        <w:rPr>
          <w:b/>
          <w:bCs/>
          <w:sz w:val="24"/>
          <w:szCs w:val="24"/>
        </w:rPr>
        <w:t>Pray:</w:t>
      </w:r>
      <w:r w:rsidRPr="00CE1E1B">
        <w:rPr>
          <w:sz w:val="24"/>
          <w:szCs w:val="24"/>
        </w:rPr>
        <w:t xml:space="preserve"> Greek</w:t>
      </w:r>
      <w:r w:rsidRPr="5897EC05">
        <w:rPr>
          <w:sz w:val="24"/>
          <w:szCs w:val="24"/>
        </w:rPr>
        <w:t xml:space="preserve"> Strong’s #1162 Deesis; petition-prayer; request; supplication (2</w:t>
      </w:r>
      <w:r>
        <w:rPr>
          <w:sz w:val="24"/>
          <w:szCs w:val="24"/>
        </w:rPr>
        <w:t xml:space="preserve"> </w:t>
      </w:r>
      <w:r w:rsidRPr="5897EC05">
        <w:rPr>
          <w:sz w:val="24"/>
          <w:szCs w:val="24"/>
        </w:rPr>
        <w:t>Tim</w:t>
      </w:r>
      <w:r>
        <w:rPr>
          <w:sz w:val="24"/>
          <w:szCs w:val="24"/>
        </w:rPr>
        <w:t>othy</w:t>
      </w:r>
      <w:r w:rsidRPr="5897EC05">
        <w:rPr>
          <w:sz w:val="24"/>
          <w:szCs w:val="24"/>
        </w:rPr>
        <w:t xml:space="preserve"> 1:3; Phi</w:t>
      </w:r>
      <w:r>
        <w:rPr>
          <w:sz w:val="24"/>
          <w:szCs w:val="24"/>
        </w:rPr>
        <w:t xml:space="preserve">lippians </w:t>
      </w:r>
      <w:r w:rsidRPr="5897EC05">
        <w:rPr>
          <w:sz w:val="24"/>
          <w:szCs w:val="24"/>
        </w:rPr>
        <w:t>1:4; 19; 2 Cor</w:t>
      </w:r>
      <w:r>
        <w:rPr>
          <w:sz w:val="24"/>
          <w:szCs w:val="24"/>
        </w:rPr>
        <w:t>inthians</w:t>
      </w:r>
      <w:r w:rsidRPr="5897EC05">
        <w:rPr>
          <w:sz w:val="24"/>
          <w:szCs w:val="24"/>
        </w:rPr>
        <w:t xml:space="preserve"> 8:4)</w:t>
      </w:r>
    </w:p>
    <w:p w14:paraId="1A169E39" w14:textId="77777777" w:rsidR="00B768B2" w:rsidRDefault="00B768B2" w:rsidP="00B768B2">
      <w:pPr>
        <w:pStyle w:val="ListParagraph"/>
        <w:rPr>
          <w:sz w:val="24"/>
          <w:szCs w:val="24"/>
        </w:rPr>
      </w:pPr>
      <w:r w:rsidRPr="00CE1E1B">
        <w:rPr>
          <w:b/>
          <w:bCs/>
          <w:sz w:val="24"/>
          <w:szCs w:val="24"/>
        </w:rPr>
        <w:t>Draw near</w:t>
      </w:r>
      <w:r w:rsidRPr="00CE1E1B">
        <w:rPr>
          <w:sz w:val="24"/>
          <w:szCs w:val="24"/>
        </w:rPr>
        <w:t xml:space="preserve">: pros-Euchmai; to approach; </w:t>
      </w:r>
      <w:r w:rsidRPr="00CE1E1B">
        <w:rPr>
          <w:sz w:val="24"/>
          <w:szCs w:val="24"/>
          <w:u w:val="single"/>
        </w:rPr>
        <w:t>come near; visit; worship</w:t>
      </w:r>
      <w:r w:rsidRPr="00CE1E1B">
        <w:rPr>
          <w:sz w:val="24"/>
          <w:szCs w:val="24"/>
        </w:rPr>
        <w:t>; assent to; draw near; go near to. (</w:t>
      </w:r>
      <w:r>
        <w:rPr>
          <w:sz w:val="24"/>
          <w:szCs w:val="24"/>
        </w:rPr>
        <w:t xml:space="preserve">Hebrew </w:t>
      </w:r>
      <w:r w:rsidRPr="00CE1E1B">
        <w:rPr>
          <w:sz w:val="24"/>
          <w:szCs w:val="24"/>
        </w:rPr>
        <w:t>10:19-22</w:t>
      </w:r>
      <w:r>
        <w:rPr>
          <w:sz w:val="24"/>
          <w:szCs w:val="24"/>
        </w:rPr>
        <w:t>,</w:t>
      </w:r>
      <w:r w:rsidRPr="00CE1E1B">
        <w:rPr>
          <w:sz w:val="24"/>
          <w:szCs w:val="24"/>
        </w:rPr>
        <w:t xml:space="preserve"> 11:6)</w:t>
      </w:r>
    </w:p>
    <w:p w14:paraId="70C0B69D" w14:textId="77777777" w:rsidR="00B768B2" w:rsidRPr="00F527C3" w:rsidRDefault="00B768B2" w:rsidP="00B768B2">
      <w:pPr>
        <w:pStyle w:val="ListParagraph"/>
        <w:numPr>
          <w:ilvl w:val="0"/>
          <w:numId w:val="32"/>
        </w:numPr>
        <w:rPr>
          <w:sz w:val="24"/>
          <w:szCs w:val="24"/>
        </w:rPr>
      </w:pPr>
      <w:r w:rsidRPr="00CE1E1B">
        <w:rPr>
          <w:b/>
          <w:bCs/>
          <w:sz w:val="24"/>
          <w:szCs w:val="24"/>
        </w:rPr>
        <w:t>Face/ Presence</w:t>
      </w:r>
      <w:r>
        <w:rPr>
          <w:b/>
          <w:bCs/>
          <w:sz w:val="24"/>
          <w:szCs w:val="24"/>
        </w:rPr>
        <w:t xml:space="preserve"> </w:t>
      </w:r>
      <w:r w:rsidRPr="00CE1E1B">
        <w:rPr>
          <w:bCs/>
          <w:sz w:val="24"/>
          <w:szCs w:val="24"/>
        </w:rPr>
        <w:t>Greek</w:t>
      </w:r>
      <w:r w:rsidRPr="00F527C3">
        <w:rPr>
          <w:bCs/>
          <w:sz w:val="24"/>
          <w:szCs w:val="24"/>
        </w:rPr>
        <w:t xml:space="preserve"> Strong’s # 4383</w:t>
      </w:r>
      <w:r>
        <w:rPr>
          <w:bCs/>
          <w:sz w:val="24"/>
          <w:szCs w:val="24"/>
        </w:rPr>
        <w:t xml:space="preserve"> Pros -open: The front, countenance, presence, face. (</w:t>
      </w:r>
      <w:r w:rsidRPr="00CE1E1B">
        <w:rPr>
          <w:sz w:val="24"/>
          <w:szCs w:val="24"/>
        </w:rPr>
        <w:t xml:space="preserve">Hebrew </w:t>
      </w:r>
      <w:r>
        <w:rPr>
          <w:sz w:val="24"/>
          <w:szCs w:val="24"/>
        </w:rPr>
        <w:t>9:24; Acts</w:t>
      </w:r>
      <w:r>
        <w:rPr>
          <w:bCs/>
          <w:sz w:val="24"/>
          <w:szCs w:val="24"/>
        </w:rPr>
        <w:t xml:space="preserve"> 2:28,</w:t>
      </w:r>
      <w:r w:rsidRPr="006C165E">
        <w:rPr>
          <w:sz w:val="24"/>
          <w:szCs w:val="24"/>
        </w:rPr>
        <w:t xml:space="preserve"> </w:t>
      </w:r>
      <w:r>
        <w:rPr>
          <w:sz w:val="24"/>
          <w:szCs w:val="24"/>
        </w:rPr>
        <w:t>3:19</w:t>
      </w:r>
      <w:r>
        <w:rPr>
          <w:bCs/>
          <w:sz w:val="24"/>
          <w:szCs w:val="24"/>
        </w:rPr>
        <w:t>; 2 Corinthians 4:6;</w:t>
      </w:r>
      <w:r w:rsidRPr="006C165E">
        <w:rPr>
          <w:sz w:val="24"/>
          <w:szCs w:val="24"/>
        </w:rPr>
        <w:t xml:space="preserve"> </w:t>
      </w:r>
      <w:r>
        <w:rPr>
          <w:sz w:val="24"/>
          <w:szCs w:val="24"/>
        </w:rPr>
        <w:t>Revelation 22:4</w:t>
      </w:r>
      <w:r>
        <w:rPr>
          <w:bCs/>
          <w:sz w:val="24"/>
          <w:szCs w:val="24"/>
        </w:rPr>
        <w:t>)</w:t>
      </w:r>
    </w:p>
    <w:p w14:paraId="2C2A90EF" w14:textId="77777777" w:rsidR="00B768B2" w:rsidRPr="00CE1E1B" w:rsidRDefault="00B768B2" w:rsidP="00B768B2">
      <w:pPr>
        <w:pStyle w:val="ListParagraph"/>
        <w:numPr>
          <w:ilvl w:val="0"/>
          <w:numId w:val="32"/>
        </w:numPr>
        <w:rPr>
          <w:sz w:val="24"/>
          <w:szCs w:val="24"/>
        </w:rPr>
      </w:pPr>
      <w:r w:rsidRPr="00CE1E1B">
        <w:rPr>
          <w:b/>
          <w:bCs/>
          <w:sz w:val="24"/>
          <w:szCs w:val="24"/>
        </w:rPr>
        <w:t>Worship</w:t>
      </w:r>
      <w:r w:rsidRPr="00CE1E1B">
        <w:rPr>
          <w:sz w:val="24"/>
          <w:szCs w:val="24"/>
        </w:rPr>
        <w:t xml:space="preserve">: Greek Strong’s #4352 Pros-kuneo-(#2965- a dog a hound.) WORSHIP: to kiss like a dog licking his master’s hand; to fawn or crouch; to prostrate oneself in homage do reverence to adore; worship. </w:t>
      </w:r>
      <w:r>
        <w:rPr>
          <w:sz w:val="24"/>
          <w:szCs w:val="24"/>
        </w:rPr>
        <w:t>(</w:t>
      </w:r>
      <w:r w:rsidRPr="00CE1E1B">
        <w:rPr>
          <w:sz w:val="24"/>
          <w:szCs w:val="24"/>
        </w:rPr>
        <w:t>John 4:20-24</w:t>
      </w:r>
      <w:r>
        <w:rPr>
          <w:sz w:val="24"/>
          <w:szCs w:val="24"/>
        </w:rPr>
        <w:t>)</w:t>
      </w:r>
    </w:p>
    <w:p w14:paraId="7806E9E0" w14:textId="77777777" w:rsidR="00B768B2" w:rsidRPr="00CE1E1B" w:rsidRDefault="00B768B2" w:rsidP="00B768B2">
      <w:pPr>
        <w:pStyle w:val="ListParagraph"/>
        <w:numPr>
          <w:ilvl w:val="0"/>
          <w:numId w:val="32"/>
        </w:numPr>
        <w:rPr>
          <w:sz w:val="24"/>
          <w:szCs w:val="24"/>
        </w:rPr>
      </w:pPr>
      <w:r w:rsidRPr="00CE1E1B">
        <w:rPr>
          <w:b/>
          <w:bCs/>
          <w:sz w:val="24"/>
          <w:szCs w:val="24"/>
        </w:rPr>
        <w:t>Continually</w:t>
      </w:r>
      <w:r w:rsidRPr="00CE1E1B">
        <w:rPr>
          <w:sz w:val="24"/>
          <w:szCs w:val="24"/>
        </w:rPr>
        <w:t xml:space="preserve">: Greek </w:t>
      </w:r>
      <w:r>
        <w:rPr>
          <w:sz w:val="24"/>
          <w:szCs w:val="24"/>
        </w:rPr>
        <w:t xml:space="preserve"># 4342 </w:t>
      </w:r>
      <w:r w:rsidRPr="00CE1E1B">
        <w:rPr>
          <w:sz w:val="24"/>
          <w:szCs w:val="24"/>
        </w:rPr>
        <w:t>Pros-Katereo: earnest toward; persevere, constantly diligently; attend assiduously to all the exercise or to a person; to adhere closely to (As a servitor) attend give self continually, continue with; wait on continually. (Acts 6:4)</w:t>
      </w:r>
    </w:p>
    <w:p w14:paraId="3C473A66" w14:textId="77777777" w:rsidR="00B768B2" w:rsidRPr="00CE1E1B" w:rsidRDefault="00B768B2" w:rsidP="00B768B2">
      <w:pPr>
        <w:pStyle w:val="ListParagraph"/>
        <w:numPr>
          <w:ilvl w:val="0"/>
          <w:numId w:val="32"/>
        </w:numPr>
        <w:rPr>
          <w:sz w:val="24"/>
          <w:szCs w:val="24"/>
        </w:rPr>
      </w:pPr>
      <w:r w:rsidRPr="00CE1E1B">
        <w:rPr>
          <w:b/>
          <w:bCs/>
          <w:sz w:val="24"/>
          <w:szCs w:val="24"/>
        </w:rPr>
        <w:t>Seek:</w:t>
      </w:r>
      <w:r w:rsidRPr="00CE1E1B">
        <w:rPr>
          <w:sz w:val="24"/>
          <w:szCs w:val="24"/>
        </w:rPr>
        <w:t xml:space="preserve"> Greek Strong’s #2212 Zeteo: to seek; to worship (GOD); desire; enquire; endeavor; require; seek after. (Luke 11:9; 12:31)</w:t>
      </w:r>
    </w:p>
    <w:p w14:paraId="139836FF" w14:textId="77777777" w:rsidR="00B768B2" w:rsidRPr="00D934D8" w:rsidRDefault="00B768B2" w:rsidP="00B768B2">
      <w:pPr>
        <w:pStyle w:val="ListParagraph"/>
        <w:numPr>
          <w:ilvl w:val="0"/>
          <w:numId w:val="32"/>
        </w:numPr>
        <w:rPr>
          <w:sz w:val="24"/>
          <w:szCs w:val="24"/>
        </w:rPr>
      </w:pPr>
      <w:r w:rsidRPr="00CE1E1B">
        <w:rPr>
          <w:b/>
          <w:bCs/>
          <w:sz w:val="24"/>
          <w:szCs w:val="24"/>
        </w:rPr>
        <w:t xml:space="preserve">Face / Presence </w:t>
      </w:r>
      <w:r w:rsidRPr="00CE1E1B">
        <w:rPr>
          <w:bCs/>
          <w:sz w:val="24"/>
          <w:szCs w:val="24"/>
        </w:rPr>
        <w:t>Hebrew Strong’s # 6440 Paneh: The face, before, presence, shewbread, (bread of His presence)</w:t>
      </w:r>
      <w:r>
        <w:rPr>
          <w:bCs/>
          <w:sz w:val="24"/>
          <w:szCs w:val="24"/>
        </w:rPr>
        <w:t>.</w:t>
      </w:r>
      <w:r w:rsidRPr="00D934D8">
        <w:rPr>
          <w:bCs/>
          <w:sz w:val="24"/>
          <w:szCs w:val="24"/>
        </w:rPr>
        <w:t xml:space="preserve"> </w:t>
      </w:r>
      <w:r w:rsidRPr="00CE1E1B">
        <w:rPr>
          <w:bCs/>
          <w:sz w:val="24"/>
          <w:szCs w:val="24"/>
        </w:rPr>
        <w:t>(This is only a small portion of the definition.)  (Psalms 16:11, 27:8, 45:12, 95:2; Genesis 32:30; Exodus 33:14)</w:t>
      </w:r>
    </w:p>
    <w:p w14:paraId="5182833E" w14:textId="77777777" w:rsidR="00B768B2" w:rsidRDefault="00B768B2" w:rsidP="00B768B2">
      <w:pPr>
        <w:ind w:firstLine="720"/>
        <w:jc w:val="both"/>
        <w:rPr>
          <w:sz w:val="24"/>
          <w:szCs w:val="24"/>
        </w:rPr>
      </w:pPr>
      <w:r>
        <w:rPr>
          <w:sz w:val="24"/>
          <w:szCs w:val="24"/>
        </w:rPr>
        <w:t>You may be wondering why we have all these Greek and Hebrew word searches. Because, when we see why the Holy Spirit uses certain words in certain places, it gives us the proper context and can help us to better apply the passage. For instance, in both Hebrew and Greek, the words face and presence are the same words. Hence, to seek the face of God is to seek to be in His presence.</w:t>
      </w:r>
    </w:p>
    <w:p w14:paraId="16F1BA9E" w14:textId="77777777" w:rsidR="00B768B2" w:rsidRDefault="00B768B2" w:rsidP="008C7C6B">
      <w:pPr>
        <w:ind w:firstLine="720"/>
        <w:jc w:val="both"/>
        <w:rPr>
          <w:sz w:val="24"/>
          <w:szCs w:val="24"/>
        </w:rPr>
      </w:pPr>
    </w:p>
    <w:p w14:paraId="5290F1C0" w14:textId="77777777" w:rsidR="008C7C6B" w:rsidRDefault="008C7C6B" w:rsidP="006C165E">
      <w:pPr>
        <w:rPr>
          <w:sz w:val="24"/>
          <w:szCs w:val="24"/>
        </w:rPr>
      </w:pPr>
      <w:r w:rsidRPr="00C927BD">
        <w:rPr>
          <w:b/>
          <w:bCs/>
          <w:sz w:val="24"/>
          <w:szCs w:val="24"/>
        </w:rPr>
        <w:t>DIGGING DEEPER:</w:t>
      </w:r>
      <w:r>
        <w:rPr>
          <w:b/>
          <w:bCs/>
          <w:sz w:val="28"/>
          <w:szCs w:val="28"/>
        </w:rPr>
        <w:t xml:space="preserve"> </w:t>
      </w:r>
      <w:r>
        <w:rPr>
          <w:sz w:val="24"/>
          <w:szCs w:val="24"/>
        </w:rPr>
        <w:t xml:space="preserve">Deuteronomy 32:39; </w:t>
      </w:r>
      <w:r w:rsidRPr="00162297">
        <w:rPr>
          <w:sz w:val="24"/>
          <w:szCs w:val="24"/>
        </w:rPr>
        <w:t xml:space="preserve">Isaiah </w:t>
      </w:r>
      <w:r>
        <w:rPr>
          <w:sz w:val="24"/>
          <w:szCs w:val="24"/>
        </w:rPr>
        <w:t xml:space="preserve">45:5-6, </w:t>
      </w:r>
      <w:r w:rsidRPr="00162297">
        <w:rPr>
          <w:sz w:val="24"/>
          <w:szCs w:val="24"/>
        </w:rPr>
        <w:t xml:space="preserve">53:12; </w:t>
      </w:r>
      <w:r>
        <w:rPr>
          <w:sz w:val="24"/>
          <w:szCs w:val="24"/>
        </w:rPr>
        <w:t xml:space="preserve">Ezekiel 18:3-4; Psalm 24:1; 1 Samuel 2:1-6; </w:t>
      </w:r>
      <w:r w:rsidRPr="00162297">
        <w:rPr>
          <w:sz w:val="24"/>
          <w:szCs w:val="24"/>
        </w:rPr>
        <w:t xml:space="preserve">Luke 23:33-34; </w:t>
      </w:r>
      <w:r w:rsidRPr="00162297">
        <w:rPr>
          <w:bCs/>
          <w:sz w:val="24"/>
          <w:szCs w:val="24"/>
        </w:rPr>
        <w:t xml:space="preserve">Romans 8:9-15,26-34; Hebrews 7:24-25; 9:22-24; 10:19-25; John 17:1-26; </w:t>
      </w:r>
      <w:r w:rsidRPr="00162297">
        <w:rPr>
          <w:sz w:val="24"/>
          <w:szCs w:val="24"/>
        </w:rPr>
        <w:t>James 4:6-10</w:t>
      </w:r>
      <w:r>
        <w:rPr>
          <w:sz w:val="24"/>
          <w:szCs w:val="24"/>
        </w:rPr>
        <w:t>: Colossians 3:15-16</w:t>
      </w:r>
    </w:p>
    <w:p w14:paraId="1D972EFD" w14:textId="77777777" w:rsidR="006C165E" w:rsidRDefault="006C165E" w:rsidP="006C165E">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F26A63" w14:textId="77777777" w:rsidR="008C7C6B" w:rsidRDefault="008C7C6B" w:rsidP="008C7C6B">
      <w:pPr>
        <w:jc w:val="center"/>
        <w:rPr>
          <w:b/>
          <w:bCs/>
          <w:sz w:val="28"/>
          <w:szCs w:val="28"/>
        </w:rPr>
      </w:pPr>
      <w:r w:rsidRPr="5897EC05">
        <w:rPr>
          <w:b/>
          <w:bCs/>
          <w:sz w:val="28"/>
          <w:szCs w:val="28"/>
        </w:rPr>
        <w:t>What Happens When We Pray?</w:t>
      </w:r>
    </w:p>
    <w:p w14:paraId="2DE846EF" w14:textId="77777777" w:rsidR="008C7C6B" w:rsidRPr="005C5D46" w:rsidRDefault="008C7C6B" w:rsidP="009801F4">
      <w:pPr>
        <w:spacing w:after="0"/>
        <w:jc w:val="center"/>
        <w:rPr>
          <w:b/>
          <w:bCs/>
          <w:iCs/>
          <w:sz w:val="24"/>
          <w:szCs w:val="24"/>
        </w:rPr>
      </w:pPr>
      <w:r w:rsidRPr="005C5D46">
        <w:rPr>
          <w:b/>
          <w:bCs/>
          <w:iCs/>
          <w:sz w:val="24"/>
          <w:szCs w:val="24"/>
        </w:rPr>
        <w:t xml:space="preserve">Deuteronomy 4:7 </w:t>
      </w:r>
    </w:p>
    <w:p w14:paraId="42F6190A" w14:textId="77777777" w:rsidR="008C7C6B" w:rsidRDefault="00C927BD" w:rsidP="009801F4">
      <w:pPr>
        <w:spacing w:after="0"/>
        <w:jc w:val="center"/>
        <w:rPr>
          <w:b/>
          <w:bCs/>
          <w:i/>
          <w:iCs/>
          <w:sz w:val="24"/>
          <w:szCs w:val="24"/>
        </w:rPr>
      </w:pPr>
      <w:r>
        <w:rPr>
          <w:b/>
          <w:bCs/>
          <w:i/>
          <w:iCs/>
          <w:sz w:val="24"/>
          <w:szCs w:val="24"/>
        </w:rPr>
        <w:t>In fact, w</w:t>
      </w:r>
      <w:r w:rsidR="008C7C6B" w:rsidRPr="5897EC05">
        <w:rPr>
          <w:b/>
          <w:bCs/>
          <w:i/>
          <w:iCs/>
          <w:sz w:val="24"/>
          <w:szCs w:val="24"/>
        </w:rPr>
        <w:t xml:space="preserve">hat other </w:t>
      </w:r>
      <w:r>
        <w:rPr>
          <w:b/>
          <w:bCs/>
          <w:i/>
          <w:iCs/>
          <w:sz w:val="24"/>
          <w:szCs w:val="24"/>
        </w:rPr>
        <w:t xml:space="preserve">great </w:t>
      </w:r>
      <w:r w:rsidR="008C7C6B" w:rsidRPr="5897EC05">
        <w:rPr>
          <w:b/>
          <w:bCs/>
          <w:i/>
          <w:iCs/>
          <w:sz w:val="24"/>
          <w:szCs w:val="24"/>
        </w:rPr>
        <w:t xml:space="preserve">nation </w:t>
      </w:r>
      <w:r>
        <w:rPr>
          <w:b/>
          <w:bCs/>
          <w:i/>
          <w:iCs/>
          <w:sz w:val="24"/>
          <w:szCs w:val="24"/>
        </w:rPr>
        <w:t>has a god so near to them like the Lord our God whe</w:t>
      </w:r>
      <w:r w:rsidR="00BE4132">
        <w:rPr>
          <w:b/>
          <w:bCs/>
          <w:i/>
          <w:iCs/>
          <w:sz w:val="24"/>
          <w:szCs w:val="24"/>
        </w:rPr>
        <w:t>never we call on Him?</w:t>
      </w:r>
    </w:p>
    <w:p w14:paraId="762B62C8" w14:textId="77777777" w:rsidR="009801F4" w:rsidRDefault="009801F4" w:rsidP="009801F4">
      <w:pPr>
        <w:spacing w:after="0"/>
        <w:jc w:val="center"/>
        <w:rPr>
          <w:b/>
          <w:i/>
          <w:sz w:val="24"/>
          <w:szCs w:val="24"/>
        </w:rPr>
      </w:pPr>
    </w:p>
    <w:p w14:paraId="79797DCD" w14:textId="77777777" w:rsidR="00A51BCF" w:rsidRDefault="00A51BCF" w:rsidP="00A51BCF">
      <w:pPr>
        <w:pStyle w:val="ListParagraph"/>
        <w:spacing w:after="480"/>
        <w:ind w:left="0" w:firstLine="720"/>
        <w:contextualSpacing w:val="0"/>
        <w:jc w:val="both"/>
        <w:rPr>
          <w:sz w:val="24"/>
          <w:szCs w:val="24"/>
        </w:rPr>
      </w:pPr>
      <w:r>
        <w:rPr>
          <w:sz w:val="24"/>
          <w:szCs w:val="24"/>
        </w:rPr>
        <w:t>“Who are you talking to?”, said Ada, my sassy 2-and-a-half-year-old granddaughter. She had stayed the night with us and woke up at 6 am calling for her Nonie… that’s my name.  When she calls, I come running because that’s what Non</w:t>
      </w:r>
      <w:r w:rsidR="00807C65">
        <w:rPr>
          <w:sz w:val="24"/>
          <w:szCs w:val="24"/>
        </w:rPr>
        <w:t>n</w:t>
      </w:r>
      <w:r>
        <w:rPr>
          <w:sz w:val="24"/>
          <w:szCs w:val="24"/>
        </w:rPr>
        <w:t xml:space="preserve">ie does. I scoop her up out of her little bed and bring her down stairs and put her in bed between her Poppy and I, hoping that we might all get to sleep a little longer. She doesn’t say a word, she just lays there looking back and forth between us. Art, thinking that she may be getting a little home sick, starts talking about the big pancake breakfast he is going to fix. Then, out of the clear blue, she says those now famous words, “Who are you talking too.!?” I don’t know why it is but adults, love to quote babies. It’s so bad that, not only do Art and I say that to each other, but when he told his boss what Ada said, his boss now says it too! You see children learn from adults and adults also learn from children. </w:t>
      </w:r>
    </w:p>
    <w:p w14:paraId="44DC1816" w14:textId="77777777" w:rsidR="00A51BCF" w:rsidRDefault="00A51BCF" w:rsidP="00A51BCF">
      <w:pPr>
        <w:pStyle w:val="ListParagraph"/>
        <w:spacing w:after="480"/>
        <w:ind w:left="0" w:firstLine="720"/>
        <w:contextualSpacing w:val="0"/>
        <w:jc w:val="both"/>
        <w:rPr>
          <w:sz w:val="24"/>
          <w:szCs w:val="24"/>
        </w:rPr>
      </w:pPr>
      <w:r>
        <w:rPr>
          <w:sz w:val="24"/>
          <w:szCs w:val="24"/>
        </w:rPr>
        <w:t xml:space="preserve"> Where am I going will all of this? Just to point out that sometimes we think we are praying, when in reality, we are not connecting to God at all. I imagine His saying, “Who are you talking to?” “Do you even know who I am?” You see, in prayer, we presuppose that the Lord of all creation desires to commune with us - to hear and answer our prayers. Furthermore, we must </w:t>
      </w:r>
      <w:r w:rsidR="00DC3458">
        <w:rPr>
          <w:sz w:val="24"/>
          <w:szCs w:val="24"/>
        </w:rPr>
        <w:t>know who it is we are talking to and have full assurance</w:t>
      </w:r>
      <w:r>
        <w:rPr>
          <w:sz w:val="24"/>
          <w:szCs w:val="24"/>
        </w:rPr>
        <w:t xml:space="preserve"> in the fact that </w:t>
      </w:r>
      <w:r w:rsidR="00471297">
        <w:rPr>
          <w:sz w:val="24"/>
          <w:szCs w:val="24"/>
        </w:rPr>
        <w:t>our God</w:t>
      </w:r>
      <w:r>
        <w:rPr>
          <w:sz w:val="24"/>
          <w:szCs w:val="24"/>
        </w:rPr>
        <w:t xml:space="preserve"> is all powerful and is actively engaged in the details of our lives. Without this kind of confidence, we simply will not approach Him (1 John 5:14-15). Although</w:t>
      </w:r>
      <w:r w:rsidR="00DC3458">
        <w:rPr>
          <w:sz w:val="24"/>
          <w:szCs w:val="24"/>
        </w:rPr>
        <w:t>,</w:t>
      </w:r>
      <w:r>
        <w:rPr>
          <w:sz w:val="24"/>
          <w:szCs w:val="24"/>
        </w:rPr>
        <w:t xml:space="preserve"> He is ever so approachable. </w:t>
      </w:r>
    </w:p>
    <w:p w14:paraId="4A94CC26" w14:textId="77777777" w:rsidR="008C7C6B" w:rsidRDefault="008C7C6B" w:rsidP="008C7C6B">
      <w:pPr>
        <w:ind w:firstLine="720"/>
        <w:jc w:val="both"/>
        <w:rPr>
          <w:sz w:val="24"/>
          <w:szCs w:val="24"/>
        </w:rPr>
      </w:pPr>
      <w:r w:rsidRPr="5897EC05">
        <w:rPr>
          <w:sz w:val="24"/>
          <w:szCs w:val="24"/>
        </w:rPr>
        <w:t>A.W. Tozer said, “Prayer</w:t>
      </w:r>
      <w:r>
        <w:rPr>
          <w:sz w:val="24"/>
          <w:szCs w:val="24"/>
        </w:rPr>
        <w:t>,” said A.W. Tozer, “</w:t>
      </w:r>
      <w:r w:rsidRPr="5897EC05">
        <w:rPr>
          <w:sz w:val="24"/>
          <w:szCs w:val="24"/>
        </w:rPr>
        <w:t xml:space="preserve">is the greatest power on earth if it is practiced in the true fear of the Lord.” Tozer brings up an important aspect of prayer, </w:t>
      </w:r>
      <w:r>
        <w:rPr>
          <w:sz w:val="24"/>
          <w:szCs w:val="24"/>
        </w:rPr>
        <w:t>it is humility. In this posture</w:t>
      </w:r>
      <w:r w:rsidR="005C5D46">
        <w:rPr>
          <w:sz w:val="24"/>
          <w:szCs w:val="24"/>
        </w:rPr>
        <w:t xml:space="preserve">, </w:t>
      </w:r>
      <w:r w:rsidRPr="5897EC05">
        <w:rPr>
          <w:sz w:val="24"/>
          <w:szCs w:val="24"/>
        </w:rPr>
        <w:t xml:space="preserve">we’re as close to God as </w:t>
      </w:r>
      <w:r>
        <w:rPr>
          <w:sz w:val="24"/>
          <w:szCs w:val="24"/>
        </w:rPr>
        <w:t>we can be on this earth.</w:t>
      </w:r>
      <w:r w:rsidRPr="5897EC05">
        <w:rPr>
          <w:sz w:val="24"/>
          <w:szCs w:val="24"/>
        </w:rPr>
        <w:t xml:space="preserve"> (James 4:8-10) </w:t>
      </w:r>
      <w:r>
        <w:rPr>
          <w:sz w:val="24"/>
          <w:szCs w:val="24"/>
        </w:rPr>
        <w:t>For</w:t>
      </w:r>
      <w:r w:rsidRPr="5897EC05">
        <w:rPr>
          <w:sz w:val="24"/>
          <w:szCs w:val="24"/>
        </w:rPr>
        <w:t xml:space="preserve"> when we pray, we not only come near to God, but He draws near to us.</w:t>
      </w:r>
      <w:r>
        <w:rPr>
          <w:sz w:val="24"/>
          <w:szCs w:val="24"/>
        </w:rPr>
        <w:t xml:space="preserve"> </w:t>
      </w:r>
      <w:r w:rsidR="009801F4">
        <w:rPr>
          <w:sz w:val="24"/>
          <w:szCs w:val="24"/>
        </w:rPr>
        <w:t>Yet</w:t>
      </w:r>
      <w:r>
        <w:rPr>
          <w:sz w:val="24"/>
          <w:szCs w:val="24"/>
        </w:rPr>
        <w:t>, we are already near God. Remember- the saints are already “seated with Christ in the heavenly</w:t>
      </w:r>
      <w:r w:rsidR="009801F4">
        <w:rPr>
          <w:sz w:val="24"/>
          <w:szCs w:val="24"/>
        </w:rPr>
        <w:t xml:space="preserve"> places</w:t>
      </w:r>
      <w:r>
        <w:rPr>
          <w:sz w:val="24"/>
          <w:szCs w:val="24"/>
        </w:rPr>
        <w:t>”</w:t>
      </w:r>
      <w:r w:rsidR="009801F4">
        <w:rPr>
          <w:sz w:val="24"/>
          <w:szCs w:val="24"/>
        </w:rPr>
        <w:t>.</w:t>
      </w:r>
      <w:r>
        <w:rPr>
          <w:sz w:val="24"/>
          <w:szCs w:val="24"/>
        </w:rPr>
        <w:t xml:space="preserve"> We could not get much closer than that! So</w:t>
      </w:r>
      <w:r w:rsidR="009801F4">
        <w:rPr>
          <w:sz w:val="24"/>
          <w:szCs w:val="24"/>
        </w:rPr>
        <w:t>,</w:t>
      </w:r>
      <w:r>
        <w:rPr>
          <w:sz w:val="24"/>
          <w:szCs w:val="24"/>
        </w:rPr>
        <w:t xml:space="preserve"> when we pray, we are</w:t>
      </w:r>
      <w:r w:rsidRPr="5897EC05">
        <w:rPr>
          <w:sz w:val="24"/>
          <w:szCs w:val="24"/>
        </w:rPr>
        <w:t xml:space="preserve"> joining ourselves to the Lord</w:t>
      </w:r>
      <w:r>
        <w:rPr>
          <w:sz w:val="24"/>
          <w:szCs w:val="24"/>
        </w:rPr>
        <w:t xml:space="preserve"> and trafficking in the realm of the spiritual. And when our prayers are </w:t>
      </w:r>
      <w:r w:rsidRPr="5897EC05">
        <w:rPr>
          <w:sz w:val="24"/>
          <w:szCs w:val="24"/>
        </w:rPr>
        <w:t xml:space="preserve">based upon </w:t>
      </w:r>
      <w:r>
        <w:rPr>
          <w:sz w:val="24"/>
          <w:szCs w:val="24"/>
        </w:rPr>
        <w:t>God’s</w:t>
      </w:r>
      <w:r w:rsidRPr="5897EC05">
        <w:rPr>
          <w:sz w:val="24"/>
          <w:szCs w:val="24"/>
        </w:rPr>
        <w:t xml:space="preserve"> written Word</w:t>
      </w:r>
      <w:r>
        <w:rPr>
          <w:sz w:val="24"/>
          <w:szCs w:val="24"/>
        </w:rPr>
        <w:t xml:space="preserve"> and we align our lives to it, He has promised to hear us.</w:t>
      </w:r>
    </w:p>
    <w:p w14:paraId="4968A492" w14:textId="77777777" w:rsidR="008C7C6B" w:rsidRPr="005C5D46" w:rsidRDefault="008C7C6B" w:rsidP="005C5D46">
      <w:pPr>
        <w:spacing w:after="0"/>
        <w:jc w:val="center"/>
        <w:rPr>
          <w:b/>
          <w:bCs/>
          <w:iCs/>
          <w:sz w:val="24"/>
          <w:szCs w:val="24"/>
        </w:rPr>
      </w:pPr>
      <w:r w:rsidRPr="005C5D46">
        <w:rPr>
          <w:b/>
          <w:bCs/>
          <w:iCs/>
          <w:sz w:val="24"/>
          <w:szCs w:val="24"/>
        </w:rPr>
        <w:t>Psalm 145:18</w:t>
      </w:r>
    </w:p>
    <w:p w14:paraId="4E7E5BEA" w14:textId="77777777" w:rsidR="008C7C6B" w:rsidRDefault="008C7C6B" w:rsidP="005C5D46">
      <w:pPr>
        <w:spacing w:after="0"/>
        <w:jc w:val="center"/>
        <w:rPr>
          <w:b/>
          <w:bCs/>
          <w:i/>
          <w:iCs/>
          <w:sz w:val="24"/>
          <w:szCs w:val="24"/>
        </w:rPr>
      </w:pPr>
      <w:r>
        <w:rPr>
          <w:b/>
          <w:bCs/>
          <w:i/>
          <w:iCs/>
          <w:sz w:val="24"/>
          <w:szCs w:val="24"/>
        </w:rPr>
        <w:t xml:space="preserve"> </w:t>
      </w:r>
      <w:r w:rsidRPr="5897EC05">
        <w:rPr>
          <w:b/>
          <w:bCs/>
          <w:i/>
          <w:iCs/>
          <w:sz w:val="24"/>
          <w:szCs w:val="24"/>
        </w:rPr>
        <w:t xml:space="preserve">The LORD is near all who </w:t>
      </w:r>
      <w:r w:rsidR="00BE4132">
        <w:rPr>
          <w:b/>
          <w:bCs/>
          <w:i/>
          <w:iCs/>
          <w:sz w:val="24"/>
          <w:szCs w:val="24"/>
        </w:rPr>
        <w:t xml:space="preserve">cry out to </w:t>
      </w:r>
      <w:r w:rsidRPr="5897EC05">
        <w:rPr>
          <w:b/>
          <w:bCs/>
          <w:i/>
          <w:iCs/>
          <w:sz w:val="24"/>
          <w:szCs w:val="24"/>
        </w:rPr>
        <w:t>Him, all who c</w:t>
      </w:r>
      <w:r w:rsidR="00BE4132">
        <w:rPr>
          <w:b/>
          <w:bCs/>
          <w:i/>
          <w:iCs/>
          <w:sz w:val="24"/>
          <w:szCs w:val="24"/>
        </w:rPr>
        <w:t xml:space="preserve">all out to </w:t>
      </w:r>
      <w:r w:rsidRPr="5897EC05">
        <w:rPr>
          <w:b/>
          <w:bCs/>
          <w:i/>
          <w:iCs/>
          <w:sz w:val="24"/>
          <w:szCs w:val="24"/>
        </w:rPr>
        <w:t>Him</w:t>
      </w:r>
      <w:r w:rsidR="00BE4132">
        <w:rPr>
          <w:b/>
          <w:bCs/>
          <w:i/>
          <w:iCs/>
          <w:sz w:val="24"/>
          <w:szCs w:val="24"/>
        </w:rPr>
        <w:t xml:space="preserve"> sincerely.</w:t>
      </w:r>
    </w:p>
    <w:p w14:paraId="609908E8" w14:textId="77777777" w:rsidR="005C5D46" w:rsidRPr="005B4771" w:rsidRDefault="005C5D46" w:rsidP="005C5D46">
      <w:pPr>
        <w:spacing w:after="0"/>
        <w:jc w:val="center"/>
        <w:rPr>
          <w:b/>
          <w:i/>
          <w:sz w:val="24"/>
          <w:szCs w:val="24"/>
        </w:rPr>
      </w:pPr>
    </w:p>
    <w:p w14:paraId="69F79182" w14:textId="77777777" w:rsidR="008C7C6B" w:rsidRDefault="008C7C6B" w:rsidP="00EF73C9">
      <w:pPr>
        <w:pStyle w:val="ListParagraph"/>
        <w:numPr>
          <w:ilvl w:val="0"/>
          <w:numId w:val="39"/>
        </w:numPr>
        <w:rPr>
          <w:sz w:val="24"/>
          <w:szCs w:val="24"/>
        </w:rPr>
      </w:pPr>
      <w:r>
        <w:rPr>
          <w:sz w:val="24"/>
          <w:szCs w:val="24"/>
        </w:rPr>
        <w:t xml:space="preserve">Read </w:t>
      </w:r>
      <w:r w:rsidRPr="002F7881">
        <w:rPr>
          <w:sz w:val="24"/>
          <w:szCs w:val="24"/>
        </w:rPr>
        <w:t>Psalms</w:t>
      </w:r>
      <w:r>
        <w:rPr>
          <w:sz w:val="24"/>
          <w:szCs w:val="24"/>
        </w:rPr>
        <w:t xml:space="preserve"> 73:28 and</w:t>
      </w:r>
      <w:r w:rsidRPr="002F7881">
        <w:rPr>
          <w:sz w:val="24"/>
          <w:szCs w:val="24"/>
        </w:rPr>
        <w:t xml:space="preserve"> 16:11</w:t>
      </w:r>
      <w:r>
        <w:rPr>
          <w:sz w:val="24"/>
          <w:szCs w:val="24"/>
        </w:rPr>
        <w:t xml:space="preserve">. </w:t>
      </w:r>
      <w:r w:rsidRPr="002F7881">
        <w:rPr>
          <w:sz w:val="24"/>
          <w:szCs w:val="24"/>
        </w:rPr>
        <w:t>At the right hand of God, the Father is the Lord Jesus. There is joy in the presence of Jesus</w:t>
      </w:r>
      <w:r>
        <w:rPr>
          <w:sz w:val="24"/>
          <w:szCs w:val="24"/>
        </w:rPr>
        <w:t>. Now reread Isaiah 56:5-6, printed above. What is the connection with prayer and joy in these verses? _____________________________________________________________________________________________________________________________________________________________________________________________________________________</w:t>
      </w:r>
    </w:p>
    <w:p w14:paraId="59961146" w14:textId="77777777" w:rsidR="008C7C6B" w:rsidRDefault="008C7C6B" w:rsidP="00EF73C9">
      <w:pPr>
        <w:pStyle w:val="ListParagraph"/>
        <w:numPr>
          <w:ilvl w:val="0"/>
          <w:numId w:val="39"/>
        </w:numPr>
        <w:rPr>
          <w:sz w:val="24"/>
          <w:szCs w:val="24"/>
        </w:rPr>
      </w:pPr>
      <w:r>
        <w:rPr>
          <w:sz w:val="24"/>
          <w:szCs w:val="24"/>
        </w:rPr>
        <w:t xml:space="preserve">How should the knowledge of our proximity to Christ affect </w:t>
      </w:r>
      <w:r w:rsidR="005C5D46">
        <w:rPr>
          <w:sz w:val="24"/>
          <w:szCs w:val="24"/>
        </w:rPr>
        <w:t>our prayer life</w:t>
      </w:r>
      <w:r>
        <w:rPr>
          <w:sz w:val="24"/>
          <w:szCs w:val="24"/>
        </w:rPr>
        <w:t>? (Ephesians 2:5-6) __________________________________________________________________</w:t>
      </w:r>
      <w:r w:rsidR="005C5D46">
        <w:rPr>
          <w:sz w:val="24"/>
          <w:szCs w:val="24"/>
        </w:rPr>
        <w:t>___________________________________________________________________________________________________________________________________________________</w:t>
      </w:r>
    </w:p>
    <w:p w14:paraId="6D219D98" w14:textId="77777777" w:rsidR="001673C0" w:rsidRDefault="001673C0" w:rsidP="005C5D46">
      <w:pPr>
        <w:spacing w:after="0"/>
        <w:jc w:val="center"/>
        <w:rPr>
          <w:b/>
          <w:bCs/>
          <w:sz w:val="24"/>
          <w:szCs w:val="24"/>
        </w:rPr>
      </w:pPr>
    </w:p>
    <w:p w14:paraId="6FB3A213" w14:textId="77777777" w:rsidR="003218E8" w:rsidRDefault="003218E8" w:rsidP="008C7C6B">
      <w:pPr>
        <w:ind w:firstLine="720"/>
        <w:jc w:val="both"/>
        <w:rPr>
          <w:sz w:val="24"/>
          <w:szCs w:val="24"/>
        </w:rPr>
      </w:pPr>
      <w:bookmarkStart w:id="1284" w:name="_GoBack"/>
      <w:bookmarkEnd w:id="1284"/>
    </w:p>
    <w:p w14:paraId="595D937C" w14:textId="77777777" w:rsidR="003218E8" w:rsidRDefault="003218E8" w:rsidP="008C7C6B">
      <w:pPr>
        <w:ind w:firstLine="720"/>
        <w:jc w:val="both"/>
        <w:rPr>
          <w:sz w:val="24"/>
          <w:szCs w:val="24"/>
        </w:rPr>
      </w:pPr>
    </w:p>
    <w:p w14:paraId="75EFDB21" w14:textId="77777777" w:rsidR="003218E8" w:rsidRDefault="003218E8" w:rsidP="008C7C6B">
      <w:pPr>
        <w:ind w:firstLine="720"/>
        <w:jc w:val="both"/>
        <w:rPr>
          <w:sz w:val="24"/>
          <w:szCs w:val="24"/>
        </w:rPr>
      </w:pPr>
    </w:p>
    <w:p w14:paraId="0DB66E16" w14:textId="77777777" w:rsidR="003218E8" w:rsidRDefault="003218E8" w:rsidP="008C7C6B">
      <w:pPr>
        <w:ind w:firstLine="720"/>
        <w:jc w:val="both"/>
        <w:rPr>
          <w:sz w:val="24"/>
          <w:szCs w:val="24"/>
        </w:rPr>
      </w:pPr>
    </w:p>
    <w:p w14:paraId="2AAA0774" w14:textId="77777777" w:rsidR="003218E8" w:rsidRDefault="003218E8" w:rsidP="008C7C6B">
      <w:pPr>
        <w:ind w:firstLine="720"/>
        <w:jc w:val="both"/>
        <w:rPr>
          <w:sz w:val="24"/>
          <w:szCs w:val="24"/>
        </w:rPr>
      </w:pPr>
    </w:p>
    <w:p w14:paraId="57ECAF3A" w14:textId="77777777" w:rsidR="009C1ED6" w:rsidRDefault="009C1ED6" w:rsidP="008C7C6B">
      <w:pPr>
        <w:ind w:firstLine="720"/>
        <w:jc w:val="both"/>
        <w:rPr>
          <w:sz w:val="24"/>
          <w:szCs w:val="24"/>
        </w:rPr>
      </w:pPr>
    </w:p>
    <w:p w14:paraId="2E0B25DA" w14:textId="77777777" w:rsidR="009C1ED6" w:rsidRDefault="009C1ED6" w:rsidP="008C7C6B">
      <w:pPr>
        <w:ind w:firstLine="720"/>
        <w:jc w:val="both"/>
        <w:rPr>
          <w:sz w:val="24"/>
          <w:szCs w:val="24"/>
        </w:rPr>
      </w:pPr>
    </w:p>
    <w:p w14:paraId="7CB7F79B" w14:textId="77777777" w:rsidR="009C1ED6" w:rsidRDefault="009C1ED6" w:rsidP="008C7C6B">
      <w:pPr>
        <w:ind w:firstLine="720"/>
        <w:jc w:val="both"/>
        <w:rPr>
          <w:sz w:val="24"/>
          <w:szCs w:val="24"/>
        </w:rPr>
      </w:pPr>
    </w:p>
    <w:p w14:paraId="38A2E63A" w14:textId="77777777" w:rsidR="003218E8" w:rsidRDefault="003218E8" w:rsidP="008C7C6B">
      <w:pPr>
        <w:ind w:firstLine="720"/>
        <w:jc w:val="both"/>
        <w:rPr>
          <w:sz w:val="24"/>
          <w:szCs w:val="24"/>
        </w:rPr>
      </w:pPr>
    </w:p>
    <w:p w14:paraId="5C670EB8" w14:textId="77777777" w:rsidR="008C7C6B" w:rsidRDefault="008C7C6B" w:rsidP="001673C0">
      <w:pPr>
        <w:pStyle w:val="Heading2"/>
      </w:pPr>
      <w:r w:rsidRPr="0038668B">
        <w:t xml:space="preserve">DISCUSSION QUESTIONS: Let’s talk about it. </w:t>
      </w:r>
    </w:p>
    <w:p w14:paraId="78AC85E7" w14:textId="77777777" w:rsidR="008C7C6B" w:rsidRPr="006C5953" w:rsidRDefault="008C7C6B" w:rsidP="00EF73C9">
      <w:pPr>
        <w:pStyle w:val="ListParagraph"/>
        <w:numPr>
          <w:ilvl w:val="0"/>
          <w:numId w:val="37"/>
        </w:numPr>
        <w:rPr>
          <w:sz w:val="24"/>
          <w:szCs w:val="24"/>
        </w:rPr>
      </w:pPr>
      <w:r w:rsidRPr="006C5953">
        <w:rPr>
          <w:sz w:val="24"/>
          <w:szCs w:val="24"/>
        </w:rPr>
        <w:t>Do you have a spiritual parent who loves you and has your back in prayer?</w:t>
      </w:r>
      <w:r w:rsidR="005C5D46">
        <w:rPr>
          <w:sz w:val="24"/>
          <w:szCs w:val="24"/>
        </w:rPr>
        <w:t xml:space="preserve"> ________________________________________________________________________</w:t>
      </w:r>
    </w:p>
    <w:p w14:paraId="0D99DFB0" w14:textId="77777777" w:rsidR="008C7C6B" w:rsidRPr="006C5953" w:rsidRDefault="008C7C6B" w:rsidP="00EF73C9">
      <w:pPr>
        <w:pStyle w:val="ListParagraph"/>
        <w:numPr>
          <w:ilvl w:val="0"/>
          <w:numId w:val="37"/>
        </w:numPr>
        <w:rPr>
          <w:sz w:val="24"/>
          <w:szCs w:val="24"/>
        </w:rPr>
      </w:pPr>
      <w:r w:rsidRPr="006C5953">
        <w:rPr>
          <w:sz w:val="24"/>
          <w:szCs w:val="24"/>
        </w:rPr>
        <w:t>D</w:t>
      </w:r>
      <w:r>
        <w:rPr>
          <w:sz w:val="24"/>
          <w:szCs w:val="24"/>
        </w:rPr>
        <w:t>oes this</w:t>
      </w:r>
      <w:r w:rsidRPr="006C5953">
        <w:rPr>
          <w:sz w:val="24"/>
          <w:szCs w:val="24"/>
        </w:rPr>
        <w:t xml:space="preserve"> person bring you with them before the mercy seat of God in prayer?</w:t>
      </w:r>
      <w:r w:rsidR="005C5D46">
        <w:rPr>
          <w:sz w:val="24"/>
          <w:szCs w:val="24"/>
        </w:rPr>
        <w:t xml:space="preserve"> ________________________________________________________________________</w:t>
      </w:r>
    </w:p>
    <w:p w14:paraId="632724A6" w14:textId="77777777" w:rsidR="008C7C6B" w:rsidRPr="006C5953" w:rsidRDefault="008C7C6B" w:rsidP="00EF73C9">
      <w:pPr>
        <w:pStyle w:val="ListParagraph"/>
        <w:numPr>
          <w:ilvl w:val="0"/>
          <w:numId w:val="37"/>
        </w:numPr>
        <w:rPr>
          <w:sz w:val="24"/>
          <w:szCs w:val="24"/>
        </w:rPr>
      </w:pPr>
      <w:r w:rsidRPr="006C5953">
        <w:rPr>
          <w:sz w:val="24"/>
          <w:szCs w:val="24"/>
        </w:rPr>
        <w:t>According to the following passage: who teaches others to pray? (Luke 11:1-13)</w:t>
      </w:r>
      <w:r w:rsidR="005C5D46">
        <w:rPr>
          <w:sz w:val="24"/>
          <w:szCs w:val="24"/>
        </w:rPr>
        <w:t xml:space="preserve"> ________________________________________________________________________</w:t>
      </w:r>
    </w:p>
    <w:p w14:paraId="6FB5D99B" w14:textId="77777777" w:rsidR="008C7C6B" w:rsidRPr="006C5953" w:rsidRDefault="008C7C6B" w:rsidP="00EF73C9">
      <w:pPr>
        <w:pStyle w:val="ListParagraph"/>
        <w:numPr>
          <w:ilvl w:val="0"/>
          <w:numId w:val="37"/>
        </w:numPr>
        <w:rPr>
          <w:sz w:val="24"/>
          <w:szCs w:val="24"/>
        </w:rPr>
      </w:pPr>
      <w:r w:rsidRPr="006C5953">
        <w:rPr>
          <w:sz w:val="24"/>
          <w:szCs w:val="24"/>
        </w:rPr>
        <w:t>If you were locked up, would your prayers be all about yourself or focused on others?</w:t>
      </w:r>
      <w:r w:rsidR="005C5D46">
        <w:rPr>
          <w:sz w:val="24"/>
          <w:szCs w:val="24"/>
        </w:rPr>
        <w:t xml:space="preserve"> ________________________________________________________________________</w:t>
      </w:r>
    </w:p>
    <w:p w14:paraId="2E69FF54" w14:textId="77777777" w:rsidR="008C7C6B" w:rsidRPr="006C5953" w:rsidRDefault="008C7C6B" w:rsidP="00EF73C9">
      <w:pPr>
        <w:pStyle w:val="ListParagraph"/>
        <w:numPr>
          <w:ilvl w:val="0"/>
          <w:numId w:val="37"/>
        </w:numPr>
        <w:rPr>
          <w:sz w:val="24"/>
          <w:szCs w:val="24"/>
        </w:rPr>
      </w:pPr>
      <w:r w:rsidRPr="006C5953">
        <w:rPr>
          <w:sz w:val="24"/>
          <w:szCs w:val="24"/>
        </w:rPr>
        <w:t xml:space="preserve">How much of </w:t>
      </w:r>
      <w:r>
        <w:rPr>
          <w:sz w:val="24"/>
          <w:szCs w:val="24"/>
        </w:rPr>
        <w:t>your</w:t>
      </w:r>
      <w:r w:rsidRPr="006C5953">
        <w:rPr>
          <w:sz w:val="24"/>
          <w:szCs w:val="24"/>
        </w:rPr>
        <w:t xml:space="preserve"> prayers are focused on people’s eternal souls?</w:t>
      </w:r>
      <w:r w:rsidR="005C5D46">
        <w:rPr>
          <w:sz w:val="24"/>
          <w:szCs w:val="24"/>
        </w:rPr>
        <w:t xml:space="preserve"> ________________________________________________________________________</w:t>
      </w:r>
    </w:p>
    <w:p w14:paraId="33750246" w14:textId="77777777" w:rsidR="008C7C6B" w:rsidRPr="006C5953" w:rsidRDefault="008C7C6B" w:rsidP="00EF73C9">
      <w:pPr>
        <w:pStyle w:val="ListParagraph"/>
        <w:numPr>
          <w:ilvl w:val="0"/>
          <w:numId w:val="37"/>
        </w:numPr>
        <w:rPr>
          <w:sz w:val="24"/>
          <w:szCs w:val="24"/>
        </w:rPr>
      </w:pPr>
      <w:r w:rsidRPr="006C5953">
        <w:rPr>
          <w:sz w:val="24"/>
          <w:szCs w:val="24"/>
        </w:rPr>
        <w:t>In the following passages, whose prayers are heard by God? (1 John 5:12-15; John 15:7-8,16; Heb. 10:19-23; Eph. 2:12-22; Gal. 6:4; Romans 8:9-15)</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AE4F938" w14:textId="77777777" w:rsidR="008C7C6B" w:rsidRPr="006C5953" w:rsidRDefault="008C7C6B" w:rsidP="00EF73C9">
      <w:pPr>
        <w:pStyle w:val="ListParagraph"/>
        <w:numPr>
          <w:ilvl w:val="0"/>
          <w:numId w:val="37"/>
        </w:numPr>
        <w:rPr>
          <w:sz w:val="24"/>
          <w:szCs w:val="24"/>
        </w:rPr>
      </w:pPr>
      <w:r w:rsidRPr="006C5953">
        <w:rPr>
          <w:sz w:val="24"/>
          <w:szCs w:val="24"/>
        </w:rPr>
        <w:t xml:space="preserve">Do you sometimes feel far away from God when you pray? </w:t>
      </w:r>
      <w:r w:rsidR="005C5D46">
        <w:rPr>
          <w:sz w:val="24"/>
          <w:szCs w:val="24"/>
        </w:rPr>
        <w:t>________________________________________________________________________</w:t>
      </w:r>
    </w:p>
    <w:p w14:paraId="2D399F41" w14:textId="77777777" w:rsidR="008C7C6B" w:rsidRPr="006C5953" w:rsidRDefault="008C7C6B" w:rsidP="00EF73C9">
      <w:pPr>
        <w:pStyle w:val="ListParagraph"/>
        <w:numPr>
          <w:ilvl w:val="0"/>
          <w:numId w:val="37"/>
        </w:numPr>
        <w:rPr>
          <w:sz w:val="24"/>
          <w:szCs w:val="24"/>
        </w:rPr>
      </w:pPr>
      <w:r w:rsidRPr="006C5953">
        <w:rPr>
          <w:sz w:val="24"/>
          <w:szCs w:val="24"/>
        </w:rPr>
        <w:t>Read the Isaiah 59:1-2. What blocks our prayers?</w:t>
      </w:r>
      <w:r w:rsidR="005C5D46">
        <w:rPr>
          <w:sz w:val="24"/>
          <w:szCs w:val="24"/>
        </w:rPr>
        <w:t xml:space="preserve"> ________________________________________________________________________</w:t>
      </w:r>
    </w:p>
    <w:p w14:paraId="169F4626" w14:textId="77777777" w:rsidR="008C7C6B" w:rsidRPr="006C5953" w:rsidRDefault="008C7C6B" w:rsidP="00EF73C9">
      <w:pPr>
        <w:pStyle w:val="ListParagraph"/>
        <w:numPr>
          <w:ilvl w:val="0"/>
          <w:numId w:val="37"/>
        </w:numPr>
        <w:rPr>
          <w:sz w:val="24"/>
          <w:szCs w:val="24"/>
        </w:rPr>
      </w:pPr>
      <w:r w:rsidRPr="006C5953">
        <w:rPr>
          <w:sz w:val="24"/>
          <w:szCs w:val="24"/>
        </w:rPr>
        <w:t>In the following passages what Priority does Jesus place on prayer? (Isaiah 56:6-7; Luke 19:46; Rev. 5:8-9; Matthew 28:18-19)</w:t>
      </w:r>
      <w:r w:rsidR="005C5D46">
        <w:rPr>
          <w:sz w:val="24"/>
          <w:szCs w:val="24"/>
        </w:rPr>
        <w:t xml:space="preserve"> ________________________________________________________________________________________________________________________________________________</w:t>
      </w:r>
    </w:p>
    <w:p w14:paraId="7752E8DB" w14:textId="77777777" w:rsidR="008C7C6B" w:rsidRPr="006C5953" w:rsidRDefault="008C7C6B" w:rsidP="00EF73C9">
      <w:pPr>
        <w:pStyle w:val="ListParagraph"/>
        <w:numPr>
          <w:ilvl w:val="0"/>
          <w:numId w:val="37"/>
        </w:numPr>
        <w:rPr>
          <w:sz w:val="24"/>
          <w:szCs w:val="24"/>
        </w:rPr>
      </w:pPr>
      <w:r w:rsidRPr="006C5953">
        <w:rPr>
          <w:sz w:val="24"/>
          <w:szCs w:val="24"/>
        </w:rPr>
        <w:t>Have you ever experienced God’s presence manifest to you through prayer?</w:t>
      </w:r>
      <w:r w:rsidR="005C5D46">
        <w:rPr>
          <w:sz w:val="24"/>
          <w:szCs w:val="24"/>
        </w:rPr>
        <w:t xml:space="preserve"> ________________________________________________________________________________________________________________________________________________</w:t>
      </w:r>
    </w:p>
    <w:p w14:paraId="42BC1D95" w14:textId="77777777" w:rsidR="008C7C6B" w:rsidRDefault="008C7C6B" w:rsidP="00EF73C9">
      <w:pPr>
        <w:pStyle w:val="ListParagraph"/>
        <w:numPr>
          <w:ilvl w:val="0"/>
          <w:numId w:val="37"/>
        </w:numPr>
        <w:spacing w:after="0" w:line="240" w:lineRule="auto"/>
        <w:rPr>
          <w:sz w:val="24"/>
          <w:szCs w:val="24"/>
        </w:rPr>
      </w:pPr>
      <w:r w:rsidRPr="00077B9A">
        <w:rPr>
          <w:sz w:val="24"/>
          <w:szCs w:val="24"/>
        </w:rPr>
        <w:t>Read the following passages and explain this statement: The prayers that originate in Heaven will be heard on earth.  (1 Peter. 3:12; Proverbs 15:8, 29; Isaiah 59:1-3; James 5:16-18; Psalm 145:18)</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45C7B911" w14:textId="77777777" w:rsidR="008C7C6B" w:rsidRDefault="008C7C6B" w:rsidP="008C7C6B"/>
    <w:p w14:paraId="1A139626" w14:textId="77777777" w:rsidR="005C5D46" w:rsidRDefault="005C5D46" w:rsidP="008C7C6B">
      <w:pPr>
        <w:sectPr w:rsidR="005C5D46" w:rsidSect="00EC4054">
          <w:headerReference w:type="default" r:id="rId99"/>
          <w:footerReference w:type="default" r:id="rId100"/>
          <w:type w:val="continuous"/>
          <w:pgSz w:w="12240" w:h="15840" w:code="1"/>
          <w:pgMar w:top="1440" w:right="1440" w:bottom="1440" w:left="1440" w:header="0" w:footer="720" w:gutter="0"/>
          <w:cols w:space="720"/>
          <w:titlePg/>
          <w:docGrid w:linePitch="360"/>
        </w:sectPr>
      </w:pPr>
    </w:p>
    <w:p w14:paraId="7C73E287" w14:textId="77777777" w:rsidR="008C7C6B" w:rsidRDefault="008C7C6B" w:rsidP="001673C0">
      <w:pPr>
        <w:pStyle w:val="Heading2"/>
      </w:pPr>
      <w:r w:rsidRPr="5897EC05">
        <w:t xml:space="preserve">Think </w:t>
      </w:r>
      <w:r>
        <w:t>o</w:t>
      </w:r>
      <w:r w:rsidRPr="5897EC05">
        <w:t>n These Things</w:t>
      </w:r>
    </w:p>
    <w:p w14:paraId="04C65420" w14:textId="77777777" w:rsidR="008C7C6B" w:rsidRDefault="008C7C6B" w:rsidP="008C7C6B">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47960580" w14:textId="77777777" w:rsidR="004C601A" w:rsidRPr="00714909" w:rsidRDefault="0044311F" w:rsidP="004C601A">
      <w:pPr>
        <w:jc w:val="center"/>
        <w:rPr>
          <w:rFonts w:asciiTheme="minorHAnsi" w:hAnsiTheme="minorHAnsi" w:cstheme="minorHAnsi"/>
          <w:b/>
          <w:sz w:val="36"/>
          <w:szCs w:val="36"/>
        </w:rPr>
      </w:pPr>
      <w:r w:rsidRPr="00714909">
        <w:rPr>
          <w:rFonts w:asciiTheme="minorHAnsi" w:eastAsiaTheme="minorEastAsia" w:hAnsiTheme="minorHAnsi" w:cstheme="minorBidi"/>
          <w:b/>
          <w:bCs/>
          <w:sz w:val="36"/>
          <w:szCs w:val="36"/>
        </w:rPr>
        <w:t>Week #</w:t>
      </w:r>
      <w:r w:rsidR="009C1ED6">
        <w:rPr>
          <w:rFonts w:asciiTheme="minorHAnsi" w:eastAsiaTheme="minorEastAsia" w:hAnsiTheme="minorHAnsi" w:cstheme="minorBidi"/>
          <w:b/>
          <w:bCs/>
          <w:sz w:val="36"/>
          <w:szCs w:val="36"/>
        </w:rPr>
        <w:t>6</w:t>
      </w:r>
    </w:p>
    <w:p w14:paraId="0942D2F9" w14:textId="47A6D18B" w:rsidR="00F7033D" w:rsidRPr="00201289" w:rsidRDefault="00F7033D" w:rsidP="00EF73C9">
      <w:pPr>
        <w:pStyle w:val="ListParagraph"/>
        <w:numPr>
          <w:ilvl w:val="0"/>
          <w:numId w:val="45"/>
        </w:numPr>
        <w:spacing w:after="208"/>
        <w:ind w:right="6"/>
        <w:rPr>
          <w:sz w:val="24"/>
          <w:szCs w:val="24"/>
        </w:rPr>
      </w:pPr>
    </w:p>
    <w:p w14:paraId="63A44C0F" w14:textId="77777777" w:rsidR="00F7033D" w:rsidRDefault="00F7033D" w:rsidP="002A1F2E">
      <w:pPr>
        <w:spacing w:after="221"/>
        <w:ind w:left="705"/>
      </w:pPr>
    </w:p>
    <w:p w14:paraId="3106BEBB" w14:textId="77777777" w:rsidR="002A1F2E" w:rsidRDefault="002A1F2E" w:rsidP="00F7033D">
      <w:pPr>
        <w:spacing w:after="221"/>
        <w:ind w:left="721"/>
      </w:pPr>
    </w:p>
    <w:p w14:paraId="6ACFD942" w14:textId="77777777" w:rsidR="0019692A" w:rsidRDefault="0019692A" w:rsidP="00F7033D">
      <w:pPr>
        <w:spacing w:after="221"/>
        <w:ind w:left="721"/>
      </w:pPr>
    </w:p>
    <w:p w14:paraId="42CEA433" w14:textId="77777777" w:rsidR="00224865" w:rsidRDefault="00224865" w:rsidP="00F7033D">
      <w:pPr>
        <w:spacing w:after="221"/>
        <w:ind w:left="721"/>
      </w:pPr>
    </w:p>
    <w:p w14:paraId="0C7E0FAC" w14:textId="77777777" w:rsidR="00F7033D" w:rsidRDefault="009548D2" w:rsidP="009548D2">
      <w:pPr>
        <w:spacing w:after="217"/>
        <w:jc w:val="center"/>
      </w:pPr>
      <w:r>
        <w:rPr>
          <w:b/>
          <w:sz w:val="36"/>
          <w:szCs w:val="36"/>
        </w:rPr>
        <w:t>Week #</w:t>
      </w:r>
      <w:r w:rsidR="002A1F2E">
        <w:rPr>
          <w:b/>
          <w:sz w:val="36"/>
          <w:szCs w:val="36"/>
        </w:rPr>
        <w:t>6</w:t>
      </w:r>
    </w:p>
    <w:p w14:paraId="5B2BF67A" w14:textId="77777777" w:rsidR="00F7033D" w:rsidRPr="00224865" w:rsidRDefault="00F7033D" w:rsidP="001673C0">
      <w:pPr>
        <w:pStyle w:val="Heading2"/>
      </w:pPr>
      <w:r w:rsidRPr="00224865">
        <w:t>Redeemed by Love</w:t>
      </w:r>
    </w:p>
    <w:p w14:paraId="409B7A9D" w14:textId="77777777" w:rsidR="005B3265" w:rsidRPr="005B3265" w:rsidRDefault="005B3265" w:rsidP="005B3265">
      <w:pPr>
        <w:jc w:val="center"/>
      </w:pPr>
      <w:r>
        <w:rPr>
          <w:rFonts w:asciiTheme="minorHAnsi" w:hAnsiTheme="minorHAnsi" w:cs="Vijaya"/>
          <w:bCs/>
          <w:iCs/>
          <w:noProof/>
          <w:color w:val="C00000"/>
          <w:sz w:val="24"/>
          <w:szCs w:val="24"/>
        </w:rPr>
        <w:drawing>
          <wp:inline distT="0" distB="0" distL="0" distR="0" wp14:anchorId="246DCAD4" wp14:editId="230AF34B">
            <wp:extent cx="818161" cy="304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7BBC023" w14:textId="77777777" w:rsidR="00F7033D" w:rsidRPr="005B3265" w:rsidRDefault="00F7033D" w:rsidP="00F7033D">
      <w:pPr>
        <w:pStyle w:val="Heading3"/>
        <w:ind w:left="357" w:right="359"/>
        <w:jc w:val="center"/>
        <w:rPr>
          <w:rFonts w:asciiTheme="minorHAnsi" w:hAnsiTheme="minorHAnsi" w:cstheme="minorHAnsi"/>
          <w:sz w:val="28"/>
          <w:szCs w:val="28"/>
        </w:rPr>
      </w:pPr>
      <w:r w:rsidRPr="005B3265">
        <w:rPr>
          <w:rFonts w:asciiTheme="minorHAnsi" w:hAnsiTheme="minorHAnsi" w:cstheme="minorHAnsi"/>
          <w:sz w:val="28"/>
          <w:szCs w:val="28"/>
        </w:rPr>
        <w:t>Key Passage</w:t>
      </w:r>
      <w:r w:rsidR="005B3265">
        <w:rPr>
          <w:rFonts w:asciiTheme="minorHAnsi" w:hAnsiTheme="minorHAnsi" w:cstheme="minorHAnsi"/>
          <w:sz w:val="28"/>
          <w:szCs w:val="28"/>
        </w:rPr>
        <w:t>s</w:t>
      </w:r>
    </w:p>
    <w:p w14:paraId="68C6D627" w14:textId="77777777" w:rsidR="00F7033D" w:rsidRDefault="00F7033D" w:rsidP="00F7033D">
      <w:pPr>
        <w:spacing w:after="5" w:line="252" w:lineRule="auto"/>
        <w:ind w:left="15" w:right="30" w:hanging="6"/>
        <w:jc w:val="center"/>
        <w:rPr>
          <w:b/>
          <w:sz w:val="24"/>
          <w:szCs w:val="24"/>
        </w:rPr>
      </w:pPr>
      <w:r w:rsidRPr="005B3265">
        <w:rPr>
          <w:b/>
          <w:sz w:val="24"/>
          <w:szCs w:val="24"/>
        </w:rPr>
        <w:t>Ephesians 1:7</w:t>
      </w:r>
      <w:r w:rsidR="005B3265" w:rsidRPr="005B3265">
        <w:rPr>
          <w:b/>
          <w:sz w:val="24"/>
          <w:szCs w:val="24"/>
        </w:rPr>
        <w:t>-8</w:t>
      </w:r>
      <w:r w:rsidRPr="005B3265">
        <w:rPr>
          <w:b/>
          <w:sz w:val="24"/>
          <w:szCs w:val="24"/>
        </w:rPr>
        <w:t xml:space="preserve"> </w:t>
      </w:r>
    </w:p>
    <w:p w14:paraId="2F129566" w14:textId="77777777" w:rsidR="005B3265" w:rsidRPr="005B3265" w:rsidRDefault="005B3265" w:rsidP="00F7033D">
      <w:pPr>
        <w:spacing w:after="5" w:line="252" w:lineRule="auto"/>
        <w:ind w:left="15" w:right="30" w:hanging="6"/>
        <w:jc w:val="center"/>
        <w:rPr>
          <w:rFonts w:asciiTheme="minorHAnsi" w:hAnsiTheme="minorHAnsi"/>
          <w:b/>
          <w:i/>
          <w:sz w:val="24"/>
          <w:szCs w:val="24"/>
        </w:rPr>
      </w:pPr>
      <w:r w:rsidRPr="005B3265">
        <w:rPr>
          <w:rFonts w:asciiTheme="minorHAnsi" w:hAnsiTheme="minorHAnsi"/>
          <w:b/>
          <w:i/>
          <w:color w:val="000000"/>
          <w:sz w:val="24"/>
          <w:szCs w:val="24"/>
        </w:rPr>
        <w:t>In him</w:t>
      </w:r>
      <w:r w:rsidRPr="005B3265">
        <w:rPr>
          <w:rStyle w:val="apple-converted-space"/>
          <w:rFonts w:asciiTheme="minorHAnsi" w:hAnsiTheme="minorHAnsi"/>
          <w:b/>
          <w:i/>
          <w:color w:val="000000"/>
          <w:sz w:val="24"/>
          <w:szCs w:val="24"/>
          <w:vertAlign w:val="superscript"/>
        </w:rPr>
        <w:t> </w:t>
      </w:r>
      <w:r w:rsidRPr="005B3265">
        <w:rPr>
          <w:rFonts w:asciiTheme="minorHAnsi" w:hAnsiTheme="minorHAnsi"/>
          <w:b/>
          <w:i/>
          <w:color w:val="000000"/>
          <w:sz w:val="24"/>
          <w:szCs w:val="24"/>
        </w:rPr>
        <w:t>we have redemption through his blood,</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the forgiveness of our trespasses, according to the riches of his grace</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that he lavished on us in all wisdom and insight.</w:t>
      </w:r>
      <w:r w:rsidRPr="005B3265">
        <w:rPr>
          <w:rStyle w:val="apple-converted-space"/>
          <w:rFonts w:asciiTheme="minorHAnsi" w:hAnsiTheme="minorHAnsi"/>
          <w:b/>
          <w:i/>
          <w:color w:val="000000"/>
          <w:sz w:val="24"/>
          <w:szCs w:val="24"/>
        </w:rPr>
        <w:t> </w:t>
      </w:r>
    </w:p>
    <w:p w14:paraId="76FA2DDD" w14:textId="77777777" w:rsidR="00F7033D" w:rsidRPr="00992DDF" w:rsidRDefault="00F7033D" w:rsidP="00F7033D">
      <w:pPr>
        <w:pStyle w:val="Heading3"/>
        <w:ind w:left="357" w:right="365"/>
        <w:jc w:val="center"/>
        <w:rPr>
          <w:rFonts w:asciiTheme="minorHAnsi" w:hAnsiTheme="minorHAnsi" w:cstheme="minorHAnsi"/>
          <w:sz w:val="28"/>
          <w:szCs w:val="28"/>
        </w:rPr>
      </w:pPr>
      <w:r w:rsidRPr="00992DDF">
        <w:rPr>
          <w:rFonts w:asciiTheme="minorHAnsi" w:hAnsiTheme="minorHAnsi" w:cstheme="minorHAnsi"/>
          <w:sz w:val="28"/>
          <w:szCs w:val="28"/>
        </w:rPr>
        <w:t>Introduction</w:t>
      </w:r>
    </w:p>
    <w:p w14:paraId="76BE5FE2" w14:textId="77777777" w:rsidR="00F7033D" w:rsidRPr="0066161B" w:rsidRDefault="00F7033D" w:rsidP="00F7033D">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Pr>
          <w:sz w:val="24"/>
          <w:szCs w:val="24"/>
        </w:rPr>
        <w:t>.</w:t>
      </w:r>
      <w:r w:rsidRPr="0066161B">
        <w:rPr>
          <w:sz w:val="24"/>
          <w:szCs w:val="24"/>
        </w:rPr>
        <w:t xml:space="preserve"> </w:t>
      </w:r>
    </w:p>
    <w:p w14:paraId="007150D3" w14:textId="77777777" w:rsidR="00F7033D" w:rsidRPr="0066161B" w:rsidRDefault="00F7033D" w:rsidP="00F7033D">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16365B8A" w14:textId="77777777" w:rsidR="0084476E" w:rsidRDefault="0084476E" w:rsidP="00F7033D">
      <w:pPr>
        <w:spacing w:after="182"/>
        <w:ind w:left="-15" w:right="6" w:firstLine="721"/>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According to an article in USA TODAY, dated September 19, 2017, a report shows that about 40 million people worldwide were subject to modern slavery in 2016. Among them, about 28.7 million- or 71%- were women or girls forced into sex, marriage or labor. It has been estimated that number to be around 57,700. How in the world can this be?</w:t>
      </w:r>
    </w:p>
    <w:p w14:paraId="3E62690B" w14:textId="77777777" w:rsidR="00D04BD0" w:rsidRDefault="0084476E" w:rsidP="00F7033D">
      <w:pPr>
        <w:spacing w:after="182"/>
        <w:ind w:left="-15" w:right="6" w:firstLine="721"/>
        <w:jc w:val="both"/>
        <w:rPr>
          <w:sz w:val="24"/>
          <w:szCs w:val="24"/>
        </w:rPr>
      </w:pPr>
      <w:r>
        <w:rPr>
          <w:sz w:val="24"/>
          <w:szCs w:val="24"/>
        </w:rPr>
        <w:t>On</w:t>
      </w:r>
      <w:r w:rsidR="00F7033D" w:rsidRPr="0066161B">
        <w:rPr>
          <w:sz w:val="24"/>
          <w:szCs w:val="24"/>
        </w:rPr>
        <w:t xml:space="preserve">e of the best novels I have ever read that paints a portrait of redemption </w:t>
      </w:r>
      <w:r w:rsidR="00F7033D" w:rsidRPr="00A87E0F">
        <w:rPr>
          <w:sz w:val="24"/>
          <w:szCs w:val="24"/>
        </w:rPr>
        <w:t xml:space="preserve">is </w:t>
      </w:r>
      <w:r w:rsidR="00F7033D" w:rsidRPr="00A87E0F">
        <w:rPr>
          <w:i/>
          <w:sz w:val="24"/>
          <w:szCs w:val="24"/>
          <w:u w:color="000000"/>
        </w:rPr>
        <w:t>Redeeming</w:t>
      </w:r>
      <w:r w:rsidR="00F7033D" w:rsidRPr="00A87E0F">
        <w:rPr>
          <w:i/>
          <w:sz w:val="24"/>
          <w:szCs w:val="24"/>
        </w:rPr>
        <w:t xml:space="preserve"> </w:t>
      </w:r>
      <w:r w:rsidR="00F7033D" w:rsidRPr="00A87E0F">
        <w:rPr>
          <w:i/>
          <w:sz w:val="24"/>
          <w:szCs w:val="24"/>
          <w:u w:color="000000"/>
        </w:rPr>
        <w:t>Love</w:t>
      </w:r>
      <w:r w:rsidR="00F7033D" w:rsidRPr="00A87E0F">
        <w:rPr>
          <w:i/>
          <w:sz w:val="24"/>
          <w:szCs w:val="24"/>
        </w:rPr>
        <w:t xml:space="preserve"> </w:t>
      </w:r>
      <w:r w:rsidR="00F7033D"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w:t>
      </w:r>
      <w:r w:rsidR="00D04BD0">
        <w:rPr>
          <w:sz w:val="24"/>
          <w:szCs w:val="24"/>
        </w:rPr>
        <w:t>In fact, Hosea, as well as Isaiah, were two of the Old Testament prophets who were privy to the mystery, later unveiled to Paul, that God is the Husband of His people (Isaiah 54:13). (</w:t>
      </w:r>
      <w:r w:rsidR="00F7033D" w:rsidRPr="0066161B">
        <w:rPr>
          <w:sz w:val="24"/>
          <w:szCs w:val="24"/>
        </w:rPr>
        <w:t>Hosea</w:t>
      </w:r>
      <w:r w:rsidR="00D04BD0">
        <w:rPr>
          <w:sz w:val="24"/>
          <w:szCs w:val="24"/>
        </w:rPr>
        <w:t xml:space="preserve"> chapters one, two and three, would make for a great side study.) </w:t>
      </w:r>
    </w:p>
    <w:p w14:paraId="60649AE8" w14:textId="77777777" w:rsidR="005B3265" w:rsidRDefault="00F7033D" w:rsidP="00F7033D">
      <w:pPr>
        <w:spacing w:after="182"/>
        <w:ind w:left="-15" w:right="6" w:firstLine="721"/>
        <w:jc w:val="both"/>
        <w:rPr>
          <w:sz w:val="24"/>
          <w:szCs w:val="24"/>
        </w:rPr>
      </w:pPr>
      <w:r w:rsidRPr="0066161B">
        <w:rPr>
          <w:sz w:val="24"/>
          <w:szCs w:val="24"/>
        </w:rPr>
        <w:t xml:space="preserve"> The hero </w:t>
      </w:r>
      <w:r w:rsidR="00D04BD0">
        <w:rPr>
          <w:sz w:val="24"/>
          <w:szCs w:val="24"/>
        </w:rPr>
        <w:t xml:space="preserve">in Rivers book </w:t>
      </w:r>
      <w:r w:rsidRPr="0066161B">
        <w:rPr>
          <w:sz w:val="24"/>
          <w:szCs w:val="24"/>
        </w:rPr>
        <w:t xml:space="preserve">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w:t>
      </w:r>
    </w:p>
    <w:p w14:paraId="0E979897" w14:textId="77777777" w:rsidR="00F7033D" w:rsidRPr="00EA46EA" w:rsidRDefault="00F7033D" w:rsidP="00EA46EA">
      <w:pPr>
        <w:spacing w:after="182"/>
        <w:ind w:right="6"/>
        <w:jc w:val="center"/>
        <w:rPr>
          <w:rFonts w:asciiTheme="minorHAnsi" w:hAnsiTheme="minorHAnsi" w:cstheme="minorHAnsi"/>
          <w:b/>
          <w:sz w:val="28"/>
          <w:szCs w:val="28"/>
        </w:rPr>
      </w:pPr>
      <w:r w:rsidRPr="00EA46EA">
        <w:rPr>
          <w:rFonts w:asciiTheme="minorHAnsi" w:hAnsiTheme="minorHAnsi" w:cstheme="minorHAnsi"/>
          <w:b/>
          <w:sz w:val="28"/>
          <w:szCs w:val="28"/>
        </w:rPr>
        <w:t>Redeemed from a Sinful Past</w:t>
      </w:r>
    </w:p>
    <w:p w14:paraId="68C59851" w14:textId="77777777" w:rsidR="00F7033D" w:rsidRDefault="00F7033D" w:rsidP="00F7033D">
      <w:pPr>
        <w:spacing w:after="146"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F7155DB" w14:textId="77777777" w:rsidR="00F7033D" w:rsidRDefault="00F7033D" w:rsidP="00F7033D">
      <w:pPr>
        <w:spacing w:after="5" w:line="252" w:lineRule="auto"/>
        <w:ind w:left="25" w:right="28" w:hanging="6"/>
        <w:jc w:val="center"/>
        <w:rPr>
          <w:b/>
          <w:sz w:val="24"/>
          <w:szCs w:val="24"/>
        </w:rPr>
      </w:pPr>
      <w:r w:rsidRPr="007B2896">
        <w:rPr>
          <w:b/>
          <w:sz w:val="24"/>
          <w:szCs w:val="24"/>
        </w:rPr>
        <w:t>1 Corinthians 1:2</w:t>
      </w:r>
      <w:r>
        <w:rPr>
          <w:b/>
          <w:sz w:val="24"/>
          <w:szCs w:val="24"/>
        </w:rPr>
        <w:t>6</w:t>
      </w:r>
      <w:r w:rsidRPr="007B2896">
        <w:rPr>
          <w:b/>
          <w:sz w:val="24"/>
          <w:szCs w:val="24"/>
        </w:rPr>
        <w:t xml:space="preserve">-31  </w:t>
      </w:r>
    </w:p>
    <w:p w14:paraId="39F7AB1E" w14:textId="77777777" w:rsidR="00EE16FE" w:rsidRDefault="00F7033D" w:rsidP="00F7033D">
      <w:pPr>
        <w:spacing w:after="5" w:line="252" w:lineRule="auto"/>
        <w:ind w:left="25" w:right="28" w:hanging="6"/>
        <w:jc w:val="center"/>
        <w:rPr>
          <w:rFonts w:asciiTheme="minorHAnsi" w:hAnsiTheme="minorHAnsi" w:cstheme="minorHAnsi"/>
          <w:b/>
          <w:i/>
          <w:color w:val="000000"/>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p>
    <w:p w14:paraId="6D6C81C7" w14:textId="77777777" w:rsidR="00F7033D" w:rsidRPr="00A13908" w:rsidRDefault="00F7033D" w:rsidP="00F7033D">
      <w:pPr>
        <w:spacing w:after="5" w:line="252" w:lineRule="auto"/>
        <w:ind w:left="25" w:right="28" w:hanging="6"/>
        <w:jc w:val="center"/>
        <w:rPr>
          <w:rFonts w:asciiTheme="minorHAnsi" w:hAnsiTheme="minorHAnsi" w:cstheme="minorHAnsi"/>
          <w:b/>
          <w:i/>
          <w:sz w:val="24"/>
          <w:szCs w:val="24"/>
        </w:rPr>
      </w:pP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76BB8E00" w14:textId="77777777" w:rsidR="00F7033D" w:rsidRPr="0066161B" w:rsidRDefault="00F7033D" w:rsidP="00F7033D">
      <w:pPr>
        <w:spacing w:after="5" w:line="252" w:lineRule="auto"/>
        <w:ind w:left="25" w:right="19" w:hanging="6"/>
        <w:jc w:val="center"/>
        <w:rPr>
          <w:sz w:val="24"/>
          <w:szCs w:val="24"/>
        </w:rPr>
      </w:pPr>
    </w:p>
    <w:p w14:paraId="1443869F" w14:textId="77777777" w:rsidR="008259CA" w:rsidRPr="0066161B" w:rsidRDefault="008259CA" w:rsidP="008259CA">
      <w:pPr>
        <w:spacing w:after="5" w:line="252" w:lineRule="auto"/>
        <w:ind w:left="25" w:right="19" w:firstLine="695"/>
        <w:jc w:val="both"/>
        <w:rPr>
          <w:sz w:val="24"/>
          <w:szCs w:val="24"/>
        </w:rPr>
      </w:pPr>
      <w:r w:rsidRPr="0066161B">
        <w:rPr>
          <w:sz w:val="24"/>
          <w:szCs w:val="24"/>
        </w:rPr>
        <w:t>I would like to do a quick review of the women listed in the earthly genealogy of Jesus (Matt. 1:3-6).  For starters, you should know that women were hardly ever listed in the family tree. So</w:t>
      </w:r>
      <w:r>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D903589" w14:textId="77777777" w:rsidR="008259CA" w:rsidRPr="0066161B" w:rsidRDefault="008259CA" w:rsidP="008259CA">
      <w:pPr>
        <w:spacing w:after="1"/>
        <w:ind w:left="360"/>
        <w:jc w:val="both"/>
        <w:rPr>
          <w:sz w:val="24"/>
          <w:szCs w:val="24"/>
        </w:rPr>
      </w:pPr>
      <w:r w:rsidRPr="0066161B">
        <w:rPr>
          <w:sz w:val="24"/>
          <w:szCs w:val="24"/>
        </w:rPr>
        <w:t xml:space="preserve"> </w:t>
      </w:r>
    </w:p>
    <w:p w14:paraId="2062B651" w14:textId="77777777" w:rsidR="008259CA" w:rsidRPr="0066161B" w:rsidRDefault="008259CA" w:rsidP="008259CA">
      <w:pPr>
        <w:spacing w:after="0"/>
        <w:ind w:left="360" w:right="6"/>
        <w:jc w:val="both"/>
        <w:rPr>
          <w:sz w:val="24"/>
          <w:szCs w:val="24"/>
        </w:rPr>
      </w:pPr>
      <w:r w:rsidRPr="0066161B">
        <w:rPr>
          <w:sz w:val="24"/>
          <w:szCs w:val="24"/>
        </w:rPr>
        <w:t xml:space="preserve">Number one: God chooses all kinds of people, even those who others deem insignificant.  </w:t>
      </w:r>
    </w:p>
    <w:p w14:paraId="05F90A7C" w14:textId="77777777" w:rsidR="008259CA" w:rsidRDefault="008259CA" w:rsidP="008259CA">
      <w:pPr>
        <w:spacing w:after="0"/>
        <w:ind w:left="360" w:right="1247"/>
        <w:jc w:val="both"/>
        <w:rPr>
          <w:sz w:val="24"/>
          <w:szCs w:val="24"/>
        </w:rPr>
      </w:pPr>
      <w:r w:rsidRPr="0066161B">
        <w:rPr>
          <w:sz w:val="24"/>
          <w:szCs w:val="24"/>
        </w:rPr>
        <w:t xml:space="preserve">Number two: God chooses sinful people, for only sinners can be saved. </w:t>
      </w:r>
    </w:p>
    <w:p w14:paraId="3E13EE58" w14:textId="77777777" w:rsidR="008259CA" w:rsidRPr="0066161B" w:rsidRDefault="008259CA" w:rsidP="008259CA">
      <w:pPr>
        <w:spacing w:after="0"/>
        <w:ind w:left="360" w:right="1247"/>
        <w:jc w:val="both"/>
        <w:rPr>
          <w:sz w:val="24"/>
          <w:szCs w:val="24"/>
        </w:rPr>
      </w:pPr>
      <w:r w:rsidRPr="0066161B">
        <w:rPr>
          <w:sz w:val="24"/>
          <w:szCs w:val="24"/>
        </w:rPr>
        <w:t xml:space="preserve">Number three: God gives honor and dignity to “these kind” of people. </w:t>
      </w:r>
    </w:p>
    <w:p w14:paraId="1DAB81C2" w14:textId="77777777" w:rsidR="008259CA" w:rsidRPr="0066161B" w:rsidRDefault="008259CA" w:rsidP="008259CA">
      <w:pPr>
        <w:spacing w:after="0"/>
        <w:ind w:left="360"/>
        <w:jc w:val="both"/>
        <w:rPr>
          <w:sz w:val="24"/>
          <w:szCs w:val="24"/>
        </w:rPr>
      </w:pPr>
      <w:r w:rsidRPr="0066161B">
        <w:rPr>
          <w:sz w:val="24"/>
          <w:szCs w:val="24"/>
        </w:rPr>
        <w:t xml:space="preserve"> </w:t>
      </w:r>
    </w:p>
    <w:p w14:paraId="579DB682" w14:textId="77777777" w:rsidR="00F7033D" w:rsidRPr="0066161B" w:rsidRDefault="008D3718" w:rsidP="008259CA">
      <w:pPr>
        <w:ind w:left="-15" w:right="6" w:firstLine="721"/>
        <w:jc w:val="both"/>
        <w:rPr>
          <w:sz w:val="24"/>
          <w:szCs w:val="24"/>
        </w:rPr>
      </w:pPr>
      <w:r>
        <w:rPr>
          <w:sz w:val="24"/>
          <w:szCs w:val="24"/>
        </w:rPr>
        <w:t>Case in point,</w:t>
      </w:r>
      <w:r w:rsidR="00B16275">
        <w:rPr>
          <w:sz w:val="24"/>
          <w:szCs w:val="24"/>
        </w:rPr>
        <w:t xml:space="preserve"> the</w:t>
      </w:r>
      <w:r w:rsidR="008259CA" w:rsidRPr="0066161B">
        <w:rPr>
          <w:sz w:val="24"/>
          <w:szCs w:val="24"/>
        </w:rPr>
        <w:t xml:space="preserve"> women chosen to be in the royal blood line of Jesus. The first one listed </w:t>
      </w:r>
      <w:r w:rsidR="00B16275">
        <w:rPr>
          <w:sz w:val="24"/>
          <w:szCs w:val="24"/>
        </w:rPr>
        <w:t>was</w:t>
      </w:r>
      <w:r w:rsidR="008259CA" w:rsidRPr="0066161B">
        <w:rPr>
          <w:sz w:val="24"/>
          <w:szCs w:val="24"/>
        </w:rPr>
        <w:t xml:space="preserve"> Tamar</w:t>
      </w:r>
      <w:r w:rsidR="00B16275">
        <w:rPr>
          <w:sz w:val="24"/>
          <w:szCs w:val="24"/>
        </w:rPr>
        <w:t>,</w:t>
      </w:r>
      <w:r w:rsidR="008259CA" w:rsidRPr="0066161B">
        <w:rPr>
          <w:sz w:val="24"/>
          <w:szCs w:val="24"/>
        </w:rPr>
        <w:t xml:space="preserve"> the widow of one of Judah’s sons</w:t>
      </w:r>
      <w:r w:rsidR="00B16275">
        <w:rPr>
          <w:sz w:val="24"/>
          <w:szCs w:val="24"/>
        </w:rPr>
        <w:t>. After</w:t>
      </w:r>
      <w:r w:rsidR="008259CA" w:rsidRPr="0066161B">
        <w:rPr>
          <w:sz w:val="24"/>
          <w:szCs w:val="24"/>
        </w:rPr>
        <w:t xml:space="preserve"> she was cheated out of a kinsman to redeem her, she posed as a prostitute and had sex with her father- in- law. This produced twin boy</w:t>
      </w:r>
      <w:r w:rsidR="008259CA">
        <w:rPr>
          <w:sz w:val="24"/>
          <w:szCs w:val="24"/>
        </w:rPr>
        <w:t>s</w:t>
      </w:r>
      <w:r w:rsidR="008259CA" w:rsidRPr="0066161B">
        <w:rPr>
          <w:sz w:val="24"/>
          <w:szCs w:val="24"/>
        </w:rPr>
        <w:t>; the first born was Perez (</w:t>
      </w:r>
      <w:r w:rsidR="001673C0" w:rsidRPr="0066161B">
        <w:rPr>
          <w:sz w:val="24"/>
          <w:szCs w:val="24"/>
        </w:rPr>
        <w:t>Gen</w:t>
      </w:r>
      <w:r w:rsidR="001673C0">
        <w:rPr>
          <w:sz w:val="24"/>
          <w:szCs w:val="24"/>
        </w:rPr>
        <w:t>esis</w:t>
      </w:r>
      <w:r w:rsidR="008259CA" w:rsidRPr="0066161B">
        <w:rPr>
          <w:sz w:val="24"/>
          <w:szCs w:val="24"/>
        </w:rPr>
        <w:t xml:space="preserve"> 38:1-30; Ruth 4:1-22)</w:t>
      </w:r>
      <w:r w:rsidR="008259CA">
        <w:rPr>
          <w:sz w:val="24"/>
          <w:szCs w:val="24"/>
        </w:rPr>
        <w:t>.</w:t>
      </w:r>
      <w:r w:rsidR="008259CA" w:rsidRPr="0066161B">
        <w:rPr>
          <w:sz w:val="24"/>
          <w:szCs w:val="24"/>
        </w:rPr>
        <w:t xml:space="preserve"> Now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r w:rsidR="00F7033D" w:rsidRPr="0066161B">
        <w:rPr>
          <w:sz w:val="24"/>
          <w:szCs w:val="24"/>
        </w:rPr>
        <w:t xml:space="preserve"> </w:t>
      </w:r>
    </w:p>
    <w:p w14:paraId="586F7A8F" w14:textId="77777777" w:rsidR="00F7033D" w:rsidRDefault="00F7033D" w:rsidP="00F7033D">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w:t>
      </w:r>
      <w:r w:rsidR="008259CA">
        <w:rPr>
          <w:sz w:val="24"/>
          <w:szCs w:val="24"/>
        </w:rPr>
        <w:t xml:space="preserve"> (Ruth 4). </w:t>
      </w:r>
      <w:r w:rsidRPr="0066161B">
        <w:rPr>
          <w:sz w:val="24"/>
          <w:szCs w:val="24"/>
        </w:rPr>
        <w:t>Boaz redeemed a Moabite widow named Ruth.  Now Ruth’s family heritage was also marred by sexual sin. The Moabites were the product of Lot's incestuous relationship with his own daughters (Gen</w:t>
      </w:r>
      <w:r>
        <w:rPr>
          <w:sz w:val="24"/>
          <w:szCs w:val="24"/>
        </w:rPr>
        <w:t>ius</w:t>
      </w:r>
      <w:r w:rsidRPr="0066161B">
        <w:rPr>
          <w:sz w:val="24"/>
          <w:szCs w:val="24"/>
        </w:rPr>
        <w:t xml:space="preserve"> 19)</w:t>
      </w:r>
      <w:r>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w:t>
      </w:r>
    </w:p>
    <w:p w14:paraId="47BD97EA" w14:textId="77777777" w:rsidR="00992DDF" w:rsidRDefault="00992DDF" w:rsidP="00F7033D">
      <w:pPr>
        <w:spacing w:after="0"/>
        <w:ind w:left="-15" w:right="6" w:firstLine="721"/>
        <w:jc w:val="both"/>
        <w:rPr>
          <w:sz w:val="24"/>
          <w:szCs w:val="24"/>
        </w:rPr>
      </w:pPr>
    </w:p>
    <w:p w14:paraId="4F79CF4A" w14:textId="77777777" w:rsidR="00F7033D" w:rsidRDefault="00F7033D" w:rsidP="00EF73C9">
      <w:pPr>
        <w:pStyle w:val="ListParagraph"/>
        <w:numPr>
          <w:ilvl w:val="0"/>
          <w:numId w:val="19"/>
        </w:numPr>
        <w:spacing w:after="0"/>
        <w:jc w:val="both"/>
        <w:rPr>
          <w:sz w:val="24"/>
          <w:szCs w:val="24"/>
        </w:rPr>
      </w:pPr>
      <w:r w:rsidRPr="001F46BC">
        <w:rPr>
          <w:sz w:val="24"/>
          <w:szCs w:val="24"/>
        </w:rPr>
        <w:t>Read the book of Ruth and see how Jesus is foreshadowed as the “Kinsmen Redeemer.” 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w:t>
      </w:r>
    </w:p>
    <w:p w14:paraId="0F121736" w14:textId="77777777" w:rsidR="005B3265" w:rsidRDefault="005B3265" w:rsidP="005B3265">
      <w:pPr>
        <w:pStyle w:val="ListParagraph"/>
        <w:spacing w:after="0"/>
        <w:jc w:val="both"/>
        <w:rPr>
          <w:sz w:val="24"/>
          <w:szCs w:val="24"/>
        </w:rPr>
      </w:pPr>
    </w:p>
    <w:p w14:paraId="4411377A" w14:textId="77777777" w:rsidR="00F7033D" w:rsidRPr="0066161B" w:rsidRDefault="00F7033D" w:rsidP="00F7033D">
      <w:pPr>
        <w:spacing w:after="0"/>
        <w:ind w:left="-15" w:right="6" w:firstLine="721"/>
        <w:jc w:val="both"/>
        <w:rPr>
          <w:sz w:val="24"/>
          <w:szCs w:val="24"/>
        </w:rPr>
      </w:pPr>
      <w:r w:rsidRPr="0066161B">
        <w:rPr>
          <w:sz w:val="24"/>
          <w:szCs w:val="24"/>
        </w:rPr>
        <w:t xml:space="preserve"> Although we know that David was a “a man after God’s own heart,” David committed adultery with Bathsheba, got her pregnant, </w:t>
      </w:r>
      <w:r w:rsidR="00EE16FE">
        <w:rPr>
          <w:sz w:val="24"/>
          <w:szCs w:val="24"/>
        </w:rPr>
        <w:t xml:space="preserve">and </w:t>
      </w:r>
      <w:r w:rsidRPr="0066161B">
        <w:rPr>
          <w:sz w:val="24"/>
          <w:szCs w:val="24"/>
        </w:rPr>
        <w:t>then killed her husband</w:t>
      </w:r>
      <w:r w:rsidR="00EE16FE">
        <w:rPr>
          <w:sz w:val="24"/>
          <w:szCs w:val="24"/>
        </w:rPr>
        <w:t>. The tragic consequences</w:t>
      </w:r>
      <w:r w:rsidRPr="0066161B">
        <w:rPr>
          <w:sz w:val="24"/>
          <w:szCs w:val="24"/>
        </w:rPr>
        <w:t xml:space="preserve"> of all this sin </w:t>
      </w:r>
      <w:r w:rsidR="00EE16FE">
        <w:rPr>
          <w:sz w:val="24"/>
          <w:szCs w:val="24"/>
        </w:rPr>
        <w:t xml:space="preserve">was that </w:t>
      </w:r>
      <w:r w:rsidRPr="0066161B">
        <w:rPr>
          <w:sz w:val="24"/>
          <w:szCs w:val="24"/>
        </w:rPr>
        <w:t>their baby died (2 Sam</w:t>
      </w:r>
      <w:r>
        <w:rPr>
          <w:sz w:val="24"/>
          <w:szCs w:val="24"/>
        </w:rPr>
        <w:t>uel</w:t>
      </w:r>
      <w:r w:rsidRPr="0066161B">
        <w:rPr>
          <w:sz w:val="24"/>
          <w:szCs w:val="24"/>
        </w:rPr>
        <w:t xml:space="preserve"> 11)</w:t>
      </w:r>
      <w:r>
        <w:rPr>
          <w:sz w:val="24"/>
          <w:szCs w:val="24"/>
        </w:rPr>
        <w:t>.</w:t>
      </w:r>
      <w:r w:rsidRPr="0066161B">
        <w:rPr>
          <w:sz w:val="24"/>
          <w:szCs w:val="24"/>
        </w:rPr>
        <w:t xml:space="preserve"> Yet, </w:t>
      </w:r>
      <w:r w:rsidR="00A87E0F">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 (Hebrews chapter one</w:t>
      </w:r>
      <w:r w:rsidR="008259CA">
        <w:rPr>
          <w:sz w:val="24"/>
          <w:szCs w:val="24"/>
        </w:rPr>
        <w:t>).</w:t>
      </w:r>
    </w:p>
    <w:p w14:paraId="638A1A63" w14:textId="77777777" w:rsidR="00F7033D" w:rsidRPr="0066161B" w:rsidRDefault="00F7033D" w:rsidP="00F7033D">
      <w:pPr>
        <w:spacing w:after="0"/>
        <w:ind w:left="721"/>
        <w:jc w:val="both"/>
        <w:rPr>
          <w:sz w:val="24"/>
          <w:szCs w:val="24"/>
        </w:rPr>
      </w:pPr>
      <w:r w:rsidRPr="0066161B">
        <w:rPr>
          <w:sz w:val="24"/>
          <w:szCs w:val="24"/>
        </w:rPr>
        <w:t xml:space="preserve"> </w:t>
      </w:r>
    </w:p>
    <w:p w14:paraId="4423245A" w14:textId="77777777" w:rsidR="00F7033D" w:rsidRPr="0066161B" w:rsidRDefault="00F7033D" w:rsidP="00F7033D">
      <w:pPr>
        <w:spacing w:after="0"/>
        <w:ind w:left="-15" w:right="6" w:firstLine="360"/>
        <w:jc w:val="both"/>
        <w:rPr>
          <w:sz w:val="24"/>
          <w:szCs w:val="24"/>
        </w:rPr>
      </w:pPr>
      <w:r w:rsidRPr="0066161B">
        <w:rPr>
          <w:sz w:val="24"/>
          <w:szCs w:val="24"/>
        </w:rPr>
        <w:t xml:space="preserve">  </w:t>
      </w:r>
      <w:r>
        <w:rPr>
          <w:sz w:val="24"/>
          <w:szCs w:val="24"/>
        </w:rPr>
        <w:tab/>
      </w:r>
      <w:r w:rsidRPr="0066161B">
        <w:rPr>
          <w:sz w:val="24"/>
          <w:szCs w:val="24"/>
        </w:rPr>
        <w:t xml:space="preserve"> Ironically, all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1336691D" w14:textId="77777777" w:rsidR="00F7033D" w:rsidRPr="0066161B" w:rsidRDefault="00F7033D" w:rsidP="00F7033D">
      <w:pPr>
        <w:spacing w:after="0"/>
        <w:ind w:left="-15" w:right="6" w:firstLine="360"/>
        <w:jc w:val="both"/>
        <w:rPr>
          <w:sz w:val="24"/>
          <w:szCs w:val="24"/>
        </w:rPr>
      </w:pPr>
    </w:p>
    <w:p w14:paraId="296B3DE6" w14:textId="77777777" w:rsidR="00F178D2" w:rsidRDefault="00F178D2" w:rsidP="00F178D2">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Amid this joyful, yet highly emotional moment, it became apparent to all of us that God was giving our two families a second chance, a do-over, and a fresh start. Jessica’s brother and my husband both said the same thing in different way</w:t>
      </w:r>
      <w:r>
        <w:rPr>
          <w:sz w:val="24"/>
          <w:szCs w:val="24"/>
        </w:rPr>
        <w:t>s</w:t>
      </w:r>
      <w:r w:rsidRPr="0066161B">
        <w:rPr>
          <w:sz w:val="24"/>
          <w:szCs w:val="24"/>
        </w:rPr>
        <w:t xml:space="preserve">. </w:t>
      </w:r>
      <w:r>
        <w:rPr>
          <w:sz w:val="24"/>
          <w:szCs w:val="24"/>
        </w:rPr>
        <w:t>In essence, w</w:t>
      </w:r>
      <w:r w:rsidRPr="0066161B">
        <w:rPr>
          <w:sz w:val="24"/>
          <w:szCs w:val="24"/>
        </w:rPr>
        <w:t>hat they said</w:t>
      </w:r>
      <w:r>
        <w:rPr>
          <w:sz w:val="24"/>
          <w:szCs w:val="24"/>
        </w:rPr>
        <w:t xml:space="preserve"> was this: “Ethan and Jessica, regardless of our 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Pr>
          <w:sz w:val="24"/>
          <w:szCs w:val="24"/>
        </w:rPr>
        <w:t xml:space="preserve"> And i</w:t>
      </w:r>
      <w:r w:rsidRPr="0066161B">
        <w:rPr>
          <w:sz w:val="24"/>
          <w:szCs w:val="24"/>
        </w:rPr>
        <w:t>f they will love the Lord their God and keep His commandments</w:t>
      </w:r>
      <w:r>
        <w:rPr>
          <w:sz w:val="24"/>
          <w:szCs w:val="24"/>
        </w:rPr>
        <w:t>, then b</w:t>
      </w:r>
      <w:r w:rsidRPr="0066161B">
        <w:rPr>
          <w:sz w:val="24"/>
          <w:szCs w:val="24"/>
        </w:rPr>
        <w:t xml:space="preserve">y God’s grace, </w:t>
      </w:r>
      <w:r>
        <w:rPr>
          <w:sz w:val="24"/>
          <w:szCs w:val="24"/>
        </w:rPr>
        <w:t>there home</w:t>
      </w:r>
      <w:r w:rsidRPr="0066161B">
        <w:rPr>
          <w:sz w:val="24"/>
          <w:szCs w:val="24"/>
        </w:rPr>
        <w:t xml:space="preserve"> will be built upon the Rock</w:t>
      </w:r>
      <w:r>
        <w:rPr>
          <w:sz w:val="24"/>
          <w:szCs w:val="24"/>
        </w:rPr>
        <w:t>.</w:t>
      </w:r>
    </w:p>
    <w:p w14:paraId="12327B85" w14:textId="77777777" w:rsidR="00F178D2" w:rsidRPr="0066161B" w:rsidRDefault="00F178D2" w:rsidP="00F178D2">
      <w:pPr>
        <w:spacing w:after="0"/>
        <w:ind w:left="-15" w:right="6" w:firstLine="721"/>
        <w:jc w:val="both"/>
        <w:rPr>
          <w:sz w:val="24"/>
          <w:szCs w:val="24"/>
        </w:rPr>
      </w:pPr>
      <w:r w:rsidRPr="0066161B">
        <w:rPr>
          <w:sz w:val="24"/>
          <w:szCs w:val="24"/>
        </w:rPr>
        <w:t xml:space="preserve"> </w:t>
      </w:r>
    </w:p>
    <w:p w14:paraId="35B9646D" w14:textId="77777777" w:rsidR="00F178D2" w:rsidRPr="007B2896" w:rsidRDefault="00F178D2" w:rsidP="00F178D2">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244E6B89" w14:textId="77777777" w:rsidR="00F178D2" w:rsidRPr="00887DCF" w:rsidRDefault="00F178D2" w:rsidP="00F178D2">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6F803A9D" w14:textId="77777777" w:rsidR="00F178D2" w:rsidRPr="00887DCF" w:rsidRDefault="00F178D2" w:rsidP="00F178D2">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25557CB1" w14:textId="77777777" w:rsidR="00F178D2" w:rsidRPr="00887DCF" w:rsidRDefault="00F178D2" w:rsidP="00F178D2">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5B9D5C41" w14:textId="77777777" w:rsidR="00F178D2" w:rsidRDefault="00F178D2" w:rsidP="00F178D2">
      <w:pPr>
        <w:spacing w:after="40" w:line="252" w:lineRule="auto"/>
        <w:ind w:left="153" w:right="18" w:hanging="139"/>
      </w:pPr>
    </w:p>
    <w:p w14:paraId="3EE90E2B" w14:textId="77777777" w:rsidR="00F178D2" w:rsidRPr="000E506F" w:rsidRDefault="00F178D2" w:rsidP="00F178D2">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DD15852" w14:textId="77777777" w:rsidR="00F178D2" w:rsidRPr="00887DCF" w:rsidRDefault="00F178D2" w:rsidP="00EF73C9">
      <w:pPr>
        <w:numPr>
          <w:ilvl w:val="0"/>
          <w:numId w:val="43"/>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Pr>
          <w:sz w:val="24"/>
          <w:szCs w:val="24"/>
        </w:rPr>
        <w:t xml:space="preserve">, </w:t>
      </w:r>
      <w:r w:rsidRPr="00887DCF">
        <w:rPr>
          <w:sz w:val="24"/>
          <w:szCs w:val="24"/>
        </w:rPr>
        <w:t>26; 54:5,</w:t>
      </w:r>
      <w:r>
        <w:rPr>
          <w:sz w:val="24"/>
          <w:szCs w:val="24"/>
        </w:rPr>
        <w:t xml:space="preserve"> </w:t>
      </w:r>
      <w:r w:rsidRPr="00887DCF">
        <w:rPr>
          <w:sz w:val="24"/>
          <w:szCs w:val="24"/>
        </w:rPr>
        <w:t>8</w:t>
      </w:r>
      <w:r>
        <w:rPr>
          <w:sz w:val="24"/>
          <w:szCs w:val="24"/>
        </w:rPr>
        <w:t>.</w:t>
      </w:r>
      <w:r w:rsidRPr="00887DCF">
        <w:rPr>
          <w:sz w:val="24"/>
          <w:szCs w:val="24"/>
        </w:rPr>
        <w:t xml:space="preserve"> </w:t>
      </w:r>
    </w:p>
    <w:p w14:paraId="33360D51" w14:textId="77777777" w:rsidR="00F178D2" w:rsidRPr="00887DCF" w:rsidRDefault="00F178D2" w:rsidP="00EF73C9">
      <w:pPr>
        <w:numPr>
          <w:ilvl w:val="0"/>
          <w:numId w:val="43"/>
        </w:numPr>
        <w:spacing w:after="10" w:line="269" w:lineRule="auto"/>
        <w:ind w:right="6" w:hanging="360"/>
        <w:jc w:val="both"/>
        <w:rPr>
          <w:sz w:val="24"/>
          <w:szCs w:val="24"/>
        </w:rPr>
      </w:pPr>
      <w:r w:rsidRPr="00887DCF">
        <w:rPr>
          <w:b/>
          <w:sz w:val="24"/>
          <w:szCs w:val="24"/>
        </w:rPr>
        <w:t xml:space="preserve">Redeem </w:t>
      </w:r>
      <w:r>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3BA9B9DD" w14:textId="77777777" w:rsidR="00F178D2" w:rsidRPr="00887DCF" w:rsidRDefault="00F178D2" w:rsidP="00F178D2">
      <w:pPr>
        <w:spacing w:after="56"/>
        <w:ind w:left="1081" w:right="6"/>
        <w:jc w:val="both"/>
        <w:rPr>
          <w:sz w:val="24"/>
          <w:szCs w:val="24"/>
        </w:rPr>
      </w:pPr>
      <w:r w:rsidRPr="00887DCF">
        <w:rPr>
          <w:sz w:val="24"/>
          <w:szCs w:val="24"/>
        </w:rPr>
        <w:t>1:7; 1 Peter 1:18; Colossians 1:14; Hebrews 9:12</w:t>
      </w:r>
      <w:r>
        <w:rPr>
          <w:sz w:val="24"/>
          <w:szCs w:val="24"/>
        </w:rPr>
        <w:t>.</w:t>
      </w:r>
      <w:r w:rsidRPr="00887DCF">
        <w:rPr>
          <w:sz w:val="24"/>
          <w:szCs w:val="24"/>
        </w:rPr>
        <w:t xml:space="preserve"> </w:t>
      </w:r>
    </w:p>
    <w:p w14:paraId="794C1A2A" w14:textId="77777777" w:rsidR="00F178D2" w:rsidRPr="00950F70" w:rsidRDefault="00F178D2" w:rsidP="00EF73C9">
      <w:pPr>
        <w:numPr>
          <w:ilvl w:val="0"/>
          <w:numId w:val="43"/>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Pr>
          <w:sz w:val="24"/>
          <w:szCs w:val="24"/>
        </w:rPr>
        <w:t>.</w:t>
      </w:r>
      <w:r w:rsidRPr="00950F70">
        <w:rPr>
          <w:i/>
          <w:sz w:val="24"/>
          <w:szCs w:val="24"/>
        </w:rPr>
        <w:t xml:space="preserve"> </w:t>
      </w:r>
    </w:p>
    <w:p w14:paraId="7794B703" w14:textId="77777777" w:rsidR="00F178D2" w:rsidRPr="00887DCF" w:rsidRDefault="00F178D2" w:rsidP="00EF73C9">
      <w:pPr>
        <w:numPr>
          <w:ilvl w:val="0"/>
          <w:numId w:val="43"/>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Pr>
          <w:sz w:val="24"/>
          <w:szCs w:val="24"/>
        </w:rPr>
        <w:t>.</w:t>
      </w:r>
      <w:r w:rsidRPr="00887DCF">
        <w:rPr>
          <w:sz w:val="24"/>
          <w:szCs w:val="24"/>
        </w:rPr>
        <w:t xml:space="preserve"> </w:t>
      </w:r>
    </w:p>
    <w:p w14:paraId="1F3DF4BD" w14:textId="77777777" w:rsidR="00F178D2" w:rsidRDefault="00F178D2" w:rsidP="00EF73C9">
      <w:pPr>
        <w:numPr>
          <w:ilvl w:val="0"/>
          <w:numId w:val="43"/>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Pr>
          <w:sz w:val="24"/>
          <w:szCs w:val="24"/>
        </w:rPr>
        <w:t>.</w:t>
      </w:r>
      <w:r w:rsidRPr="00887DCF">
        <w:rPr>
          <w:sz w:val="24"/>
          <w:szCs w:val="24"/>
        </w:rPr>
        <w:t xml:space="preserve"> </w:t>
      </w:r>
    </w:p>
    <w:p w14:paraId="26E2B9DF" w14:textId="77777777" w:rsidR="00EE16FE" w:rsidRDefault="00EE16FE" w:rsidP="00EE16FE">
      <w:pPr>
        <w:spacing w:after="248" w:line="268" w:lineRule="auto"/>
        <w:ind w:right="6"/>
        <w:jc w:val="both"/>
        <w:rPr>
          <w:sz w:val="24"/>
          <w:szCs w:val="24"/>
        </w:rPr>
      </w:pPr>
    </w:p>
    <w:p w14:paraId="6301773A" w14:textId="77777777" w:rsidR="00EE16FE" w:rsidRDefault="00EE16FE" w:rsidP="00EE16FE">
      <w:pPr>
        <w:spacing w:after="248" w:line="268" w:lineRule="auto"/>
        <w:ind w:right="6"/>
        <w:jc w:val="both"/>
        <w:rPr>
          <w:sz w:val="24"/>
          <w:szCs w:val="24"/>
        </w:rPr>
      </w:pPr>
    </w:p>
    <w:p w14:paraId="4A47D665" w14:textId="77777777" w:rsidR="00EE16FE" w:rsidRDefault="00EE16FE" w:rsidP="00EE16FE">
      <w:pPr>
        <w:spacing w:after="248" w:line="268" w:lineRule="auto"/>
        <w:ind w:right="6"/>
        <w:jc w:val="both"/>
        <w:rPr>
          <w:sz w:val="24"/>
          <w:szCs w:val="24"/>
        </w:rPr>
      </w:pPr>
    </w:p>
    <w:p w14:paraId="40F8B0DD" w14:textId="77777777" w:rsidR="00EE16FE" w:rsidRDefault="00EE16FE" w:rsidP="00EE16FE">
      <w:pPr>
        <w:spacing w:after="248" w:line="268" w:lineRule="auto"/>
        <w:ind w:right="6"/>
        <w:jc w:val="both"/>
        <w:rPr>
          <w:sz w:val="24"/>
          <w:szCs w:val="24"/>
        </w:rPr>
      </w:pPr>
    </w:p>
    <w:p w14:paraId="1FA5F5C3" w14:textId="77777777" w:rsidR="00EE16FE" w:rsidRDefault="00EE16FE" w:rsidP="00EE16FE">
      <w:pPr>
        <w:spacing w:after="248" w:line="268" w:lineRule="auto"/>
        <w:ind w:right="6"/>
        <w:jc w:val="both"/>
        <w:rPr>
          <w:sz w:val="24"/>
          <w:szCs w:val="24"/>
        </w:rPr>
      </w:pPr>
    </w:p>
    <w:p w14:paraId="3CD20DC3" w14:textId="77777777" w:rsidR="00EE16FE" w:rsidRDefault="00EE16FE" w:rsidP="00EE16FE">
      <w:pPr>
        <w:spacing w:after="248" w:line="268" w:lineRule="auto"/>
        <w:ind w:right="6"/>
        <w:jc w:val="both"/>
        <w:rPr>
          <w:sz w:val="24"/>
          <w:szCs w:val="24"/>
        </w:rPr>
      </w:pPr>
    </w:p>
    <w:p w14:paraId="6166B619" w14:textId="77777777" w:rsidR="00EE16FE" w:rsidRDefault="00EE16FE" w:rsidP="00EE16FE">
      <w:pPr>
        <w:spacing w:after="248" w:line="268" w:lineRule="auto"/>
        <w:ind w:right="6"/>
        <w:jc w:val="both"/>
        <w:rPr>
          <w:sz w:val="24"/>
          <w:szCs w:val="24"/>
        </w:rPr>
      </w:pPr>
    </w:p>
    <w:p w14:paraId="3C64C921" w14:textId="77777777" w:rsidR="00EE16FE" w:rsidRDefault="00EE16FE" w:rsidP="00EE16FE">
      <w:pPr>
        <w:spacing w:after="248" w:line="268" w:lineRule="auto"/>
        <w:ind w:right="6"/>
        <w:jc w:val="both"/>
        <w:rPr>
          <w:sz w:val="24"/>
          <w:szCs w:val="24"/>
        </w:rPr>
      </w:pPr>
    </w:p>
    <w:p w14:paraId="0184CDFC" w14:textId="77777777" w:rsidR="0006292D" w:rsidRDefault="0006292D" w:rsidP="00EE16FE">
      <w:pPr>
        <w:spacing w:after="248" w:line="268" w:lineRule="auto"/>
        <w:ind w:right="6"/>
        <w:jc w:val="both"/>
        <w:rPr>
          <w:sz w:val="24"/>
          <w:szCs w:val="24"/>
        </w:rPr>
      </w:pPr>
    </w:p>
    <w:p w14:paraId="5EDEEB9A" w14:textId="77777777" w:rsidR="0006292D" w:rsidRDefault="0006292D" w:rsidP="00EE16FE">
      <w:pPr>
        <w:spacing w:after="248" w:line="268" w:lineRule="auto"/>
        <w:ind w:right="6"/>
        <w:jc w:val="both"/>
        <w:rPr>
          <w:sz w:val="24"/>
          <w:szCs w:val="24"/>
        </w:rPr>
      </w:pPr>
    </w:p>
    <w:p w14:paraId="29014F7C" w14:textId="77777777" w:rsidR="0006292D" w:rsidRDefault="0006292D" w:rsidP="00EE16FE">
      <w:pPr>
        <w:spacing w:after="248" w:line="268" w:lineRule="auto"/>
        <w:ind w:right="6"/>
        <w:jc w:val="both"/>
        <w:rPr>
          <w:sz w:val="24"/>
          <w:szCs w:val="24"/>
        </w:rPr>
      </w:pPr>
    </w:p>
    <w:p w14:paraId="32531380" w14:textId="77777777" w:rsidR="0006292D" w:rsidRDefault="0006292D" w:rsidP="00EE16FE">
      <w:pPr>
        <w:spacing w:after="248" w:line="268" w:lineRule="auto"/>
        <w:ind w:right="6"/>
        <w:jc w:val="both"/>
        <w:rPr>
          <w:sz w:val="24"/>
          <w:szCs w:val="24"/>
        </w:rPr>
      </w:pPr>
    </w:p>
    <w:p w14:paraId="381FEBF8" w14:textId="77777777" w:rsidR="0006292D" w:rsidRDefault="0006292D" w:rsidP="00EE16FE">
      <w:pPr>
        <w:spacing w:after="248" w:line="268" w:lineRule="auto"/>
        <w:ind w:right="6"/>
        <w:jc w:val="both"/>
        <w:rPr>
          <w:sz w:val="24"/>
          <w:szCs w:val="24"/>
        </w:rPr>
      </w:pPr>
    </w:p>
    <w:p w14:paraId="3BAC5419" w14:textId="77777777" w:rsidR="0006292D" w:rsidRDefault="0006292D" w:rsidP="00EE16FE">
      <w:pPr>
        <w:spacing w:after="248" w:line="268" w:lineRule="auto"/>
        <w:ind w:right="6"/>
        <w:jc w:val="both"/>
        <w:rPr>
          <w:sz w:val="24"/>
          <w:szCs w:val="24"/>
        </w:rPr>
      </w:pPr>
    </w:p>
    <w:p w14:paraId="5D23161A" w14:textId="77777777" w:rsidR="0006292D" w:rsidRDefault="0006292D" w:rsidP="00EE16FE">
      <w:pPr>
        <w:spacing w:after="248" w:line="268" w:lineRule="auto"/>
        <w:ind w:right="6"/>
        <w:jc w:val="both"/>
        <w:rPr>
          <w:sz w:val="24"/>
          <w:szCs w:val="24"/>
        </w:rPr>
      </w:pPr>
    </w:p>
    <w:p w14:paraId="2613C72D" w14:textId="77777777" w:rsidR="0006292D" w:rsidRDefault="0006292D" w:rsidP="00EE16FE">
      <w:pPr>
        <w:spacing w:after="248" w:line="268" w:lineRule="auto"/>
        <w:ind w:right="6"/>
        <w:jc w:val="both"/>
        <w:rPr>
          <w:sz w:val="24"/>
          <w:szCs w:val="24"/>
        </w:rPr>
      </w:pPr>
    </w:p>
    <w:p w14:paraId="5FCCDA1E" w14:textId="77777777" w:rsidR="00EE16FE" w:rsidRDefault="00EE16FE" w:rsidP="00EE16FE">
      <w:pPr>
        <w:spacing w:after="248" w:line="268" w:lineRule="auto"/>
        <w:ind w:right="6"/>
        <w:jc w:val="both"/>
        <w:rPr>
          <w:sz w:val="24"/>
          <w:szCs w:val="24"/>
        </w:rPr>
      </w:pPr>
    </w:p>
    <w:p w14:paraId="50D8A9C2" w14:textId="77777777" w:rsidR="00EE16FE" w:rsidRDefault="00EE16FE" w:rsidP="00EE16FE">
      <w:pPr>
        <w:spacing w:after="248" w:line="268" w:lineRule="auto"/>
        <w:ind w:right="6"/>
        <w:jc w:val="both"/>
        <w:rPr>
          <w:sz w:val="24"/>
          <w:szCs w:val="24"/>
        </w:rPr>
      </w:pPr>
    </w:p>
    <w:p w14:paraId="22F550CB" w14:textId="77777777"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8294301" w14:textId="77777777"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Could you relate to any of the women listed in Jesus’ lineage? </w:t>
      </w:r>
      <w:r>
        <w:rPr>
          <w:sz w:val="24"/>
          <w:szCs w:val="24"/>
        </w:rPr>
        <w:t>____________________________________________</w:t>
      </w:r>
      <w:r w:rsidRPr="00887DCF">
        <w:rPr>
          <w:sz w:val="24"/>
          <w:szCs w:val="24"/>
        </w:rPr>
        <w:t>____________________________</w:t>
      </w:r>
    </w:p>
    <w:p w14:paraId="21FC4D3D" w14:textId="77777777"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 If so, how has this chapter given you hope? ______________________________________________</w:t>
      </w:r>
      <w:r>
        <w:rPr>
          <w:sz w:val="24"/>
          <w:szCs w:val="24"/>
        </w:rPr>
        <w:t>__________________________</w:t>
      </w:r>
    </w:p>
    <w:p w14:paraId="672BE8C3"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Pr>
          <w:sz w:val="24"/>
          <w:szCs w:val="24"/>
        </w:rPr>
        <w:t xml:space="preserve"> ________________________</w:t>
      </w:r>
    </w:p>
    <w:p w14:paraId="1A8D653F"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 When God said </w:t>
      </w:r>
      <w:r w:rsidR="00CB2731">
        <w:rPr>
          <w:sz w:val="24"/>
          <w:szCs w:val="24"/>
        </w:rPr>
        <w:t xml:space="preserve">that </w:t>
      </w:r>
      <w:r w:rsidRPr="00887DCF">
        <w:rPr>
          <w:sz w:val="24"/>
          <w:szCs w:val="24"/>
        </w:rPr>
        <w:t>He would show His love to a thousand generations, it was contingent upon two things. What are they? (Exodus 20:1-6)</w:t>
      </w:r>
      <w:r>
        <w:rPr>
          <w:sz w:val="24"/>
          <w:szCs w:val="24"/>
        </w:rPr>
        <w:t xml:space="preserve"> ________________________________</w:t>
      </w:r>
      <w:r w:rsidRPr="00887DCF">
        <w:rPr>
          <w:sz w:val="24"/>
          <w:szCs w:val="24"/>
        </w:rPr>
        <w:t xml:space="preserve"> </w:t>
      </w:r>
    </w:p>
    <w:p w14:paraId="3D71E4A6"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Pr>
          <w:sz w:val="24"/>
          <w:szCs w:val="24"/>
        </w:rPr>
        <w:t>_____________________________________________________</w:t>
      </w:r>
    </w:p>
    <w:p w14:paraId="555D8813"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Pr>
          <w:sz w:val="24"/>
          <w:szCs w:val="24"/>
        </w:rPr>
        <w:t>____________________________________</w:t>
      </w:r>
    </w:p>
    <w:p w14:paraId="003A1D98" w14:textId="77777777" w:rsidR="00F7033D" w:rsidRDefault="00F7033D" w:rsidP="00EF73C9">
      <w:pPr>
        <w:pStyle w:val="ListParagraph"/>
        <w:numPr>
          <w:ilvl w:val="0"/>
          <w:numId w:val="46"/>
        </w:numPr>
        <w:spacing w:after="207"/>
        <w:ind w:right="6"/>
        <w:jc w:val="both"/>
        <w:rPr>
          <w:sz w:val="24"/>
          <w:szCs w:val="24"/>
        </w:rPr>
      </w:pPr>
      <w:r w:rsidRPr="00887DCF">
        <w:rPr>
          <w:sz w:val="24"/>
          <w:szCs w:val="24"/>
        </w:rPr>
        <w:t xml:space="preserve">How could this lesson help someone dealing with feelings of worthlessness? </w:t>
      </w:r>
      <w:r>
        <w:rPr>
          <w:sz w:val="24"/>
          <w:szCs w:val="24"/>
        </w:rPr>
        <w:t>________________________________________________________________________________________________________________________________________________</w:t>
      </w:r>
    </w:p>
    <w:p w14:paraId="508DF7C8" w14:textId="77777777" w:rsidR="00F7033D" w:rsidRDefault="00F7033D" w:rsidP="00EF73C9">
      <w:pPr>
        <w:pStyle w:val="ListParagraph"/>
        <w:numPr>
          <w:ilvl w:val="0"/>
          <w:numId w:val="46"/>
        </w:numPr>
        <w:spacing w:after="207"/>
        <w:ind w:right="6"/>
        <w:jc w:val="both"/>
        <w:rPr>
          <w:sz w:val="24"/>
          <w:szCs w:val="24"/>
        </w:rPr>
      </w:pPr>
      <w:r>
        <w:rPr>
          <w:sz w:val="24"/>
          <w:szCs w:val="24"/>
        </w:rPr>
        <w:t>The following is a case study that illustrates the principle in these lessons. Read the following accounts Genesis 36:1-5; Exodus 6:21-24; Numbers 16:1-40, 26:9-11,58.</w:t>
      </w:r>
    </w:p>
    <w:p w14:paraId="716789E6" w14:textId="77777777" w:rsidR="00F7033D" w:rsidRDefault="00F7033D" w:rsidP="00F7033D">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2C222767" w14:textId="77777777" w:rsidR="00F7033D" w:rsidRPr="00887DCF" w:rsidRDefault="00F7033D" w:rsidP="00EF73C9">
      <w:pPr>
        <w:pStyle w:val="ListParagraph"/>
        <w:numPr>
          <w:ilvl w:val="0"/>
          <w:numId w:val="46"/>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4E7528" w14:textId="77777777" w:rsidR="00F7033D" w:rsidRPr="00887DCF" w:rsidRDefault="00F7033D" w:rsidP="00F7033D">
      <w:pPr>
        <w:spacing w:after="207"/>
        <w:ind w:right="6"/>
        <w:jc w:val="both"/>
        <w:rPr>
          <w:sz w:val="24"/>
          <w:szCs w:val="24"/>
        </w:rPr>
      </w:pPr>
    </w:p>
    <w:p w14:paraId="1DF15819" w14:textId="77777777" w:rsidR="00F7033D" w:rsidRDefault="00F7033D" w:rsidP="00F7033D">
      <w:pPr>
        <w:spacing w:after="207"/>
        <w:ind w:right="6"/>
        <w:jc w:val="both"/>
        <w:rPr>
          <w:sz w:val="24"/>
          <w:szCs w:val="24"/>
        </w:rPr>
      </w:pPr>
    </w:p>
    <w:p w14:paraId="4ECD8562" w14:textId="77777777" w:rsidR="00EA46EA" w:rsidRDefault="00EA46EA" w:rsidP="00F7033D">
      <w:pPr>
        <w:spacing w:after="207"/>
        <w:ind w:right="6"/>
        <w:jc w:val="both"/>
        <w:rPr>
          <w:sz w:val="24"/>
          <w:szCs w:val="24"/>
        </w:rPr>
      </w:pPr>
    </w:p>
    <w:p w14:paraId="3D82D353" w14:textId="77777777" w:rsidR="00EA46EA" w:rsidRDefault="00EA46EA" w:rsidP="00F7033D">
      <w:pPr>
        <w:spacing w:after="207"/>
        <w:ind w:right="6"/>
        <w:jc w:val="both"/>
        <w:rPr>
          <w:sz w:val="24"/>
          <w:szCs w:val="24"/>
        </w:rPr>
      </w:pPr>
    </w:p>
    <w:p w14:paraId="5EF1DF02" w14:textId="77777777" w:rsidR="00EA46EA" w:rsidRDefault="00EA46EA" w:rsidP="00F7033D">
      <w:pPr>
        <w:spacing w:after="207"/>
        <w:ind w:right="6"/>
        <w:jc w:val="both"/>
        <w:rPr>
          <w:sz w:val="24"/>
          <w:szCs w:val="24"/>
        </w:rPr>
      </w:pPr>
    </w:p>
    <w:p w14:paraId="000530FD" w14:textId="77777777" w:rsidR="00EA46EA" w:rsidRPr="00887DCF" w:rsidRDefault="00EA46EA" w:rsidP="00F7033D">
      <w:pPr>
        <w:spacing w:after="207"/>
        <w:ind w:right="6"/>
        <w:jc w:val="both"/>
        <w:rPr>
          <w:sz w:val="24"/>
          <w:szCs w:val="24"/>
        </w:rPr>
      </w:pPr>
    </w:p>
    <w:p w14:paraId="6235048B" w14:textId="77777777" w:rsidR="00F7033D" w:rsidRPr="003171AB" w:rsidRDefault="003171AB" w:rsidP="003171AB">
      <w:pPr>
        <w:spacing w:after="207"/>
        <w:ind w:right="6"/>
        <w:jc w:val="center"/>
        <w:rPr>
          <w:b/>
          <w:sz w:val="36"/>
          <w:szCs w:val="36"/>
        </w:rPr>
      </w:pPr>
      <w:r w:rsidRPr="003171AB">
        <w:rPr>
          <w:b/>
          <w:sz w:val="36"/>
          <w:szCs w:val="36"/>
        </w:rPr>
        <w:t>Week #</w:t>
      </w:r>
      <w:r w:rsidR="00287000">
        <w:rPr>
          <w:b/>
          <w:sz w:val="36"/>
          <w:szCs w:val="36"/>
        </w:rPr>
        <w:t>7</w:t>
      </w:r>
    </w:p>
    <w:p w14:paraId="26FC2FE7" w14:textId="77777777" w:rsidR="00F7033D" w:rsidRPr="00A55B1D" w:rsidRDefault="00F7033D" w:rsidP="00F7033D">
      <w:pPr>
        <w:spacing w:after="221"/>
        <w:jc w:val="center"/>
        <w:rPr>
          <w:rFonts w:ascii="Edwardian Script ITC" w:hAnsi="Edwardian Script ITC" w:cstheme="minorHAnsi"/>
          <w:b/>
          <w:sz w:val="72"/>
          <w:szCs w:val="72"/>
        </w:rPr>
      </w:pPr>
      <w:r>
        <w:rPr>
          <w:rFonts w:ascii="Edwardian Script ITC" w:hAnsi="Edwardian Script ITC" w:cstheme="minorHAnsi"/>
          <w:b/>
          <w:sz w:val="72"/>
          <w:szCs w:val="72"/>
        </w:rPr>
        <w:t>Abba Father</w:t>
      </w:r>
    </w:p>
    <w:p w14:paraId="33C6655E" w14:textId="77777777" w:rsidR="00F7033D" w:rsidRPr="00BB578C" w:rsidRDefault="00F7033D" w:rsidP="00F7033D">
      <w:pPr>
        <w:pStyle w:val="Heading4"/>
        <w:ind w:left="357" w:right="360"/>
        <w:jc w:val="center"/>
        <w:rPr>
          <w:rFonts w:asciiTheme="minorHAnsi" w:hAnsiTheme="minorHAnsi" w:cstheme="minorHAnsi"/>
        </w:rPr>
      </w:pPr>
      <w:r w:rsidRPr="00BB578C">
        <w:rPr>
          <w:rFonts w:asciiTheme="minorHAnsi" w:hAnsiTheme="minorHAnsi" w:cstheme="minorHAnsi"/>
        </w:rPr>
        <w:t>Key Passages</w:t>
      </w:r>
    </w:p>
    <w:p w14:paraId="5D2BA6AE" w14:textId="77777777" w:rsidR="00F7033D" w:rsidRDefault="00F7033D" w:rsidP="00F7033D">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 xml:space="preserve">Ephesians 1:3-7  </w:t>
      </w:r>
    </w:p>
    <w:p w14:paraId="6EA651C0" w14:textId="77777777" w:rsidR="00F7033D" w:rsidRPr="00E747D0" w:rsidRDefault="00F7033D" w:rsidP="00F7033D">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7D9B2C35" w14:textId="77777777" w:rsidR="00F7033D" w:rsidRPr="00E747D0" w:rsidRDefault="00F7033D" w:rsidP="00F7033D">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44FBD807" w14:textId="77777777" w:rsidR="00F7033D" w:rsidRPr="00F7033D" w:rsidRDefault="00F7033D" w:rsidP="00F7033D">
      <w:pPr>
        <w:pStyle w:val="Heading4"/>
        <w:spacing w:after="167"/>
        <w:ind w:right="7"/>
        <w:jc w:val="center"/>
        <w:rPr>
          <w:rFonts w:asciiTheme="minorHAnsi" w:hAnsiTheme="minorHAnsi" w:cstheme="minorHAnsi"/>
        </w:rPr>
      </w:pPr>
      <w:r w:rsidRPr="00F7033D">
        <w:rPr>
          <w:rFonts w:asciiTheme="minorHAnsi" w:hAnsiTheme="minorHAnsi" w:cstheme="minorHAnsi"/>
        </w:rPr>
        <w:t>Introduction</w:t>
      </w:r>
    </w:p>
    <w:p w14:paraId="0C9B583E" w14:textId="77777777" w:rsidR="00F7033D" w:rsidRDefault="00F7033D" w:rsidP="00F7033D">
      <w:pPr>
        <w:spacing w:after="0"/>
        <w:ind w:left="-15" w:right="6"/>
        <w:jc w:val="both"/>
        <w:rPr>
          <w:sz w:val="24"/>
          <w:szCs w:val="24"/>
        </w:rPr>
      </w:pPr>
      <w:r>
        <w:rPr>
          <w:b/>
          <w:i/>
        </w:rPr>
        <w:t xml:space="preserve">    </w:t>
      </w:r>
      <w:r>
        <w:t xml:space="preserve">  </w:t>
      </w:r>
      <w:r>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resembles the God of the Bible. Therefore, it cannot be stressed enough the crucial role a father plays in the lives of their children. </w:t>
      </w:r>
    </w:p>
    <w:p w14:paraId="3E94F1E1" w14:textId="77777777" w:rsidR="00F7033D" w:rsidRPr="006E3984" w:rsidRDefault="00F7033D" w:rsidP="00F7033D">
      <w:pPr>
        <w:spacing w:after="0"/>
        <w:ind w:left="-15" w:right="6"/>
        <w:jc w:val="both"/>
        <w:rPr>
          <w:sz w:val="24"/>
          <w:szCs w:val="24"/>
        </w:rPr>
      </w:pPr>
    </w:p>
    <w:p w14:paraId="731016C8" w14:textId="77777777" w:rsidR="00F7033D" w:rsidRDefault="00F7033D" w:rsidP="00F7033D">
      <w:pPr>
        <w:ind w:left="-15" w:right="6" w:firstLine="721"/>
        <w:jc w:val="both"/>
        <w:rPr>
          <w:sz w:val="24"/>
          <w:szCs w:val="24"/>
        </w:rPr>
      </w:pPr>
      <w:r w:rsidRPr="006E3984">
        <w:rPr>
          <w:sz w:val="24"/>
          <w:szCs w:val="24"/>
        </w:rPr>
        <w:t xml:space="preserve">The truth is, </w:t>
      </w:r>
      <w:r w:rsidR="00A87E0F"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26281">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that being said,</w:t>
      </w:r>
      <w:r w:rsidR="00A87E0F">
        <w:rPr>
          <w:sz w:val="24"/>
          <w:szCs w:val="24"/>
        </w:rPr>
        <w:t xml:space="preserve"> </w:t>
      </w:r>
      <w:r w:rsidRPr="006E3984">
        <w:rPr>
          <w:sz w:val="24"/>
          <w:szCs w:val="24"/>
        </w:rPr>
        <w:t xml:space="preserve">you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4B46F2E3" w14:textId="77777777" w:rsidR="00417FFE" w:rsidRDefault="00417FFE" w:rsidP="00417FFE">
      <w:pPr>
        <w:spacing w:after="5" w:line="252" w:lineRule="auto"/>
        <w:ind w:left="25" w:right="28" w:hanging="6"/>
        <w:jc w:val="center"/>
        <w:rPr>
          <w:b/>
          <w:sz w:val="24"/>
          <w:szCs w:val="24"/>
        </w:rPr>
      </w:pPr>
      <w:r w:rsidRPr="00823F3F">
        <w:rPr>
          <w:b/>
          <w:sz w:val="24"/>
          <w:szCs w:val="24"/>
        </w:rPr>
        <w:t xml:space="preserve">Jeremiah 8:20-22  </w:t>
      </w:r>
    </w:p>
    <w:p w14:paraId="7BE0CE98"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7A629F24"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My heart is crushed because my dear people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285"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285"/>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There is still medicinal ointment</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34802715"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286"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286"/>
    </w:p>
    <w:p w14:paraId="336825F9" w14:textId="77777777" w:rsidR="00417FFE"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3D859707" w14:textId="77777777" w:rsidR="00417FFE" w:rsidRDefault="00417FFE" w:rsidP="00417FFE">
      <w:pPr>
        <w:pStyle w:val="poetry"/>
        <w:spacing w:before="0" w:beforeAutospacing="0" w:after="0" w:afterAutospacing="0"/>
        <w:jc w:val="center"/>
        <w:rPr>
          <w:rFonts w:asciiTheme="minorHAnsi" w:hAnsiTheme="minorHAnsi" w:cstheme="minorHAnsi"/>
          <w:b/>
          <w:i/>
          <w:color w:val="000000"/>
        </w:rPr>
      </w:pPr>
    </w:p>
    <w:p w14:paraId="48FFABA7" w14:textId="77777777" w:rsidR="00901C39" w:rsidRDefault="00901C39" w:rsidP="00901C39">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136903C8" w14:textId="77777777" w:rsidR="00901C39" w:rsidRPr="00823F3F" w:rsidRDefault="00901C39" w:rsidP="00417FFE">
      <w:pPr>
        <w:pStyle w:val="poetry"/>
        <w:spacing w:before="0" w:beforeAutospacing="0" w:after="0" w:afterAutospacing="0"/>
        <w:jc w:val="center"/>
        <w:rPr>
          <w:rFonts w:asciiTheme="minorHAnsi" w:hAnsiTheme="minorHAnsi" w:cstheme="minorHAnsi"/>
          <w:b/>
          <w:i/>
          <w:color w:val="000000"/>
        </w:rPr>
      </w:pPr>
    </w:p>
    <w:p w14:paraId="3EC2C887" w14:textId="77777777" w:rsidR="00526281" w:rsidRPr="006E3984" w:rsidRDefault="00526281" w:rsidP="00526281">
      <w:pPr>
        <w:ind w:left="-15" w:right="6" w:firstLine="721"/>
        <w:jc w:val="both"/>
        <w:rPr>
          <w:sz w:val="24"/>
          <w:szCs w:val="24"/>
        </w:rPr>
      </w:pPr>
      <w:r>
        <w:rPr>
          <w:sz w:val="24"/>
          <w:szCs w:val="24"/>
        </w:rPr>
        <w:t>Father</w:t>
      </w:r>
      <w:r w:rsidRPr="00D55C9E">
        <w:rPr>
          <w:sz w:val="24"/>
          <w:szCs w:val="24"/>
        </w:rPr>
        <w:t xml:space="preserve"> is</w:t>
      </w:r>
      <w:r w:rsidRPr="006E3984">
        <w:rPr>
          <w:sz w:val="24"/>
          <w:szCs w:val="24"/>
        </w:rPr>
        <w:t xml:space="preserve"> the first word in the Hebrew dictionary. And, as it just so happens, the first time in the Bible that the word father is mentioned is at the wedding of Adam and Eve. </w:t>
      </w:r>
      <w:r>
        <w:rPr>
          <w:sz w:val="24"/>
          <w:szCs w:val="24"/>
        </w:rPr>
        <w:t xml:space="preserve">Here, </w:t>
      </w:r>
      <w:r w:rsidRPr="006E3984">
        <w:rPr>
          <w:sz w:val="24"/>
          <w:szCs w:val="24"/>
        </w:rPr>
        <w:t>God Himself, presided over the ceremony</w:t>
      </w:r>
      <w:r>
        <w:rPr>
          <w:sz w:val="24"/>
          <w:szCs w:val="24"/>
        </w:rPr>
        <w:t>. T</w:t>
      </w:r>
      <w:r w:rsidRPr="006E3984">
        <w:rPr>
          <w:sz w:val="24"/>
          <w:szCs w:val="24"/>
        </w:rPr>
        <w:t>his was His charge to the couple: “</w:t>
      </w:r>
      <w:r w:rsidRPr="006E3984">
        <w:rPr>
          <w:i/>
          <w:sz w:val="24"/>
          <w:szCs w:val="24"/>
        </w:rPr>
        <w:t xml:space="preserve">For this reason, a man shall leave his father and mother, and be joined to his wife; and the two shall become one flesh” </w:t>
      </w:r>
      <w:r w:rsidRPr="006E3984">
        <w:rPr>
          <w:sz w:val="24"/>
          <w:szCs w:val="24"/>
        </w:rPr>
        <w:t>(Genesis 2:24)</w:t>
      </w:r>
      <w:r>
        <w:rPr>
          <w:sz w:val="24"/>
          <w:szCs w:val="24"/>
        </w:rPr>
        <w:t>.</w:t>
      </w:r>
      <w:r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first-born son, has recently left his father and I to become united with his new wife Jessica. And while the “uniting” part gives me great joy, the “leaving” part evokes other emotions in this mother’s heart. </w:t>
      </w:r>
      <w:r>
        <w:rPr>
          <w:sz w:val="24"/>
          <w:szCs w:val="24"/>
        </w:rPr>
        <w:t>At the time of this writing,</w:t>
      </w:r>
      <w:r w:rsidRPr="006E3984">
        <w:rPr>
          <w:sz w:val="24"/>
          <w:szCs w:val="24"/>
        </w:rPr>
        <w:t xml:space="preserve"> both of my sons</w:t>
      </w:r>
      <w:r>
        <w:rPr>
          <w:sz w:val="24"/>
          <w:szCs w:val="24"/>
        </w:rPr>
        <w:t xml:space="preserve"> had just</w:t>
      </w:r>
      <w:r w:rsidRPr="006E3984">
        <w:rPr>
          <w:sz w:val="24"/>
          <w:szCs w:val="24"/>
        </w:rPr>
        <w:t xml:space="preserve"> graduated from the University of Memphis and promptly left my “nest.” I’m officially an “empty nester</w:t>
      </w:r>
      <w:r>
        <w:rPr>
          <w:sz w:val="24"/>
          <w:szCs w:val="24"/>
        </w:rPr>
        <w:t>.</w:t>
      </w:r>
      <w:r w:rsidRPr="006E3984">
        <w:rPr>
          <w:sz w:val="24"/>
          <w:szCs w:val="24"/>
        </w:rPr>
        <w:t xml:space="preserve">” </w:t>
      </w:r>
    </w:p>
    <w:p w14:paraId="5193B7B6" w14:textId="77777777" w:rsidR="00526281" w:rsidRDefault="00526281" w:rsidP="00526281">
      <w:pPr>
        <w:ind w:left="-15" w:right="6" w:firstLine="721"/>
        <w:jc w:val="both"/>
        <w:rPr>
          <w:sz w:val="24"/>
          <w:szCs w:val="24"/>
        </w:rPr>
      </w:pPr>
      <w:r>
        <w:rPr>
          <w:sz w:val="24"/>
          <w:szCs w:val="24"/>
        </w:rPr>
        <w:t>In another lesson,</w:t>
      </w:r>
      <w:r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 And it is through Jesus that we can have the same intimacy, familiarity and tender affection that exists between God the Father and God the Son. </w:t>
      </w:r>
      <w:r>
        <w:rPr>
          <w:sz w:val="24"/>
          <w:szCs w:val="24"/>
        </w:rPr>
        <w:t>Nowhere is this relationship displayed more</w:t>
      </w:r>
      <w:r w:rsidRPr="006E3984">
        <w:rPr>
          <w:sz w:val="24"/>
          <w:szCs w:val="24"/>
        </w:rPr>
        <w:t xml:space="preserve"> poignant</w:t>
      </w:r>
      <w:r>
        <w:rPr>
          <w:sz w:val="24"/>
          <w:szCs w:val="24"/>
        </w:rPr>
        <w:t>ly than the</w:t>
      </w:r>
      <w:r w:rsidRPr="006E3984">
        <w:rPr>
          <w:sz w:val="24"/>
          <w:szCs w:val="24"/>
        </w:rPr>
        <w:t xml:space="preserve"> moment</w:t>
      </w:r>
      <w:r>
        <w:rPr>
          <w:sz w:val="24"/>
          <w:szCs w:val="24"/>
        </w:rPr>
        <w:t xml:space="preserve"> on the cross when Jesus,</w:t>
      </w:r>
      <w:r w:rsidRPr="006E3984">
        <w:rPr>
          <w:sz w:val="24"/>
          <w:szCs w:val="24"/>
        </w:rPr>
        <w:t xml:space="preserve"> cried out in Aramaic, “Abba,” which is translated</w:t>
      </w:r>
      <w:r w:rsidRPr="00D55C9E">
        <w:rPr>
          <w:sz w:val="24"/>
          <w:szCs w:val="24"/>
        </w:rPr>
        <w:t xml:space="preserve">… </w:t>
      </w:r>
      <w:r w:rsidRPr="00D55C9E">
        <w:rPr>
          <w:i/>
          <w:sz w:val="24"/>
          <w:szCs w:val="24"/>
        </w:rPr>
        <w:t>Daddy</w:t>
      </w:r>
      <w:r w:rsidRPr="00D55C9E">
        <w:rPr>
          <w:sz w:val="24"/>
          <w:szCs w:val="24"/>
        </w:rPr>
        <w:t>.</w:t>
      </w:r>
      <w:r w:rsidRPr="006E3984">
        <w:rPr>
          <w:sz w:val="24"/>
          <w:szCs w:val="24"/>
        </w:rPr>
        <w:t xml:space="preserve"> </w:t>
      </w:r>
    </w:p>
    <w:p w14:paraId="2AFBA4B3" w14:textId="77777777" w:rsidR="00526281" w:rsidRDefault="00526281" w:rsidP="00526281">
      <w:pPr>
        <w:spacing w:after="5" w:line="252" w:lineRule="auto"/>
        <w:ind w:left="25" w:right="33" w:hanging="6"/>
        <w:jc w:val="center"/>
        <w:rPr>
          <w:b/>
          <w:sz w:val="24"/>
          <w:szCs w:val="24"/>
        </w:rPr>
      </w:pPr>
      <w:r w:rsidRPr="00D55C9E">
        <w:rPr>
          <w:b/>
          <w:sz w:val="24"/>
          <w:szCs w:val="24"/>
        </w:rPr>
        <w:t xml:space="preserve">John 6:44-46  </w:t>
      </w:r>
    </w:p>
    <w:p w14:paraId="12EA29DE" w14:textId="77777777" w:rsidR="00526281" w:rsidRPr="00D55C9E" w:rsidRDefault="00526281" w:rsidP="00526281">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3C54DE06" w14:textId="77777777" w:rsidR="00526281" w:rsidRPr="006E3984" w:rsidRDefault="00526281" w:rsidP="00526281">
      <w:pPr>
        <w:spacing w:after="5" w:line="250" w:lineRule="auto"/>
        <w:ind w:left="26" w:right="16" w:hanging="10"/>
        <w:jc w:val="center"/>
        <w:rPr>
          <w:sz w:val="24"/>
          <w:szCs w:val="24"/>
        </w:rPr>
      </w:pPr>
    </w:p>
    <w:p w14:paraId="1ED664BF" w14:textId="77777777" w:rsidR="00526281" w:rsidRPr="001F544E" w:rsidRDefault="00526281" w:rsidP="00526281">
      <w:pPr>
        <w:ind w:left="-15" w:right="6" w:firstLine="721"/>
        <w:jc w:val="both"/>
        <w:rPr>
          <w:sz w:val="24"/>
          <w:szCs w:val="24"/>
        </w:rPr>
      </w:pPr>
      <w:r w:rsidRPr="001F544E">
        <w:rPr>
          <w:sz w:val="24"/>
          <w:szCs w:val="24"/>
        </w:rPr>
        <w:t xml:space="preserve">The prophet Isaiah called Jesus, “The Everlasting Father” (Isaiah </w:t>
      </w:r>
      <w:r>
        <w:rPr>
          <w:sz w:val="24"/>
          <w:szCs w:val="24"/>
        </w:rPr>
        <w:t>9:2-17</w:t>
      </w:r>
      <w:r w:rsidRPr="001F544E">
        <w:rPr>
          <w:sz w:val="24"/>
          <w:szCs w:val="24"/>
        </w:rPr>
        <w:t xml:space="preserve">). Incidentally, </w:t>
      </w:r>
      <w:r>
        <w:rPr>
          <w:sz w:val="24"/>
          <w:szCs w:val="24"/>
        </w:rPr>
        <w:t>some seven-hundred and fifty years before Christ’s birth, the</w:t>
      </w:r>
      <w:r w:rsidRPr="001F544E">
        <w:rPr>
          <w:sz w:val="24"/>
          <w:szCs w:val="24"/>
        </w:rPr>
        <w:t xml:space="preserve"> prophet described</w:t>
      </w:r>
      <w:r>
        <w:rPr>
          <w:sz w:val="24"/>
          <w:szCs w:val="24"/>
        </w:rPr>
        <w:t>,</w:t>
      </w:r>
      <w:r w:rsidRPr="001F544E">
        <w:rPr>
          <w:sz w:val="24"/>
          <w:szCs w:val="24"/>
        </w:rPr>
        <w:t xml:space="preserve"> </w:t>
      </w:r>
      <w:r>
        <w:rPr>
          <w:sz w:val="24"/>
          <w:szCs w:val="24"/>
        </w:rPr>
        <w:t xml:space="preserve">in vivid details, </w:t>
      </w:r>
      <w:r w:rsidRPr="001F544E">
        <w:rPr>
          <w:sz w:val="24"/>
          <w:szCs w:val="24"/>
        </w:rPr>
        <w:t>the passion of Christ</w:t>
      </w:r>
      <w:r>
        <w:rPr>
          <w:sz w:val="24"/>
          <w:szCs w:val="24"/>
        </w:rPr>
        <w:t>.</w:t>
      </w:r>
      <w:r w:rsidRPr="001F544E">
        <w:rPr>
          <w:sz w:val="24"/>
          <w:szCs w:val="24"/>
        </w:rPr>
        <w:t xml:space="preserve"> In verse ten of this passage, what is the stated will of the Father?</w:t>
      </w:r>
    </w:p>
    <w:p w14:paraId="21E3C1B0" w14:textId="77777777" w:rsidR="00526281" w:rsidRPr="00FA0A80" w:rsidRDefault="00526281" w:rsidP="00526281">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 xml:space="preserve">Isaiah 53:10-12 </w:t>
      </w:r>
    </w:p>
    <w:p w14:paraId="398A4FA9"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0A1ECE41"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5ADB4E81"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2A5FA23A"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31DF4C1C"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5E779B1F" w14:textId="77777777" w:rsidR="00526281"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2D86E302"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p>
    <w:p w14:paraId="2ABF8909" w14:textId="77777777" w:rsidR="00526281" w:rsidRPr="00FA0A80" w:rsidRDefault="00526281" w:rsidP="00526281">
      <w:pPr>
        <w:spacing w:after="5" w:line="252" w:lineRule="auto"/>
        <w:ind w:left="25" w:right="-33" w:hanging="6"/>
        <w:jc w:val="center"/>
        <w:rPr>
          <w:sz w:val="24"/>
          <w:szCs w:val="24"/>
        </w:rPr>
      </w:pPr>
      <w:r w:rsidRPr="00FA0A80">
        <w:rPr>
          <w:b/>
          <w:sz w:val="24"/>
          <w:szCs w:val="24"/>
        </w:rPr>
        <w:t xml:space="preserve">Ephesians 1:5b (KJV) </w:t>
      </w:r>
    </w:p>
    <w:p w14:paraId="10F8F8C9" w14:textId="77777777" w:rsidR="00526281" w:rsidRPr="006E3984" w:rsidRDefault="00526281" w:rsidP="00526281">
      <w:pPr>
        <w:spacing w:after="52"/>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3A6CFAAE" w14:textId="77777777" w:rsidR="00526281" w:rsidRPr="006E3984" w:rsidRDefault="00526281" w:rsidP="00526281">
      <w:pPr>
        <w:spacing w:after="52"/>
        <w:ind w:left="55" w:hanging="10"/>
        <w:jc w:val="center"/>
        <w:rPr>
          <w:sz w:val="24"/>
          <w:szCs w:val="24"/>
        </w:rPr>
      </w:pPr>
    </w:p>
    <w:p w14:paraId="01D9BFE1" w14:textId="77777777" w:rsidR="00526281" w:rsidRPr="000E506F" w:rsidRDefault="00526281" w:rsidP="00526281">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9A2C5F9" w14:textId="77777777" w:rsidR="00526281" w:rsidRPr="006E3984" w:rsidRDefault="00526281" w:rsidP="00EF73C9">
      <w:pPr>
        <w:numPr>
          <w:ilvl w:val="0"/>
          <w:numId w:val="41"/>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1491B3E2" w14:textId="77777777"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34AEA817" w14:textId="77777777" w:rsidR="00526281" w:rsidRPr="006E3984" w:rsidRDefault="00526281" w:rsidP="00526281">
      <w:pPr>
        <w:spacing w:after="61"/>
        <w:ind w:left="543" w:right="6"/>
        <w:rPr>
          <w:sz w:val="24"/>
          <w:szCs w:val="24"/>
        </w:rPr>
      </w:pPr>
      <w:r w:rsidRPr="006E3984">
        <w:rPr>
          <w:sz w:val="24"/>
          <w:szCs w:val="24"/>
        </w:rPr>
        <w:t xml:space="preserve">5:17, 6:6-7; John 6:38-40; 1 Peter 2:15, 3:17, 4:2-3, 4:19; 2 Peter 1:21 </w:t>
      </w:r>
    </w:p>
    <w:p w14:paraId="2B733CAB" w14:textId="77777777"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7EEB3C71" w14:textId="77777777" w:rsidR="00526281" w:rsidRDefault="00526281" w:rsidP="00526281">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217AB077" w14:textId="77777777" w:rsidR="00526281" w:rsidRDefault="00526281" w:rsidP="00526281">
      <w:pPr>
        <w:spacing w:after="56"/>
        <w:ind w:left="543" w:right="6"/>
        <w:rPr>
          <w:sz w:val="24"/>
          <w:szCs w:val="24"/>
        </w:rPr>
      </w:pPr>
    </w:p>
    <w:p w14:paraId="7AD090FB" w14:textId="77777777" w:rsidR="00526281" w:rsidRPr="006E3984" w:rsidRDefault="00526281" w:rsidP="00526281">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hand at His Precious Son Jesus, and He said, “My Beloved, I have chosen for you a Bride, and her name is__________________.” (If you belong to Him, place your name there.)  </w:t>
      </w:r>
    </w:p>
    <w:p w14:paraId="2E56DF87" w14:textId="77777777" w:rsidR="00526281" w:rsidRPr="006E3984" w:rsidRDefault="00526281" w:rsidP="00526281">
      <w:pPr>
        <w:spacing w:after="56"/>
        <w:ind w:left="543" w:right="6"/>
        <w:rPr>
          <w:sz w:val="24"/>
          <w:szCs w:val="24"/>
        </w:rPr>
      </w:pPr>
    </w:p>
    <w:p w14:paraId="55C9F8B6" w14:textId="77777777" w:rsidR="00526281" w:rsidRPr="006E3984" w:rsidRDefault="00526281" w:rsidP="00526281">
      <w:pPr>
        <w:spacing w:after="0"/>
        <w:ind w:left="-15" w:right="6"/>
        <w:rPr>
          <w:sz w:val="24"/>
          <w:szCs w:val="24"/>
        </w:rPr>
      </w:pPr>
      <w:r>
        <w:rPr>
          <w:b/>
          <w:sz w:val="28"/>
        </w:rPr>
        <w:t xml:space="preserve">DIGGING DEEPER: </w:t>
      </w:r>
      <w:r w:rsidRPr="006E3984">
        <w:rPr>
          <w:sz w:val="24"/>
          <w:szCs w:val="24"/>
        </w:rPr>
        <w:t>Matthew 3:13-17, 25:31-34; John 1:1-18, 3:1-18, 6:45-65, 8:16-58, 10:25-</w:t>
      </w:r>
    </w:p>
    <w:p w14:paraId="40574093" w14:textId="77777777" w:rsidR="00526281" w:rsidRPr="006E3984" w:rsidRDefault="00526281" w:rsidP="00526281">
      <w:pPr>
        <w:spacing w:after="0"/>
        <w:ind w:left="-15" w:right="6"/>
        <w:rPr>
          <w:sz w:val="24"/>
          <w:szCs w:val="24"/>
        </w:rPr>
      </w:pPr>
      <w:r w:rsidRPr="006E3984">
        <w:rPr>
          <w:sz w:val="24"/>
          <w:szCs w:val="24"/>
        </w:rPr>
        <w:t xml:space="preserve">38, 14:1-26, 17:1-6; Isaiah 49:14-16, 53:1-12, 54:13; 1 Peter 1:9-25, 2:4; 1 Corinthians 15:20-28; </w:t>
      </w:r>
    </w:p>
    <w:p w14:paraId="6E5514CD" w14:textId="77777777" w:rsidR="00526281" w:rsidRDefault="00526281" w:rsidP="00526281">
      <w:pPr>
        <w:spacing w:after="186"/>
        <w:ind w:left="-15" w:right="6"/>
      </w:pPr>
      <w:r>
        <w:t xml:space="preserve">Ephesians 2:11-14; Colossians1:1-13; 1 John 3:1-10, 4:10-19; Romans 8:15-17; Galatians 4:3-7; Titus 1:2-4; 3:4-7; Jeremiah 31:3, 31-34 </w:t>
      </w:r>
    </w:p>
    <w:p w14:paraId="510BEEAA" w14:textId="77777777" w:rsidR="00526281" w:rsidRDefault="00526281" w:rsidP="00526281">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51CFC2B4" w14:textId="77777777" w:rsidR="00526281" w:rsidRDefault="00526281" w:rsidP="00526281">
      <w:pPr>
        <w:spacing w:after="0" w:line="252" w:lineRule="auto"/>
        <w:ind w:left="25" w:right="28" w:hanging="6"/>
        <w:jc w:val="center"/>
        <w:rPr>
          <w:b/>
          <w:sz w:val="24"/>
          <w:szCs w:val="24"/>
        </w:rPr>
      </w:pPr>
      <w:r w:rsidRPr="00FA0A80">
        <w:rPr>
          <w:b/>
          <w:sz w:val="24"/>
          <w:szCs w:val="24"/>
        </w:rPr>
        <w:t xml:space="preserve">Ephesians 3:14-19  </w:t>
      </w:r>
    </w:p>
    <w:p w14:paraId="2A6D5027" w14:textId="77777777" w:rsidR="00526281" w:rsidRPr="00FA0A80" w:rsidRDefault="00526281" w:rsidP="00526281">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3EA8BD10" w14:textId="77777777" w:rsidR="00526281" w:rsidRPr="00181CB1" w:rsidRDefault="00526281" w:rsidP="00526281">
      <w:pPr>
        <w:spacing w:after="5" w:line="252" w:lineRule="auto"/>
        <w:ind w:left="25" w:right="17" w:hanging="6"/>
        <w:jc w:val="center"/>
        <w:rPr>
          <w:sz w:val="24"/>
          <w:szCs w:val="24"/>
        </w:rPr>
      </w:pPr>
    </w:p>
    <w:p w14:paraId="6A69E0EF" w14:textId="77777777" w:rsidR="00526281" w:rsidRDefault="00526281" w:rsidP="00526281">
      <w:pPr>
        <w:spacing w:after="249"/>
        <w:ind w:left="-15" w:right="6" w:firstLine="721"/>
        <w:jc w:val="both"/>
        <w:rPr>
          <w:sz w:val="24"/>
          <w:szCs w:val="24"/>
        </w:rPr>
      </w:pPr>
      <w:r w:rsidRPr="00181CB1">
        <w:rPr>
          <w:sz w:val="24"/>
          <w:szCs w:val="24"/>
        </w:rPr>
        <w:t>Paul’s pra</w:t>
      </w:r>
      <w:r>
        <w:rPr>
          <w:sz w:val="24"/>
          <w:szCs w:val="24"/>
        </w:rPr>
        <w:t>yer,</w:t>
      </w:r>
      <w:r w:rsidRPr="00181CB1">
        <w:rPr>
          <w:sz w:val="24"/>
          <w:szCs w:val="24"/>
        </w:rPr>
        <w:t xml:space="preserve"> in the above passage, stands out like an artesian well in the midst of a desert wasteland. </w:t>
      </w:r>
      <w:r>
        <w:rPr>
          <w:sz w:val="24"/>
          <w:szCs w:val="24"/>
        </w:rPr>
        <w:t>L</w:t>
      </w:r>
      <w:r w:rsidRPr="00181CB1">
        <w:rPr>
          <w:sz w:val="24"/>
          <w:szCs w:val="24"/>
        </w:rPr>
        <w:t xml:space="preserve">ike an oasis to </w:t>
      </w:r>
      <w:r>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Pr>
          <w:sz w:val="24"/>
          <w:szCs w:val="24"/>
        </w:rPr>
        <w:t>.</w:t>
      </w:r>
      <w:r w:rsidRPr="00181CB1">
        <w:rPr>
          <w:sz w:val="24"/>
          <w:szCs w:val="24"/>
        </w:rPr>
        <w:t xml:space="preserve"> </w:t>
      </w:r>
    </w:p>
    <w:p w14:paraId="7AE70DA8" w14:textId="77777777" w:rsidR="00526281" w:rsidRPr="00181CB1" w:rsidRDefault="00526281" w:rsidP="00526281">
      <w:pPr>
        <w:spacing w:after="249"/>
        <w:ind w:left="-15" w:right="6" w:firstLine="721"/>
        <w:jc w:val="both"/>
        <w:rPr>
          <w:sz w:val="24"/>
          <w:szCs w:val="24"/>
        </w:rPr>
      </w:pPr>
      <w:r>
        <w:rPr>
          <w:sz w:val="24"/>
          <w:szCs w:val="24"/>
        </w:rPr>
        <w:t>Additionally, t</w:t>
      </w:r>
      <w:r w:rsidRPr="00181CB1">
        <w:rPr>
          <w:sz w:val="24"/>
          <w:szCs w:val="24"/>
        </w:rPr>
        <w:t xml:space="preserve">here is something quite unique about this passage. In the entirety of the New Testament, the one and only time the word </w:t>
      </w:r>
      <w:r w:rsidRPr="00181CB1">
        <w:rPr>
          <w:i/>
          <w:sz w:val="24"/>
          <w:szCs w:val="24"/>
        </w:rPr>
        <w:t>family</w:t>
      </w:r>
      <w:r w:rsidRPr="00181CB1">
        <w:rPr>
          <w:sz w:val="24"/>
          <w:szCs w:val="24"/>
        </w:rPr>
        <w:t xml:space="preserve"> is used is in that prayer</w:t>
      </w:r>
      <w:r>
        <w:rPr>
          <w:sz w:val="24"/>
          <w:szCs w:val="24"/>
        </w:rPr>
        <w:t>.</w:t>
      </w:r>
      <w:r w:rsidRPr="00181CB1">
        <w:rPr>
          <w:sz w:val="24"/>
          <w:szCs w:val="24"/>
        </w:rPr>
        <w:t xml:space="preserve"> And did you notice the location of the family? We’re a family in heaven and on earth, and we have the honor of bearing our Father’s name</w:t>
      </w:r>
      <w:r>
        <w:rPr>
          <w:sz w:val="24"/>
          <w:szCs w:val="24"/>
        </w:rPr>
        <w:t>.</w:t>
      </w:r>
      <w:r w:rsidRPr="00181CB1">
        <w:rPr>
          <w:sz w:val="24"/>
          <w:szCs w:val="24"/>
        </w:rPr>
        <w:t xml:space="preserve"> </w:t>
      </w:r>
    </w:p>
    <w:p w14:paraId="0D03E843" w14:textId="77777777" w:rsidR="00526281" w:rsidRDefault="00526281"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r w:rsidRPr="00D8326A">
        <w:rPr>
          <w:sz w:val="24"/>
          <w:szCs w:val="24"/>
        </w:rPr>
        <w:t xml:space="preserve">Paul’s prayer is impressive, but it doesn’t even compare to the Lord’s Prayer, recorded in John 17:1-26. It was just before Jesus went to the cross that He had a conversation with the Father about those the Father had given to Him. In the prayer, we have a rare opportunity to know the specific request Jesus made on our behalf. This prayer is chockfull of truths too numerous to ponder in one chapter, so we’ll focus on just a few statements such as, “This is eternal life, that they may know you, the only true God, and Jesus Christ whom You have sent.” And….  “I have revealed you to those whom you have given me out of the world. They were yours: you gave them to me and they have obeyed your word” (John 17:3-6) (NIV). We think of eternal life as living forever, yet that is not what the passage says. “Eternal life,” Jesus said, is “knowing God the Father.”  </w:t>
      </w:r>
      <w:r>
        <w:rPr>
          <w:sz w:val="24"/>
          <w:szCs w:val="24"/>
        </w:rPr>
        <w:t>But, how is it possible to know the unseen God</w:t>
      </w:r>
      <w:r w:rsidRPr="00D8326A">
        <w:rPr>
          <w:sz w:val="24"/>
          <w:szCs w:val="24"/>
        </w:rPr>
        <w:t xml:space="preserve">? We can’t apart from knowing the Lord Jesus, because, as He said, “No one comes to the Father except through me” (John 14:1-6). And…. “If you have seen me, you have seen the Father” and…. “I and the Father are One” (John 10:30-38). And </w:t>
      </w:r>
      <w:r w:rsidRPr="00D8326A">
        <w:rPr>
          <w:rFonts w:asciiTheme="minorHAnsi" w:hAnsiTheme="minorHAnsi" w:cstheme="minorHAnsi"/>
          <w:sz w:val="24"/>
          <w:szCs w:val="24"/>
        </w:rPr>
        <w:t>furthermore, “</w:t>
      </w:r>
      <w:r w:rsidRPr="00D8326A">
        <w:rPr>
          <w:rFonts w:asciiTheme="minorHAnsi" w:hAnsiTheme="minorHAnsi" w:cstheme="minorHAnsi"/>
          <w:color w:val="000000"/>
          <w:sz w:val="24"/>
          <w:szCs w:val="24"/>
        </w:rPr>
        <w:t>No one has ever seen God. The only one,</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himself God, who is in closest fellowship with</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the Father, has made God</w:t>
      </w:r>
      <w:r w:rsidRPr="00D8326A">
        <w:rPr>
          <w:rStyle w:val="apple-converted-space"/>
          <w:rFonts w:asciiTheme="minorHAnsi" w:hAnsiTheme="minorHAnsi" w:cstheme="minorHAnsi"/>
          <w:color w:val="000000"/>
          <w:sz w:val="24"/>
          <w:szCs w:val="24"/>
        </w:rPr>
        <w:t> </w:t>
      </w:r>
      <w:r w:rsidRPr="00D8326A">
        <w:rPr>
          <w:rFonts w:asciiTheme="minorHAnsi" w:hAnsiTheme="minorHAnsi" w:cstheme="minorHAnsi"/>
          <w:color w:val="000000"/>
          <w:sz w:val="24"/>
          <w:szCs w:val="24"/>
        </w:rPr>
        <w:t xml:space="preserve">known </w:t>
      </w:r>
      <w:r w:rsidRPr="00D8326A">
        <w:rPr>
          <w:rFonts w:asciiTheme="minorHAnsi" w:hAnsiTheme="minorHAnsi" w:cstheme="minorHAnsi"/>
          <w:sz w:val="24"/>
          <w:szCs w:val="24"/>
        </w:rPr>
        <w:t>(John 1:14-18)</w:t>
      </w:r>
      <w:r w:rsidRPr="00D8326A">
        <w:rPr>
          <w:rFonts w:asciiTheme="minorHAnsi" w:hAnsiTheme="minorHAnsi" w:cstheme="minorHAnsi"/>
          <w:color w:val="000000"/>
          <w:sz w:val="24"/>
          <w:szCs w:val="24"/>
        </w:rPr>
        <w:t>.</w:t>
      </w:r>
      <w:r w:rsidRPr="00D8326A">
        <w:rPr>
          <w:rStyle w:val="apple-converted-space"/>
          <w:rFonts w:asciiTheme="minorHAnsi" w:hAnsiTheme="minorHAnsi" w:cstheme="minorHAnsi"/>
          <w:color w:val="000000"/>
          <w:sz w:val="24"/>
          <w:szCs w:val="24"/>
          <w:vertAlign w:val="superscript"/>
        </w:rPr>
        <w:t> </w:t>
      </w:r>
    </w:p>
    <w:p w14:paraId="69F1FA20" w14:textId="77777777"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14:paraId="031588C7" w14:textId="77777777"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14:paraId="6C2CE407" w14:textId="77777777" w:rsidR="00526281" w:rsidRDefault="00526281" w:rsidP="00526281">
      <w:pPr>
        <w:spacing w:after="5" w:line="252" w:lineRule="auto"/>
        <w:ind w:left="25" w:right="33" w:hanging="6"/>
        <w:jc w:val="center"/>
        <w:rPr>
          <w:b/>
          <w:sz w:val="24"/>
          <w:szCs w:val="24"/>
        </w:rPr>
      </w:pPr>
      <w:r w:rsidRPr="008125BC">
        <w:rPr>
          <w:b/>
          <w:sz w:val="24"/>
          <w:szCs w:val="24"/>
        </w:rPr>
        <w:t xml:space="preserve">Romans 8:14-16  </w:t>
      </w:r>
    </w:p>
    <w:p w14:paraId="1134C10E" w14:textId="77777777" w:rsidR="00526281" w:rsidRPr="008125BC" w:rsidRDefault="00526281" w:rsidP="00526281">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2FDEFED8" w14:textId="77777777" w:rsidR="00526281" w:rsidRPr="008125BC" w:rsidRDefault="00526281" w:rsidP="00526281">
      <w:pPr>
        <w:spacing w:after="5" w:line="252" w:lineRule="auto"/>
        <w:ind w:left="25" w:right="33" w:hanging="6"/>
        <w:jc w:val="center"/>
        <w:rPr>
          <w:sz w:val="24"/>
          <w:szCs w:val="24"/>
        </w:rPr>
      </w:pPr>
    </w:p>
    <w:p w14:paraId="18E36642" w14:textId="77777777" w:rsidR="00526281" w:rsidRPr="00181CB1" w:rsidRDefault="00526281" w:rsidP="00526281">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66D6B7E2" w14:textId="77777777" w:rsidR="00526281" w:rsidRPr="00181CB1" w:rsidRDefault="00526281" w:rsidP="00526281">
      <w:pPr>
        <w:ind w:left="-15" w:right="6" w:firstLine="721"/>
        <w:jc w:val="both"/>
        <w:rPr>
          <w:sz w:val="24"/>
          <w:szCs w:val="24"/>
        </w:rPr>
      </w:pPr>
      <w:r w:rsidRPr="00181CB1">
        <w:rPr>
          <w:sz w:val="24"/>
          <w:szCs w:val="24"/>
        </w:rPr>
        <w:t>We learned that Muslims adhere to Five Pillars of Faith</w:t>
      </w:r>
      <w:r>
        <w:rPr>
          <w:sz w:val="24"/>
          <w:szCs w:val="24"/>
        </w:rPr>
        <w:t>. E</w:t>
      </w:r>
      <w:r w:rsidRPr="00181CB1">
        <w:rPr>
          <w:sz w:val="24"/>
          <w:szCs w:val="24"/>
        </w:rPr>
        <w:t>ach one stands in stark contrast to the Christian faith</w:t>
      </w:r>
      <w:r>
        <w:rPr>
          <w:sz w:val="24"/>
          <w:szCs w:val="24"/>
        </w:rPr>
        <w:t xml:space="preserve"> with </w:t>
      </w:r>
      <w:r w:rsidRPr="00181CB1">
        <w:rPr>
          <w:sz w:val="24"/>
          <w:szCs w:val="24"/>
        </w:rPr>
        <w:t xml:space="preserve">numerous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Pr>
          <w:sz w:val="24"/>
          <w:szCs w:val="24"/>
        </w:rPr>
        <w:t>Conversely, for the child of God,</w:t>
      </w:r>
      <w:r w:rsidRPr="00181CB1">
        <w:rPr>
          <w:sz w:val="24"/>
          <w:szCs w:val="24"/>
        </w:rPr>
        <w:t xml:space="preserve"> prayer is communion with God our Father (Hebrews 4:16)</w:t>
      </w:r>
      <w:r>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65944FF" w14:textId="77777777" w:rsidR="00526281" w:rsidRPr="00181CB1" w:rsidRDefault="00526281" w:rsidP="00526281">
      <w:pPr>
        <w:spacing w:after="146" w:line="268" w:lineRule="auto"/>
        <w:ind w:left="-15" w:right="10" w:firstLine="711"/>
        <w:jc w:val="both"/>
        <w:rPr>
          <w:sz w:val="24"/>
          <w:szCs w:val="24"/>
        </w:rPr>
      </w:pPr>
      <w:r w:rsidRPr="00181CB1">
        <w:rPr>
          <w:sz w:val="24"/>
          <w:szCs w:val="24"/>
        </w:rPr>
        <w:t>At the conference, André told the story of Maha an Egyptian girl who was raised in a devout Muslim home. One night while praying with her mother, Maha ask</w:t>
      </w:r>
      <w:r>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Pr>
          <w:sz w:val="24"/>
          <w:szCs w:val="24"/>
        </w:rPr>
        <w:t>.</w:t>
      </w:r>
      <w:r w:rsidRPr="00181CB1">
        <w:rPr>
          <w:sz w:val="24"/>
          <w:szCs w:val="24"/>
        </w:rPr>
        <w:t xml:space="preserve">) Maha was curious, so she secretly read the forbidden book. As she got older, one day she passed a Christian church and heard singing. </w:t>
      </w:r>
      <w:r>
        <w:rPr>
          <w:sz w:val="24"/>
          <w:szCs w:val="24"/>
        </w:rPr>
        <w:t>S</w:t>
      </w:r>
      <w:r w:rsidRPr="00181CB1">
        <w:rPr>
          <w:sz w:val="24"/>
          <w:szCs w:val="24"/>
        </w:rPr>
        <w:t>he drew near to listen.  After the singing stopped, she heard the pastor say, “</w:t>
      </w:r>
      <w:r>
        <w:rPr>
          <w:sz w:val="24"/>
          <w:szCs w:val="24"/>
        </w:rPr>
        <w:t>L</w:t>
      </w:r>
      <w:r w:rsidRPr="00181CB1">
        <w:rPr>
          <w:sz w:val="24"/>
          <w:szCs w:val="24"/>
        </w:rPr>
        <w:t xml:space="preserve">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39B8DA0E" w14:textId="77777777" w:rsidR="00F7033D" w:rsidRPr="00181CB1" w:rsidRDefault="00F7033D" w:rsidP="00F7033D">
      <w:pPr>
        <w:spacing w:after="183"/>
        <w:ind w:left="-15" w:right="6" w:firstLine="721"/>
        <w:jc w:val="both"/>
        <w:rPr>
          <w:sz w:val="24"/>
          <w:szCs w:val="24"/>
        </w:rPr>
      </w:pPr>
      <w:r w:rsidRPr="00181CB1">
        <w:rPr>
          <w:sz w:val="24"/>
          <w:szCs w:val="24"/>
        </w:rPr>
        <w:t xml:space="preserve">In his book </w:t>
      </w:r>
      <w:r w:rsidRPr="00622ECD">
        <w:rPr>
          <w:i/>
          <w:sz w:val="24"/>
          <w:szCs w:val="24"/>
          <w:u w:color="000000"/>
        </w:rPr>
        <w:t>Engaging Islam</w:t>
      </w:r>
      <w:r w:rsidRPr="00181CB1">
        <w:rPr>
          <w:sz w:val="24"/>
          <w:szCs w:val="24"/>
        </w:rPr>
        <w:t>,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desires an intimate relationship with His children, and that He is actively involved in their lives. You can read her story in her book titled</w:t>
      </w:r>
      <w:r w:rsidRPr="00622ECD">
        <w:rPr>
          <w:sz w:val="24"/>
          <w:szCs w:val="24"/>
          <w:u w:color="000000"/>
        </w:rPr>
        <w:t xml:space="preserve"> </w:t>
      </w:r>
      <w:r w:rsidRPr="00622ECD">
        <w:rPr>
          <w:i/>
          <w:sz w:val="24"/>
          <w:szCs w:val="24"/>
          <w:u w:color="000000"/>
        </w:rPr>
        <w:t>I Dared to Call Him Father</w:t>
      </w:r>
      <w:r w:rsidRPr="00181CB1">
        <w:rPr>
          <w:sz w:val="24"/>
          <w:szCs w:val="24"/>
        </w:rPr>
        <w:t xml:space="preserve">. </w:t>
      </w:r>
    </w:p>
    <w:p w14:paraId="039228C0" w14:textId="77777777" w:rsidR="00F7033D" w:rsidRDefault="00F7033D" w:rsidP="00F7033D">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932032D" w14:textId="77777777" w:rsidR="00F7033D" w:rsidRPr="00181CB1" w:rsidRDefault="00F7033D" w:rsidP="00F7033D">
      <w:pPr>
        <w:spacing w:after="0"/>
      </w:pPr>
    </w:p>
    <w:p w14:paraId="2EB09C62" w14:textId="77777777" w:rsidR="00F7033D" w:rsidRPr="008125BC" w:rsidRDefault="00F7033D" w:rsidP="00F7033D">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 xml:space="preserve">Psalms 68:5-6  </w:t>
      </w:r>
    </w:p>
    <w:p w14:paraId="486C1692" w14:textId="77777777"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5AAB700" w14:textId="77777777"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313B84A5" w14:textId="77777777" w:rsidR="00F7033D" w:rsidRPr="008125BC" w:rsidRDefault="00F7033D" w:rsidP="00F7033D">
      <w:pPr>
        <w:spacing w:after="0" w:line="252" w:lineRule="auto"/>
        <w:ind w:left="25" w:right="61" w:hanging="6"/>
        <w:jc w:val="center"/>
        <w:rPr>
          <w:rFonts w:asciiTheme="minorHAnsi" w:hAnsiTheme="minorHAnsi" w:cstheme="minorHAnsi"/>
          <w:sz w:val="24"/>
          <w:szCs w:val="24"/>
        </w:rPr>
      </w:pPr>
    </w:p>
    <w:p w14:paraId="535C7B57" w14:textId="77777777" w:rsidR="00F7033D" w:rsidRPr="008125BC" w:rsidRDefault="00F7033D" w:rsidP="00F7033D">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Pr>
          <w:sz w:val="24"/>
          <w:szCs w:val="24"/>
        </w:rPr>
        <w:t>.</w:t>
      </w:r>
      <w:r w:rsidRPr="008125BC">
        <w:rPr>
          <w:sz w:val="24"/>
          <w:szCs w:val="24"/>
        </w:rPr>
        <w:t xml:space="preserve"> </w:t>
      </w:r>
    </w:p>
    <w:p w14:paraId="1DF4AACC" w14:textId="77777777" w:rsidR="00F7033D" w:rsidRDefault="00F7033D" w:rsidP="00F7033D">
      <w:pPr>
        <w:spacing w:after="5" w:line="252" w:lineRule="auto"/>
        <w:ind w:left="25" w:right="28" w:hanging="6"/>
        <w:jc w:val="center"/>
        <w:rPr>
          <w:b/>
          <w:sz w:val="24"/>
          <w:szCs w:val="24"/>
        </w:rPr>
      </w:pPr>
      <w:r w:rsidRPr="008125BC">
        <w:rPr>
          <w:b/>
          <w:sz w:val="24"/>
          <w:szCs w:val="24"/>
        </w:rPr>
        <w:t xml:space="preserve">Zephaniah 3:14-18 </w:t>
      </w:r>
    </w:p>
    <w:p w14:paraId="4E49270E"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676C20D8"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622ECD">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to Jerusalem,</w:t>
      </w:r>
    </w:p>
    <w:p w14:paraId="3A34F9BA"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1D5D26B2"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19A23124"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7E43E793"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 they became tribute and were a source of shame to you.</w:t>
      </w:r>
    </w:p>
    <w:p w14:paraId="0E17E6C5" w14:textId="77777777" w:rsidR="00F7033D" w:rsidRPr="008125BC" w:rsidRDefault="00F7033D" w:rsidP="00F7033D">
      <w:pPr>
        <w:spacing w:after="5" w:line="252" w:lineRule="auto"/>
        <w:ind w:left="25" w:right="28" w:hanging="6"/>
        <w:jc w:val="center"/>
        <w:rPr>
          <w:sz w:val="24"/>
          <w:szCs w:val="24"/>
        </w:rPr>
      </w:pPr>
    </w:p>
    <w:p w14:paraId="45FCCA7D" w14:textId="77777777" w:rsidR="00417FFE" w:rsidRPr="008125BC" w:rsidRDefault="00417FFE" w:rsidP="00417FFE">
      <w:pPr>
        <w:ind w:left="-15" w:right="6" w:firstLine="721"/>
        <w:jc w:val="both"/>
        <w:rPr>
          <w:sz w:val="24"/>
          <w:szCs w:val="24"/>
        </w:rPr>
      </w:pPr>
      <w:r>
        <w:rPr>
          <w:sz w:val="24"/>
          <w:szCs w:val="24"/>
        </w:rPr>
        <w:t>Have</w:t>
      </w:r>
      <w:r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Pr="008125BC">
        <w:rPr>
          <w:sz w:val="24"/>
          <w:szCs w:val="24"/>
        </w:rPr>
        <w:t xml:space="preserve"> </w:t>
      </w:r>
      <w:r>
        <w:rPr>
          <w:sz w:val="24"/>
          <w:szCs w:val="24"/>
        </w:rPr>
        <w:t>But b</w:t>
      </w:r>
      <w:r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Pr="008125BC">
        <w:rPr>
          <w:sz w:val="24"/>
          <w:szCs w:val="24"/>
        </w:rPr>
        <w:t xml:space="preserve"> those who have been widowed by the death of a spouse or orphaned by the death of a parent. </w:t>
      </w:r>
      <w:r>
        <w:rPr>
          <w:sz w:val="24"/>
          <w:szCs w:val="24"/>
        </w:rPr>
        <w:t>T</w:t>
      </w:r>
      <w:r w:rsidRPr="008125BC">
        <w:rPr>
          <w:sz w:val="24"/>
          <w:szCs w:val="24"/>
        </w:rPr>
        <w:t xml:space="preserve">here are situations when a parent will sacrificially give up their child because they could not feed them or care for them as they ought.  </w:t>
      </w:r>
    </w:p>
    <w:p w14:paraId="0DF0FCB9" w14:textId="77777777" w:rsidR="00F7033D" w:rsidRPr="00E726BE" w:rsidRDefault="00417FFE" w:rsidP="00417FFE">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Pr>
          <w:sz w:val="24"/>
          <w:szCs w:val="24"/>
        </w:rPr>
        <w:t>and grandmother,</w:t>
      </w:r>
      <w:r w:rsidRPr="008125BC">
        <w:rPr>
          <w:sz w:val="24"/>
          <w:szCs w:val="24"/>
        </w:rPr>
        <w:t xml:space="preserve"> I cannot even imagine it, can you?  </w:t>
      </w:r>
      <w:r w:rsidR="00F7033D" w:rsidRPr="008125BC">
        <w:rPr>
          <w:sz w:val="24"/>
          <w:szCs w:val="24"/>
        </w:rPr>
        <w:t xml:space="preserve">In case you would like more information on these ministries, here are the links to their websites: </w:t>
      </w:r>
      <w:hyperlink r:id="rId101" w:history="1">
        <w:r w:rsidR="00F7033D" w:rsidRPr="00E726BE">
          <w:rPr>
            <w:rStyle w:val="Hyperlink"/>
            <w:color w:val="auto"/>
            <w:sz w:val="24"/>
            <w:szCs w:val="24"/>
            <w:u w:color="000000"/>
          </w:rPr>
          <w:t>http://LaLimye.com/</w:t>
        </w:r>
      </w:hyperlink>
      <w:hyperlink r:id="rId102">
        <w:r w:rsidR="00F7033D" w:rsidRPr="00E726BE">
          <w:rPr>
            <w:sz w:val="24"/>
            <w:szCs w:val="24"/>
            <w:u w:val="single" w:color="000000"/>
          </w:rPr>
          <w:t xml:space="preserve"> </w:t>
        </w:r>
      </w:hyperlink>
      <w:hyperlink r:id="rId103">
        <w:r w:rsidR="00F7033D" w:rsidRPr="00E726BE">
          <w:rPr>
            <w:sz w:val="24"/>
            <w:szCs w:val="24"/>
            <w:u w:val="single" w:color="000000"/>
          </w:rPr>
          <w:t>www.onedoorministries.org</w:t>
        </w:r>
      </w:hyperlink>
      <w:hyperlink r:id="rId104">
        <w:r w:rsidR="00F7033D" w:rsidRPr="00E726BE">
          <w:rPr>
            <w:b/>
            <w:sz w:val="24"/>
            <w:szCs w:val="24"/>
          </w:rPr>
          <w:t xml:space="preserve"> </w:t>
        </w:r>
      </w:hyperlink>
    </w:p>
    <w:p w14:paraId="711BFA7A" w14:textId="77777777" w:rsidR="00F7033D" w:rsidRDefault="00F7033D" w:rsidP="00F7033D">
      <w:pPr>
        <w:spacing w:after="5" w:line="252" w:lineRule="auto"/>
        <w:ind w:left="25" w:right="37" w:hanging="6"/>
        <w:jc w:val="center"/>
        <w:rPr>
          <w:b/>
          <w:sz w:val="24"/>
          <w:szCs w:val="24"/>
        </w:rPr>
      </w:pPr>
      <w:r w:rsidRPr="00E726BE">
        <w:rPr>
          <w:b/>
          <w:sz w:val="24"/>
          <w:szCs w:val="24"/>
        </w:rPr>
        <w:t xml:space="preserve">Isaiah 49:13-19  </w:t>
      </w:r>
    </w:p>
    <w:p w14:paraId="59652024"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178EEECE"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oppressed.</w:t>
      </w:r>
    </w:p>
    <w:p w14:paraId="616C13A0"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forgotten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0A39C336"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6502992D" w14:textId="77777777" w:rsidR="00F7033D" w:rsidRPr="008125BC" w:rsidRDefault="00F7033D" w:rsidP="00F7033D">
      <w:pPr>
        <w:spacing w:after="5" w:line="252" w:lineRule="auto"/>
        <w:ind w:left="25" w:right="-11" w:hanging="6"/>
        <w:jc w:val="center"/>
        <w:rPr>
          <w:b/>
          <w:i/>
          <w:sz w:val="24"/>
          <w:szCs w:val="24"/>
        </w:rPr>
      </w:pPr>
    </w:p>
    <w:p w14:paraId="2FBB33C8" w14:textId="77777777" w:rsidR="005D2379" w:rsidRDefault="005D2379" w:rsidP="005D2379">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w:t>
      </w:r>
      <w:r>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Pr>
          <w:sz w:val="24"/>
          <w:szCs w:val="24"/>
        </w:rPr>
        <w:t xml:space="preserve">, </w:t>
      </w:r>
      <w:r w:rsidRPr="008125BC">
        <w:rPr>
          <w:sz w:val="24"/>
          <w:szCs w:val="24"/>
        </w:rPr>
        <w:t xml:space="preserve">don’t you think? </w:t>
      </w:r>
    </w:p>
    <w:p w14:paraId="3BBE50BB" w14:textId="77777777" w:rsidR="00EA46EA" w:rsidRPr="008125BC" w:rsidRDefault="00EA46EA" w:rsidP="005D2379">
      <w:pPr>
        <w:spacing w:after="5" w:line="252" w:lineRule="auto"/>
        <w:ind w:left="25" w:right="-11" w:firstLine="695"/>
        <w:jc w:val="both"/>
        <w:rPr>
          <w:sz w:val="24"/>
          <w:szCs w:val="24"/>
        </w:rPr>
      </w:pPr>
    </w:p>
    <w:p w14:paraId="0F2BDDF1" w14:textId="77777777" w:rsidR="005D2379" w:rsidRPr="008125BC" w:rsidRDefault="005D2379" w:rsidP="005D2379">
      <w:pPr>
        <w:spacing w:after="5" w:line="252" w:lineRule="auto"/>
        <w:ind w:left="25" w:right="-11" w:firstLine="695"/>
        <w:jc w:val="both"/>
        <w:rPr>
          <w:sz w:val="24"/>
          <w:szCs w:val="24"/>
        </w:rPr>
      </w:pPr>
    </w:p>
    <w:p w14:paraId="20EE2F62" w14:textId="77777777" w:rsidR="00F7033D" w:rsidRPr="00181CB1" w:rsidRDefault="00F7033D" w:rsidP="00F7033D">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C9C8B5B" w14:textId="77777777" w:rsidR="00F7033D" w:rsidRPr="00181CB1" w:rsidRDefault="00F7033D" w:rsidP="00F7033D">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4C9B0A35" w14:textId="77777777" w:rsidR="00F7033D" w:rsidRPr="00181CB1" w:rsidRDefault="00F7033D" w:rsidP="00F7033D">
      <w:pPr>
        <w:spacing w:after="322" w:line="270" w:lineRule="auto"/>
        <w:ind w:right="7" w:firstLine="720"/>
        <w:jc w:val="both"/>
        <w:rPr>
          <w:sz w:val="24"/>
          <w:szCs w:val="24"/>
        </w:rPr>
      </w:pPr>
      <w:r w:rsidRPr="00181CB1">
        <w:rPr>
          <w:sz w:val="24"/>
          <w:szCs w:val="24"/>
        </w:rPr>
        <w:t xml:space="preserve">What does the name Father mean to you, and how do you feel about God being a Father? Were you, or anyone close to you, adopted? If so, then describe ways that this has impacted your or their lives. Does God’s love end? Why or why not?  (Romans 8:31-39) The first time in the Bible the word Love is used in in Genesis 22:2. What is the context and why in this significant? In your own words, state why you are loved by God the Father. What are the differences in being born into a family and being adopted?  Read Romans 3:9-31. </w:t>
      </w:r>
    </w:p>
    <w:p w14:paraId="72E37FAC" w14:textId="77777777" w:rsidR="00F7033D" w:rsidRPr="000E506F" w:rsidRDefault="00F7033D" w:rsidP="00F7033D">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1CA5E352" w14:textId="77777777" w:rsidR="00F7033D" w:rsidRPr="00181CB1" w:rsidRDefault="00F7033D" w:rsidP="00F7033D">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230E81C1"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7E948F18" w14:textId="77777777" w:rsidR="00F7033D" w:rsidRPr="00181CB1" w:rsidRDefault="00F7033D" w:rsidP="00F7033D">
      <w:pPr>
        <w:spacing w:after="0"/>
        <w:ind w:left="721"/>
        <w:jc w:val="both"/>
        <w:rPr>
          <w:sz w:val="24"/>
          <w:szCs w:val="24"/>
        </w:rPr>
      </w:pPr>
      <w:r w:rsidRPr="00181CB1">
        <w:rPr>
          <w:i/>
          <w:sz w:val="24"/>
          <w:szCs w:val="24"/>
        </w:rPr>
        <w:t xml:space="preserve"> </w:t>
      </w:r>
    </w:p>
    <w:p w14:paraId="24427E96"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w:t>
      </w:r>
      <w:r w:rsidR="00622ECD" w:rsidRPr="00181CB1">
        <w:rPr>
          <w:i/>
          <w:sz w:val="24"/>
          <w:szCs w:val="24"/>
        </w:rPr>
        <w:t>September</w:t>
      </w:r>
      <w:r w:rsidRPr="00181CB1">
        <w:rPr>
          <w:i/>
          <w:sz w:val="24"/>
          <w:szCs w:val="24"/>
        </w:rPr>
        <w:t xml:space="preserve">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622ECD" w:rsidRPr="00181CB1">
        <w:rPr>
          <w:i/>
          <w:sz w:val="24"/>
          <w:szCs w:val="24"/>
        </w:rPr>
        <w:t>child,</w:t>
      </w:r>
      <w:r w:rsidRPr="00181CB1">
        <w:rPr>
          <w:i/>
          <w:sz w:val="24"/>
          <w:szCs w:val="24"/>
        </w:rPr>
        <w:t xml:space="preserve"> we had no legal right to any inheritance; we were penniless.   </w:t>
      </w:r>
    </w:p>
    <w:p w14:paraId="25FF0581" w14:textId="77777777" w:rsidR="00F7033D" w:rsidRPr="00181CB1" w:rsidRDefault="00F7033D" w:rsidP="00F7033D">
      <w:pPr>
        <w:spacing w:after="0"/>
        <w:ind w:left="721"/>
        <w:jc w:val="both"/>
        <w:rPr>
          <w:sz w:val="24"/>
          <w:szCs w:val="24"/>
        </w:rPr>
      </w:pPr>
      <w:r w:rsidRPr="00181CB1">
        <w:rPr>
          <w:i/>
          <w:sz w:val="24"/>
          <w:szCs w:val="24"/>
        </w:rPr>
        <w:t xml:space="preserve"> </w:t>
      </w:r>
    </w:p>
    <w:p w14:paraId="4382E481"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the result of years of alcohol abuse. Consequently, I am forever aware that, were it not for God’s grace and mercy, I would have continued my mother’s same sin pattern.   </w:t>
      </w:r>
    </w:p>
    <w:p w14:paraId="0F84FD03" w14:textId="77777777" w:rsidR="00F7033D" w:rsidRPr="00181CB1" w:rsidRDefault="00F7033D" w:rsidP="00F7033D">
      <w:pPr>
        <w:spacing w:after="0"/>
        <w:ind w:left="721"/>
        <w:jc w:val="both"/>
        <w:rPr>
          <w:sz w:val="24"/>
          <w:szCs w:val="24"/>
        </w:rPr>
      </w:pPr>
      <w:r w:rsidRPr="00181CB1">
        <w:rPr>
          <w:i/>
          <w:sz w:val="24"/>
          <w:szCs w:val="24"/>
        </w:rPr>
        <w:t xml:space="preserve"> </w:t>
      </w:r>
    </w:p>
    <w:p w14:paraId="7BEB0EE3" w14:textId="77777777" w:rsidR="00F7033D" w:rsidRDefault="00F7033D" w:rsidP="00F617C7">
      <w:pPr>
        <w:spacing w:after="4" w:line="271" w:lineRule="auto"/>
        <w:ind w:right="3" w:firstLine="721"/>
        <w:jc w:val="both"/>
        <w:rPr>
          <w:i/>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t>
      </w:r>
    </w:p>
    <w:p w14:paraId="03A72084" w14:textId="77777777" w:rsidR="00F617C7" w:rsidRPr="00181CB1" w:rsidRDefault="00F617C7" w:rsidP="00F617C7">
      <w:pPr>
        <w:spacing w:after="4" w:line="271" w:lineRule="auto"/>
        <w:ind w:right="3" w:firstLine="721"/>
        <w:jc w:val="both"/>
        <w:rPr>
          <w:sz w:val="24"/>
          <w:szCs w:val="24"/>
        </w:rPr>
      </w:pPr>
    </w:p>
    <w:p w14:paraId="3D9719C8" w14:textId="77777777" w:rsidR="00F7033D" w:rsidRDefault="00F7033D" w:rsidP="00F7033D">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68C4DF7A" w14:textId="77777777" w:rsidR="005D2379" w:rsidRPr="00181CB1" w:rsidRDefault="005D2379" w:rsidP="00F7033D">
      <w:pPr>
        <w:spacing w:after="4" w:line="271" w:lineRule="auto"/>
        <w:ind w:right="3" w:firstLine="721"/>
        <w:jc w:val="both"/>
        <w:rPr>
          <w:sz w:val="24"/>
          <w:szCs w:val="24"/>
        </w:rPr>
      </w:pPr>
    </w:p>
    <w:p w14:paraId="63BE32A5" w14:textId="77777777" w:rsidR="00F7033D" w:rsidRPr="00E726BE" w:rsidRDefault="00F7033D" w:rsidP="00EA46EA">
      <w:pPr>
        <w:spacing w:after="0"/>
        <w:jc w:val="center"/>
        <w:rPr>
          <w:sz w:val="24"/>
          <w:szCs w:val="24"/>
        </w:rPr>
      </w:pPr>
      <w:r w:rsidRPr="00E726BE">
        <w:rPr>
          <w:b/>
          <w:sz w:val="24"/>
          <w:szCs w:val="24"/>
        </w:rPr>
        <w:t>Jeremiah 31:3-4 (KJV</w:t>
      </w:r>
      <w:r w:rsidRPr="00E726BE">
        <w:rPr>
          <w:sz w:val="24"/>
          <w:szCs w:val="24"/>
        </w:rPr>
        <w:t>)</w:t>
      </w:r>
    </w:p>
    <w:p w14:paraId="12A9D04A" w14:textId="77777777" w:rsidR="00F7033D" w:rsidRPr="00181CB1" w:rsidRDefault="00F7033D" w:rsidP="00F7033D">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17A87363" w14:textId="77777777" w:rsidR="00F7033D" w:rsidRPr="00181CB1" w:rsidRDefault="00F7033D" w:rsidP="00F7033D">
      <w:pPr>
        <w:spacing w:after="0"/>
        <w:ind w:left="48"/>
        <w:jc w:val="center"/>
        <w:rPr>
          <w:sz w:val="24"/>
          <w:szCs w:val="24"/>
        </w:rPr>
      </w:pPr>
      <w:r w:rsidRPr="00181CB1">
        <w:rPr>
          <w:b/>
          <w:i/>
          <w:sz w:val="24"/>
          <w:szCs w:val="24"/>
        </w:rPr>
        <w:t xml:space="preserve"> </w:t>
      </w:r>
    </w:p>
    <w:p w14:paraId="345F61E6"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4A3B9297" w14:textId="77777777" w:rsidR="00F7033D" w:rsidRDefault="00F7033D" w:rsidP="00F7033D">
      <w:pPr>
        <w:spacing w:after="5" w:line="252" w:lineRule="auto"/>
        <w:ind w:left="25" w:right="29" w:hanging="6"/>
        <w:jc w:val="center"/>
        <w:rPr>
          <w:b/>
          <w:sz w:val="24"/>
          <w:szCs w:val="24"/>
        </w:rPr>
      </w:pPr>
      <w:r w:rsidRPr="00E726BE">
        <w:rPr>
          <w:b/>
          <w:sz w:val="24"/>
          <w:szCs w:val="24"/>
        </w:rPr>
        <w:t xml:space="preserve">Joel 2:25-26  </w:t>
      </w:r>
    </w:p>
    <w:p w14:paraId="6A73831E" w14:textId="77777777"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w:t>
      </w:r>
    </w:p>
    <w:p w14:paraId="6C7A150D" w14:textId="77777777" w:rsidR="00F617C7" w:rsidRDefault="00F7033D" w:rsidP="00F7033D">
      <w:pPr>
        <w:pStyle w:val="poetry"/>
        <w:spacing w:before="0" w:beforeAutospacing="0" w:after="0" w:afterAutospacing="0"/>
        <w:jc w:val="center"/>
        <w:rPr>
          <w:rStyle w:val="apple-converted-space"/>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hAnsiTheme="minorHAnsi" w:cstheme="minorHAnsi"/>
          <w:b/>
          <w:i/>
          <w:color w:val="000000"/>
        </w:rPr>
        <w:t> </w:t>
      </w:r>
    </w:p>
    <w:p w14:paraId="228676EE" w14:textId="77777777"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1B8D4ED2" w14:textId="77777777" w:rsidR="00F7033D" w:rsidRPr="00E726BE" w:rsidRDefault="00F7033D" w:rsidP="00F7033D">
      <w:pPr>
        <w:spacing w:after="5" w:line="252" w:lineRule="auto"/>
        <w:ind w:left="25" w:right="29" w:hanging="6"/>
        <w:jc w:val="center"/>
        <w:rPr>
          <w:sz w:val="24"/>
          <w:szCs w:val="24"/>
        </w:rPr>
      </w:pPr>
    </w:p>
    <w:p w14:paraId="17159746" w14:textId="77777777" w:rsidR="004C7204" w:rsidRDefault="004C7204" w:rsidP="004C7204">
      <w:pPr>
        <w:spacing w:after="0" w:line="268" w:lineRule="auto"/>
        <w:ind w:left="-15" w:right="10" w:firstLine="711"/>
        <w:jc w:val="both"/>
        <w:rPr>
          <w:sz w:val="24"/>
          <w:szCs w:val="24"/>
        </w:rPr>
      </w:pPr>
      <w:r w:rsidRPr="00181CB1">
        <w:rPr>
          <w:sz w:val="24"/>
          <w:szCs w:val="24"/>
        </w:rPr>
        <w:t>Joney’s story is not that uncommon, is it? But you know what? There’s no such thing as perfect parents, perfect children or perfect families! Can we just be honest and admit it? We’re all broken</w:t>
      </w:r>
      <w:r>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Pr>
          <w:sz w:val="24"/>
          <w:szCs w:val="24"/>
        </w:rPr>
        <w:t xml:space="preserve">point us to our heavenly Father. </w:t>
      </w:r>
      <w:r w:rsidRPr="00181CB1">
        <w:rPr>
          <w:sz w:val="24"/>
          <w:szCs w:val="24"/>
        </w:rPr>
        <w:t xml:space="preserve">   </w:t>
      </w:r>
    </w:p>
    <w:p w14:paraId="325908C2" w14:textId="77777777" w:rsidR="00EA46EA" w:rsidRPr="00181CB1" w:rsidRDefault="00EA46EA" w:rsidP="004C7204">
      <w:pPr>
        <w:spacing w:after="0" w:line="268" w:lineRule="auto"/>
        <w:ind w:left="-15" w:right="10" w:firstLine="711"/>
        <w:jc w:val="both"/>
        <w:rPr>
          <w:sz w:val="24"/>
          <w:szCs w:val="24"/>
        </w:rPr>
      </w:pPr>
    </w:p>
    <w:p w14:paraId="1CB1DA63" w14:textId="77777777" w:rsidR="004C7204" w:rsidRPr="00B50A31" w:rsidRDefault="004C7204" w:rsidP="004C7204">
      <w:pPr>
        <w:spacing w:after="5" w:line="252" w:lineRule="auto"/>
        <w:ind w:left="25" w:right="32" w:hanging="6"/>
        <w:jc w:val="center"/>
        <w:rPr>
          <w:sz w:val="24"/>
          <w:szCs w:val="24"/>
        </w:rPr>
      </w:pPr>
      <w:r w:rsidRPr="00B50A31">
        <w:rPr>
          <w:b/>
          <w:sz w:val="24"/>
          <w:szCs w:val="24"/>
        </w:rPr>
        <w:t>Isaiah 48:10 (KJV)</w:t>
      </w:r>
    </w:p>
    <w:p w14:paraId="6E13CE9F" w14:textId="77777777" w:rsidR="004C7204" w:rsidRDefault="004C7204" w:rsidP="004C7204">
      <w:pPr>
        <w:spacing w:after="4" w:line="252" w:lineRule="auto"/>
        <w:ind w:left="14" w:right="18" w:firstLine="9"/>
        <w:jc w:val="center"/>
        <w:rPr>
          <w:b/>
          <w:i/>
          <w:sz w:val="24"/>
          <w:szCs w:val="24"/>
        </w:rPr>
      </w:pPr>
      <w:r w:rsidRPr="00181CB1">
        <w:rPr>
          <w:b/>
          <w:i/>
          <w:sz w:val="24"/>
          <w:szCs w:val="24"/>
        </w:rPr>
        <w:t>Behold, I have refined thee, but not with silver; I have chosen thee in the furnace of affliction.</w:t>
      </w:r>
    </w:p>
    <w:p w14:paraId="08EA8E9E" w14:textId="77777777" w:rsidR="00F04664" w:rsidRDefault="00F04664" w:rsidP="004C7204">
      <w:pPr>
        <w:spacing w:after="4" w:line="252" w:lineRule="auto"/>
        <w:ind w:left="14" w:right="18" w:firstLine="9"/>
        <w:jc w:val="center"/>
        <w:rPr>
          <w:b/>
          <w:i/>
          <w:sz w:val="24"/>
          <w:szCs w:val="24"/>
        </w:rPr>
      </w:pPr>
    </w:p>
    <w:p w14:paraId="296E09C2" w14:textId="77777777" w:rsidR="00416D70" w:rsidRDefault="00416D70" w:rsidP="00416D70">
      <w:pPr>
        <w:jc w:val="center"/>
        <w:rPr>
          <w:b/>
          <w:sz w:val="28"/>
          <w:szCs w:val="28"/>
        </w:rPr>
      </w:pPr>
      <w:r>
        <w:rPr>
          <w:b/>
          <w:sz w:val="28"/>
          <w:szCs w:val="28"/>
        </w:rPr>
        <w:t>Flowers for the King’s Daughter</w:t>
      </w:r>
    </w:p>
    <w:p w14:paraId="7D792074" w14:textId="77777777" w:rsidR="00416D70" w:rsidRDefault="00416D70" w:rsidP="00416D70">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B</w:t>
      </w:r>
      <w:r>
        <w:rPr>
          <w:sz w:val="24"/>
          <w:szCs w:val="24"/>
        </w:rPr>
        <w:t xml:space="preserve">efore I became a grandmother, God brought a </w:t>
      </w:r>
      <w:r>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2ADEFF33" w14:textId="77777777" w:rsidR="00416D70" w:rsidRDefault="00416D70" w:rsidP="00416D70">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family at all to be there for them.  Kirk and Donna Bishop, who were on staff at our church, were instrumental in </w:t>
      </w:r>
      <w:r>
        <w:rPr>
          <w:noProof/>
          <w:sz w:val="24"/>
          <w:szCs w:val="24"/>
        </w:rPr>
        <w:t>bringing</w:t>
      </w:r>
      <w:r>
        <w:rPr>
          <w:sz w:val="24"/>
          <w:szCs w:val="24"/>
        </w:rPr>
        <w:t xml:space="preserve"> this family to the Lord. The day of delivery came and Jamie had to have an emergency </w:t>
      </w:r>
      <w:r>
        <w:rPr>
          <w:noProof/>
          <w:sz w:val="24"/>
          <w:szCs w:val="24"/>
        </w:rPr>
        <w:t>cesarean section</w:t>
      </w:r>
      <w:r>
        <w:rPr>
          <w:sz w:val="24"/>
          <w:szCs w:val="24"/>
        </w:rPr>
        <w:t xml:space="preserve">. Kirk and Donna were the only ones with them to pray </w:t>
      </w:r>
      <w:r>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Pr>
          <w:noProof/>
          <w:sz w:val="24"/>
          <w:szCs w:val="24"/>
        </w:rPr>
        <w:t>heart,</w:t>
      </w:r>
      <w:r>
        <w:rPr>
          <w:sz w:val="24"/>
          <w:szCs w:val="24"/>
        </w:rPr>
        <w:t xml:space="preserve"> the Lord spoke, “Jamie </w:t>
      </w:r>
      <w:r w:rsidRPr="00416D70">
        <w:rPr>
          <w:sz w:val="24"/>
          <w:szCs w:val="24"/>
        </w:rPr>
        <w:t xml:space="preserve">is </w:t>
      </w:r>
      <w:r w:rsidRPr="00416D70">
        <w:rPr>
          <w:i/>
          <w:sz w:val="24"/>
          <w:szCs w:val="24"/>
        </w:rPr>
        <w:t>My</w:t>
      </w:r>
      <w:r w:rsidRPr="00416D70">
        <w:rPr>
          <w:sz w:val="24"/>
          <w:szCs w:val="24"/>
        </w:rPr>
        <w:t xml:space="preserve"> </w:t>
      </w:r>
      <w:r w:rsidRPr="00416D70">
        <w:rPr>
          <w:i/>
          <w:sz w:val="24"/>
          <w:szCs w:val="24"/>
        </w:rPr>
        <w:t>daughter,</w:t>
      </w:r>
      <w:r>
        <w:rPr>
          <w:sz w:val="24"/>
          <w:szCs w:val="24"/>
        </w:rPr>
        <w:t xml:space="preserve"> I give good gifts to My children, and I want her to have the best!” I turned around and went to the florist to have flowers made up for the “King’s Daughter.”  When I carried the flowers into the room, there they were. It was just the three of them - the King’s daughter, Jamie, the King’s son, Kyle, and their </w:t>
      </w:r>
      <w:r>
        <w:rPr>
          <w:noProof/>
          <w:sz w:val="24"/>
          <w:szCs w:val="24"/>
        </w:rPr>
        <w:t>newborn</w:t>
      </w:r>
      <w:r>
        <w:rPr>
          <w:sz w:val="24"/>
          <w:szCs w:val="24"/>
        </w:rPr>
        <w:t xml:space="preserve"> baby girl. I told Jamie that I was just delivering the flowers that the “Heavenly Father” had ordered for her. </w:t>
      </w:r>
    </w:p>
    <w:p w14:paraId="47F10126" w14:textId="77777777" w:rsidR="004C7204" w:rsidRDefault="004C7204" w:rsidP="004C7204">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03C5DC6F" w14:textId="77777777" w:rsidR="004C7204" w:rsidRDefault="004C7204" w:rsidP="004C7204">
      <w:pPr>
        <w:spacing w:after="5" w:line="252" w:lineRule="auto"/>
        <w:ind w:left="25" w:right="28" w:hanging="6"/>
        <w:jc w:val="center"/>
        <w:rPr>
          <w:b/>
          <w:sz w:val="24"/>
          <w:szCs w:val="24"/>
        </w:rPr>
      </w:pPr>
      <w:r w:rsidRPr="00B50A31">
        <w:rPr>
          <w:b/>
          <w:sz w:val="24"/>
          <w:szCs w:val="24"/>
        </w:rPr>
        <w:t xml:space="preserve">Psalms 45:10-11  </w:t>
      </w:r>
    </w:p>
    <w:p w14:paraId="58A648B1" w14:textId="77777777"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287"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287"/>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105"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E3F9B3E" w14:textId="77777777"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69339DC5" w14:textId="77777777" w:rsidR="004C7204" w:rsidRPr="00181CB1" w:rsidRDefault="004C7204" w:rsidP="004C7204">
      <w:pPr>
        <w:spacing w:after="0"/>
        <w:rPr>
          <w:sz w:val="24"/>
          <w:szCs w:val="24"/>
        </w:rPr>
      </w:pPr>
    </w:p>
    <w:p w14:paraId="7C387F55" w14:textId="77777777" w:rsidR="00F04664" w:rsidRDefault="004C7204" w:rsidP="004C7204">
      <w:pPr>
        <w:spacing w:after="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Pr>
          <w:rFonts w:asciiTheme="minorHAnsi" w:hAnsiTheme="minorHAnsi" w:cstheme="minorHAnsi"/>
          <w:sz w:val="24"/>
          <w:szCs w:val="24"/>
        </w:rPr>
        <w:t>.</w:t>
      </w:r>
      <w:r w:rsidRPr="00181CB1">
        <w:rPr>
          <w:rFonts w:asciiTheme="minorHAnsi" w:hAnsiTheme="minorHAnsi" w:cstheme="minorHAnsi"/>
          <w:sz w:val="24"/>
          <w:szCs w:val="24"/>
        </w:rPr>
        <w:t xml:space="preserve"> </w:t>
      </w:r>
    </w:p>
    <w:p w14:paraId="1E79C7E2" w14:textId="77777777" w:rsidR="00F04664" w:rsidRDefault="00F04664" w:rsidP="004C7204">
      <w:pPr>
        <w:spacing w:after="7"/>
        <w:ind w:left="-15" w:right="6" w:firstLine="721"/>
        <w:jc w:val="both"/>
        <w:rPr>
          <w:rFonts w:asciiTheme="minorHAnsi" w:hAnsiTheme="minorHAnsi" w:cstheme="minorHAnsi"/>
          <w:sz w:val="24"/>
          <w:szCs w:val="24"/>
        </w:rPr>
      </w:pPr>
    </w:p>
    <w:p w14:paraId="40F5E113" w14:textId="77777777" w:rsidR="00F7033D" w:rsidRDefault="004C7204" w:rsidP="004C7204">
      <w:pPr>
        <w:spacing w:after="7"/>
        <w:ind w:left="-15" w:right="6" w:firstLine="721"/>
        <w:jc w:val="both"/>
        <w:rPr>
          <w:sz w:val="24"/>
          <w:szCs w:val="24"/>
        </w:rPr>
      </w:pPr>
      <w:r w:rsidRPr="00181CB1">
        <w:rPr>
          <w:rFonts w:asciiTheme="minorHAnsi" w:hAnsiTheme="minorHAnsi" w:cstheme="minorHAnsi"/>
          <w:sz w:val="24"/>
          <w:szCs w:val="24"/>
        </w:rPr>
        <w:t xml:space="preserve">As a fitting conclusion to this lesson, if possible, please go to YouTube and listen to this song by Chris Tomlin entitled: “Good </w:t>
      </w:r>
      <w:proofErr w:type="spellStart"/>
      <w:r w:rsidRPr="00181CB1">
        <w:rPr>
          <w:rFonts w:asciiTheme="minorHAnsi" w:hAnsiTheme="minorHAnsi" w:cstheme="minorHAnsi"/>
          <w:sz w:val="24"/>
          <w:szCs w:val="24"/>
        </w:rPr>
        <w:t>Good</w:t>
      </w:r>
      <w:proofErr w:type="spellEnd"/>
      <w:r w:rsidRPr="00181CB1">
        <w:rPr>
          <w:rFonts w:asciiTheme="minorHAnsi" w:hAnsiTheme="minorHAnsi" w:cstheme="minorHAnsi"/>
          <w:sz w:val="24"/>
          <w:szCs w:val="24"/>
        </w:rPr>
        <w:t xml:space="preserve"> Father.” I hope this lesson has properly introduced you to God who is the 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Daddy.</w:t>
      </w:r>
    </w:p>
    <w:p w14:paraId="33C863AE" w14:textId="77777777" w:rsidR="00F7033D" w:rsidRDefault="00F7033D" w:rsidP="00F7033D">
      <w:pPr>
        <w:spacing w:after="7"/>
        <w:ind w:left="-15" w:right="6" w:firstLine="721"/>
        <w:jc w:val="both"/>
        <w:rPr>
          <w:sz w:val="24"/>
          <w:szCs w:val="24"/>
        </w:rPr>
      </w:pPr>
    </w:p>
    <w:p w14:paraId="29A4D285" w14:textId="77777777" w:rsidR="00F7033D" w:rsidRDefault="00F7033D" w:rsidP="00F7033D">
      <w:pPr>
        <w:spacing w:after="7"/>
        <w:ind w:left="-15" w:right="6" w:firstLine="721"/>
        <w:jc w:val="both"/>
        <w:rPr>
          <w:sz w:val="24"/>
          <w:szCs w:val="24"/>
        </w:rPr>
      </w:pPr>
    </w:p>
    <w:p w14:paraId="332CF6A8" w14:textId="77777777" w:rsidR="00F7033D" w:rsidRDefault="00F7033D" w:rsidP="00F7033D">
      <w:pPr>
        <w:spacing w:after="7"/>
        <w:ind w:left="-15" w:right="6" w:firstLine="721"/>
        <w:jc w:val="both"/>
        <w:rPr>
          <w:sz w:val="24"/>
          <w:szCs w:val="24"/>
        </w:rPr>
      </w:pPr>
    </w:p>
    <w:p w14:paraId="5EFF69AA" w14:textId="77777777" w:rsidR="00F7033D" w:rsidRDefault="00F7033D" w:rsidP="00F7033D">
      <w:pPr>
        <w:spacing w:after="7"/>
        <w:ind w:left="-15" w:right="6" w:firstLine="721"/>
        <w:jc w:val="both"/>
        <w:rPr>
          <w:sz w:val="24"/>
          <w:szCs w:val="24"/>
        </w:rPr>
      </w:pPr>
    </w:p>
    <w:p w14:paraId="07858869" w14:textId="77777777" w:rsidR="00F7033D" w:rsidRDefault="00F7033D" w:rsidP="00F7033D">
      <w:pPr>
        <w:spacing w:after="7"/>
        <w:ind w:left="-15" w:right="6" w:firstLine="721"/>
        <w:jc w:val="both"/>
        <w:rPr>
          <w:sz w:val="24"/>
          <w:szCs w:val="24"/>
        </w:rPr>
      </w:pPr>
    </w:p>
    <w:p w14:paraId="28CEDBF8" w14:textId="77777777" w:rsidR="00F7033D" w:rsidRDefault="00F7033D" w:rsidP="00F7033D">
      <w:pPr>
        <w:spacing w:after="7"/>
        <w:ind w:left="-15" w:right="6" w:firstLine="721"/>
        <w:jc w:val="both"/>
        <w:rPr>
          <w:sz w:val="24"/>
          <w:szCs w:val="24"/>
        </w:rPr>
      </w:pPr>
    </w:p>
    <w:p w14:paraId="22D978EF" w14:textId="77777777" w:rsidR="00F7033D" w:rsidRDefault="00F7033D" w:rsidP="00F7033D">
      <w:pPr>
        <w:spacing w:after="7"/>
        <w:ind w:left="-15" w:right="6" w:firstLine="721"/>
        <w:jc w:val="both"/>
        <w:rPr>
          <w:sz w:val="24"/>
          <w:szCs w:val="24"/>
        </w:rPr>
      </w:pPr>
    </w:p>
    <w:p w14:paraId="0C013960" w14:textId="77777777" w:rsidR="00F7033D" w:rsidRDefault="00F7033D" w:rsidP="00F7033D">
      <w:pPr>
        <w:spacing w:after="7"/>
        <w:ind w:left="-15" w:right="6" w:firstLine="721"/>
        <w:jc w:val="both"/>
        <w:rPr>
          <w:sz w:val="24"/>
          <w:szCs w:val="24"/>
        </w:rPr>
      </w:pPr>
    </w:p>
    <w:p w14:paraId="2602D578" w14:textId="77777777" w:rsidR="00F7033D" w:rsidRDefault="00F7033D" w:rsidP="00F7033D">
      <w:pPr>
        <w:spacing w:after="7"/>
        <w:ind w:left="-15" w:right="6" w:firstLine="721"/>
        <w:jc w:val="both"/>
        <w:rPr>
          <w:sz w:val="24"/>
          <w:szCs w:val="24"/>
        </w:rPr>
      </w:pPr>
    </w:p>
    <w:p w14:paraId="55C41BE8" w14:textId="77777777" w:rsidR="00F7033D" w:rsidRDefault="00F7033D" w:rsidP="00F7033D">
      <w:pPr>
        <w:spacing w:after="7"/>
        <w:ind w:left="-15" w:right="6" w:firstLine="721"/>
        <w:jc w:val="both"/>
        <w:rPr>
          <w:sz w:val="24"/>
          <w:szCs w:val="24"/>
        </w:rPr>
      </w:pPr>
    </w:p>
    <w:p w14:paraId="5F6F7FC7" w14:textId="77777777" w:rsidR="004C7204" w:rsidRDefault="004C7204" w:rsidP="00F7033D">
      <w:pPr>
        <w:spacing w:after="7"/>
        <w:ind w:left="-15" w:right="6" w:firstLine="721"/>
        <w:jc w:val="both"/>
        <w:rPr>
          <w:sz w:val="24"/>
          <w:szCs w:val="24"/>
        </w:rPr>
      </w:pPr>
    </w:p>
    <w:p w14:paraId="5385CFBB" w14:textId="77777777"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4F7F1BFD"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What does the name Father mean to you, and how do you feel about God being a Father? ______________________________________________</w:t>
      </w:r>
      <w:r>
        <w:rPr>
          <w:sz w:val="24"/>
          <w:szCs w:val="24"/>
        </w:rPr>
        <w:t>__________________________</w:t>
      </w:r>
    </w:p>
    <w:p w14:paraId="5A6197B1"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Were you, or anyone close to you, adopted? ___________________________________________</w:t>
      </w:r>
      <w:r>
        <w:rPr>
          <w:sz w:val="24"/>
          <w:szCs w:val="24"/>
        </w:rPr>
        <w:t>_____________________________</w:t>
      </w:r>
    </w:p>
    <w:p w14:paraId="6D0558E2"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If so, then describe ways that this has impacted your or their lives. ________________________</w:t>
      </w:r>
      <w:r>
        <w:rPr>
          <w:sz w:val="24"/>
          <w:szCs w:val="24"/>
        </w:rPr>
        <w:t>________________________________________________</w:t>
      </w:r>
    </w:p>
    <w:p w14:paraId="012FD269"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How does God feel about widows and orphans? ________________________________________</w:t>
      </w:r>
      <w:r>
        <w:rPr>
          <w:sz w:val="24"/>
          <w:szCs w:val="24"/>
        </w:rPr>
        <w:t>________________________________</w:t>
      </w:r>
    </w:p>
    <w:p w14:paraId="22A7C6CF"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Read the following passages and then paraphrase a statement on each. (James 1:27; Psalms 68:5-6; Isaiah 1:17; Jeremiah 23:3) ______________________________________________________</w:t>
      </w:r>
      <w:r>
        <w:rPr>
          <w:sz w:val="24"/>
          <w:szCs w:val="24"/>
        </w:rPr>
        <w:t>__________________</w:t>
      </w:r>
    </w:p>
    <w:p w14:paraId="1982C3AD"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Have you ever felt that you had to earn God’s love? ____________________________________</w:t>
      </w:r>
      <w:r>
        <w:rPr>
          <w:sz w:val="24"/>
          <w:szCs w:val="24"/>
        </w:rPr>
        <w:t>____________________________________</w:t>
      </w:r>
    </w:p>
    <w:p w14:paraId="489985F9"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If so, how do you relate to God when you sin? Do you hide from Him?</w:t>
      </w:r>
      <w:r>
        <w:rPr>
          <w:sz w:val="24"/>
          <w:szCs w:val="24"/>
        </w:rPr>
        <w:t xml:space="preserve"> _______________</w:t>
      </w:r>
    </w:p>
    <w:p w14:paraId="44B5738A"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001E61A2"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In the last words of the Old Testament, the Lord speaks to the issue of fathers and their children. </w:t>
      </w:r>
      <w:r>
        <w:rPr>
          <w:sz w:val="24"/>
          <w:szCs w:val="24"/>
        </w:rPr>
        <w:t xml:space="preserve"> ________________________________________________________________</w:t>
      </w:r>
    </w:p>
    <w:p w14:paraId="289437EE"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Read Malachi 4:6 and write in your own words how the Father feels about fathers who leave their children and also what is it He desire for the relationship between fathers and their children?</w:t>
      </w:r>
      <w:r>
        <w:rPr>
          <w:sz w:val="24"/>
          <w:szCs w:val="24"/>
        </w:rPr>
        <w:t xml:space="preserve"> ____________________________________________________________</w:t>
      </w:r>
    </w:p>
    <w:p w14:paraId="59326227" w14:textId="77777777" w:rsidR="0070448C" w:rsidRPr="009C568F" w:rsidRDefault="004C601A" w:rsidP="00EF73C9">
      <w:pPr>
        <w:pStyle w:val="ListParagraph"/>
        <w:numPr>
          <w:ilvl w:val="0"/>
          <w:numId w:val="47"/>
        </w:numPr>
        <w:spacing w:after="7"/>
        <w:ind w:right="6"/>
        <w:jc w:val="both"/>
        <w:rPr>
          <w:sz w:val="24"/>
          <w:szCs w:val="24"/>
        </w:rPr>
      </w:pPr>
      <w:r w:rsidRPr="009C568F">
        <w:rPr>
          <w:sz w:val="24"/>
          <w:szCs w:val="24"/>
        </w:rPr>
        <w:t xml:space="preserve">From Exodus 20:1-6, what do you think is meant by the sins of the fathers being </w:t>
      </w:r>
    </w:p>
    <w:p w14:paraId="7CEC5F56" w14:textId="77777777" w:rsidR="004C601A" w:rsidRPr="002D3161" w:rsidRDefault="00AE50B0" w:rsidP="0070448C">
      <w:pPr>
        <w:pStyle w:val="ListParagraph"/>
        <w:ind w:left="1080"/>
        <w:rPr>
          <w:sz w:val="24"/>
          <w:szCs w:val="24"/>
        </w:rPr>
      </w:pPr>
      <w:r>
        <w:rPr>
          <w:sz w:val="24"/>
          <w:szCs w:val="24"/>
        </w:rPr>
        <w:t>v</w:t>
      </w:r>
      <w:r w:rsidR="004C601A" w:rsidRPr="5897EC05">
        <w:rPr>
          <w:sz w:val="24"/>
          <w:szCs w:val="24"/>
        </w:rPr>
        <w:t>isited (KJV) upon the children to the third and fourth generation?</w:t>
      </w:r>
      <w:r>
        <w:rPr>
          <w:sz w:val="24"/>
          <w:szCs w:val="24"/>
        </w:rPr>
        <w:t xml:space="preserve"> ______________</w:t>
      </w:r>
      <w:r w:rsidR="002D3161">
        <w:rPr>
          <w:sz w:val="24"/>
          <w:szCs w:val="24"/>
        </w:rPr>
        <w:t xml:space="preserve"> _________________</w:t>
      </w:r>
      <w:r w:rsidR="0070448C">
        <w:rPr>
          <w:sz w:val="24"/>
          <w:szCs w:val="24"/>
        </w:rPr>
        <w:t>____________________________________________________</w:t>
      </w:r>
      <w:r w:rsidR="004C601A" w:rsidRPr="002D3161">
        <w:rPr>
          <w:sz w:val="24"/>
          <w:szCs w:val="24"/>
        </w:rPr>
        <w:t xml:space="preserve"> _____________________________________________________________________</w:t>
      </w:r>
    </w:p>
    <w:p w14:paraId="13125909" w14:textId="77777777" w:rsidR="004C601A" w:rsidRPr="009C568F" w:rsidRDefault="004C601A" w:rsidP="00EF73C9">
      <w:pPr>
        <w:pStyle w:val="ListParagraph"/>
        <w:numPr>
          <w:ilvl w:val="0"/>
          <w:numId w:val="47"/>
        </w:numPr>
        <w:jc w:val="both"/>
        <w:rPr>
          <w:sz w:val="24"/>
          <w:szCs w:val="24"/>
        </w:rPr>
      </w:pPr>
      <w:r w:rsidRPr="009C568F">
        <w:rPr>
          <w:sz w:val="24"/>
          <w:szCs w:val="24"/>
        </w:rPr>
        <w:t>When God said</w:t>
      </w:r>
      <w:r w:rsidR="00622ECD" w:rsidRPr="009C568F">
        <w:rPr>
          <w:sz w:val="24"/>
          <w:szCs w:val="24"/>
        </w:rPr>
        <w:t>,</w:t>
      </w:r>
      <w:r w:rsidRPr="009C568F">
        <w:rPr>
          <w:sz w:val="24"/>
          <w:szCs w:val="24"/>
        </w:rPr>
        <w:t xml:space="preserve"> He would show His love to a thousand generations, it was contingent upon two things. What are they? (Exodus 20:1-6) ____________________________</w:t>
      </w:r>
    </w:p>
    <w:p w14:paraId="41EE6C3C" w14:textId="77777777" w:rsidR="004C601A" w:rsidRDefault="004C601A" w:rsidP="00EF73C9">
      <w:pPr>
        <w:pStyle w:val="ListParagraph"/>
        <w:numPr>
          <w:ilvl w:val="0"/>
          <w:numId w:val="47"/>
        </w:numPr>
        <w:jc w:val="both"/>
        <w:rPr>
          <w:sz w:val="24"/>
          <w:szCs w:val="24"/>
        </w:rPr>
      </w:pPr>
      <w:r w:rsidRPr="5897EC05">
        <w:rPr>
          <w:sz w:val="24"/>
          <w:szCs w:val="24"/>
        </w:rPr>
        <w:t>Can you think of anyone who needs to hear this truth? Would you prayerfully consider sharing this with them?</w:t>
      </w:r>
      <w:r>
        <w:rPr>
          <w:sz w:val="24"/>
          <w:szCs w:val="24"/>
        </w:rPr>
        <w:t xml:space="preserve"> __________________________________________</w:t>
      </w:r>
    </w:p>
    <w:p w14:paraId="72BB1BF3" w14:textId="77777777" w:rsidR="002D3161" w:rsidRDefault="004C601A" w:rsidP="00EF73C9">
      <w:pPr>
        <w:pStyle w:val="ListParagraph"/>
        <w:numPr>
          <w:ilvl w:val="0"/>
          <w:numId w:val="47"/>
        </w:numPr>
        <w:jc w:val="both"/>
        <w:rPr>
          <w:sz w:val="24"/>
          <w:szCs w:val="24"/>
        </w:rPr>
      </w:pPr>
      <w:r>
        <w:rPr>
          <w:sz w:val="24"/>
          <w:szCs w:val="24"/>
        </w:rPr>
        <w:t>Jesus came to redeem us from the “empty way of</w:t>
      </w:r>
      <w:r w:rsidR="009C568F">
        <w:rPr>
          <w:sz w:val="24"/>
          <w:szCs w:val="24"/>
        </w:rPr>
        <w:t xml:space="preserve"> life” handed down from our </w:t>
      </w:r>
      <w:r w:rsidR="00416D70">
        <w:rPr>
          <w:sz w:val="24"/>
          <w:szCs w:val="24"/>
        </w:rPr>
        <w:t>forefathers</w:t>
      </w:r>
      <w:r>
        <w:rPr>
          <w:sz w:val="24"/>
          <w:szCs w:val="24"/>
        </w:rPr>
        <w:t>. What kind of “hand-me-downs’ did you get?</w:t>
      </w:r>
      <w:r w:rsidR="002D3161">
        <w:rPr>
          <w:sz w:val="24"/>
          <w:szCs w:val="24"/>
        </w:rPr>
        <w:t xml:space="preserve"> ______________________</w:t>
      </w:r>
      <w:r w:rsidR="009C568F">
        <w:rPr>
          <w:sz w:val="24"/>
          <w:szCs w:val="24"/>
        </w:rPr>
        <w:t>______________</w:t>
      </w:r>
    </w:p>
    <w:p w14:paraId="0F2C3789" w14:textId="77777777" w:rsidR="004C601A" w:rsidRDefault="004C601A" w:rsidP="002D3161">
      <w:pPr>
        <w:pStyle w:val="ListParagraph"/>
        <w:ind w:left="1080"/>
        <w:jc w:val="both"/>
        <w:rPr>
          <w:sz w:val="24"/>
          <w:szCs w:val="24"/>
        </w:rPr>
      </w:pPr>
      <w:r w:rsidRPr="002D3161">
        <w:rPr>
          <w:sz w:val="24"/>
          <w:szCs w:val="24"/>
        </w:rPr>
        <w:t>_____________________________________________________________________</w:t>
      </w:r>
    </w:p>
    <w:p w14:paraId="2E5B38CB" w14:textId="77777777" w:rsidR="009C568F" w:rsidRDefault="009C568F" w:rsidP="002D3161">
      <w:pPr>
        <w:pStyle w:val="ListParagraph"/>
        <w:ind w:left="1080"/>
        <w:jc w:val="both"/>
        <w:rPr>
          <w:sz w:val="24"/>
          <w:szCs w:val="24"/>
        </w:rPr>
      </w:pPr>
    </w:p>
    <w:p w14:paraId="7C9E9C28" w14:textId="77777777" w:rsidR="009C568F" w:rsidRPr="002D3161" w:rsidRDefault="009C568F" w:rsidP="002D3161">
      <w:pPr>
        <w:pStyle w:val="ListParagraph"/>
        <w:ind w:left="1080"/>
        <w:jc w:val="both"/>
        <w:rPr>
          <w:sz w:val="24"/>
          <w:szCs w:val="24"/>
        </w:rPr>
      </w:pPr>
    </w:p>
    <w:p w14:paraId="6BD9B79E" w14:textId="77777777" w:rsidR="004C1DE5" w:rsidRDefault="004C1DE5" w:rsidP="001673C0">
      <w:pPr>
        <w:pStyle w:val="Heading2"/>
      </w:pPr>
      <w:r w:rsidRPr="5897EC05">
        <w:t xml:space="preserve">Think </w:t>
      </w:r>
      <w:r w:rsidR="001C1FA3">
        <w:t>o</w:t>
      </w:r>
      <w:r w:rsidRPr="5897EC05">
        <w:t>n These Things</w:t>
      </w:r>
    </w:p>
    <w:p w14:paraId="1A6629CD" w14:textId="77777777" w:rsidR="00AE50B0" w:rsidRDefault="004C1DE5" w:rsidP="004C1DE5">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w:t>
      </w:r>
      <w:r w:rsidR="00AE50B0">
        <w:rPr>
          <w:sz w:val="24"/>
          <w:szCs w:val="24"/>
        </w:rPr>
        <w:t xml:space="preserve"> __________________________________________________ ______________________________________________________________________________</w:t>
      </w:r>
    </w:p>
    <w:p w14:paraId="5C5E6B9F" w14:textId="77777777" w:rsidR="004C601A" w:rsidRDefault="004C601A" w:rsidP="00A6118D">
      <w:pPr>
        <w:jc w:val="center"/>
        <w:rPr>
          <w:b/>
          <w:bCs/>
          <w:iCs/>
          <w:sz w:val="28"/>
          <w:szCs w:val="28"/>
        </w:rPr>
      </w:pPr>
      <w:bookmarkStart w:id="1288" w:name="_Toc450891717"/>
      <w:r>
        <w:rPr>
          <w:b/>
          <w:bCs/>
          <w:iCs/>
          <w:sz w:val="28"/>
          <w:szCs w:val="28"/>
        </w:rPr>
        <w:t>Memory Verse</w:t>
      </w:r>
      <w:r w:rsidR="00C720C8">
        <w:rPr>
          <w:b/>
          <w:bCs/>
          <w:iCs/>
          <w:sz w:val="28"/>
          <w:szCs w:val="28"/>
        </w:rPr>
        <w:t>s</w:t>
      </w:r>
      <w:bookmarkEnd w:id="1288"/>
    </w:p>
    <w:p w14:paraId="2D539DE9" w14:textId="77777777" w:rsidR="004C601A" w:rsidRPr="002D3161" w:rsidRDefault="004C601A" w:rsidP="004C601A">
      <w:pPr>
        <w:pStyle w:val="ListParagraph"/>
        <w:ind w:left="0"/>
        <w:jc w:val="center"/>
        <w:rPr>
          <w:b/>
          <w:sz w:val="24"/>
          <w:szCs w:val="24"/>
        </w:rPr>
      </w:pPr>
      <w:r w:rsidRPr="002D3161">
        <w:rPr>
          <w:b/>
          <w:bCs/>
          <w:iCs/>
          <w:sz w:val="24"/>
          <w:szCs w:val="24"/>
        </w:rPr>
        <w:t>1 Peter 1:18-19 (NASB)</w:t>
      </w:r>
    </w:p>
    <w:p w14:paraId="7BDDC3BD" w14:textId="77777777" w:rsidR="0034766B" w:rsidRDefault="004C601A" w:rsidP="004C601A">
      <w:pPr>
        <w:pStyle w:val="ListParagraph"/>
        <w:ind w:left="0"/>
        <w:jc w:val="center"/>
        <w:rPr>
          <w:b/>
          <w:bCs/>
          <w:i/>
          <w:iCs/>
          <w:sz w:val="24"/>
          <w:szCs w:val="24"/>
        </w:rPr>
      </w:pPr>
      <w:r w:rsidRPr="5897EC05">
        <w:rPr>
          <w:b/>
          <w:bCs/>
          <w:i/>
          <w:iCs/>
          <w:sz w:val="24"/>
          <w:szCs w:val="24"/>
        </w:rPr>
        <w:t xml:space="preserve">Knowing that you were not redeemed with perishable things like silver or gold </w:t>
      </w:r>
    </w:p>
    <w:p w14:paraId="05AB3089" w14:textId="77777777" w:rsidR="0034766B" w:rsidRDefault="004C601A" w:rsidP="004C601A">
      <w:pPr>
        <w:pStyle w:val="ListParagraph"/>
        <w:ind w:left="0"/>
        <w:jc w:val="center"/>
        <w:rPr>
          <w:b/>
          <w:bCs/>
          <w:i/>
          <w:iCs/>
          <w:sz w:val="24"/>
          <w:szCs w:val="24"/>
        </w:rPr>
      </w:pPr>
      <w:r w:rsidRPr="5897EC05">
        <w:rPr>
          <w:b/>
          <w:bCs/>
          <w:i/>
          <w:iCs/>
          <w:sz w:val="24"/>
          <w:szCs w:val="24"/>
        </w:rPr>
        <w:t>from futile way of life inherited from your forefathers, but with precious blood,</w:t>
      </w:r>
    </w:p>
    <w:p w14:paraId="1371A973" w14:textId="77777777" w:rsidR="004C601A" w:rsidRDefault="004C601A" w:rsidP="004C601A">
      <w:pPr>
        <w:pStyle w:val="ListParagraph"/>
        <w:ind w:left="0"/>
        <w:jc w:val="center"/>
        <w:rPr>
          <w:b/>
          <w:bCs/>
          <w:i/>
          <w:iCs/>
          <w:sz w:val="24"/>
          <w:szCs w:val="24"/>
        </w:rPr>
      </w:pPr>
      <w:r w:rsidRPr="5897EC05">
        <w:rPr>
          <w:b/>
          <w:bCs/>
          <w:i/>
          <w:iCs/>
          <w:sz w:val="24"/>
          <w:szCs w:val="24"/>
        </w:rPr>
        <w:t xml:space="preserve"> as of a lamb unblemished and spotless, the blood of Christ.</w:t>
      </w:r>
    </w:p>
    <w:p w14:paraId="0A7E64AA" w14:textId="77777777" w:rsidR="00AE74A6" w:rsidRDefault="00AE74A6" w:rsidP="004C601A">
      <w:pPr>
        <w:pStyle w:val="ListParagraph"/>
        <w:ind w:left="0"/>
        <w:jc w:val="center"/>
        <w:rPr>
          <w:b/>
          <w:bCs/>
          <w:i/>
          <w:iCs/>
          <w:sz w:val="24"/>
          <w:szCs w:val="24"/>
        </w:rPr>
      </w:pPr>
    </w:p>
    <w:p w14:paraId="2DE896F7" w14:textId="77777777" w:rsidR="00AE74A6" w:rsidRDefault="00AE74A6" w:rsidP="004C601A">
      <w:pPr>
        <w:pStyle w:val="ListParagraph"/>
        <w:ind w:left="0"/>
        <w:jc w:val="center"/>
        <w:rPr>
          <w:b/>
          <w:bCs/>
          <w:i/>
          <w:iCs/>
          <w:sz w:val="24"/>
          <w:szCs w:val="24"/>
        </w:rPr>
      </w:pPr>
    </w:p>
    <w:p w14:paraId="4EF446F7" w14:textId="77777777" w:rsidR="00C66707" w:rsidRDefault="00C66707" w:rsidP="004C601A">
      <w:pPr>
        <w:pStyle w:val="ListParagraph"/>
        <w:ind w:left="0"/>
        <w:jc w:val="center"/>
        <w:rPr>
          <w:b/>
          <w:bCs/>
          <w:i/>
          <w:iCs/>
          <w:sz w:val="24"/>
          <w:szCs w:val="24"/>
        </w:rPr>
      </w:pPr>
    </w:p>
    <w:p w14:paraId="0C534547" w14:textId="77777777" w:rsidR="00C66707" w:rsidRDefault="00C66707" w:rsidP="004C601A">
      <w:pPr>
        <w:pStyle w:val="ListParagraph"/>
        <w:ind w:left="0"/>
        <w:jc w:val="center"/>
        <w:rPr>
          <w:b/>
          <w:bCs/>
          <w:i/>
          <w:iCs/>
          <w:sz w:val="24"/>
          <w:szCs w:val="24"/>
        </w:rPr>
      </w:pPr>
    </w:p>
    <w:p w14:paraId="71957C92" w14:textId="77777777" w:rsidR="00C66707" w:rsidRDefault="00C66707" w:rsidP="004C601A">
      <w:pPr>
        <w:pStyle w:val="ListParagraph"/>
        <w:ind w:left="0"/>
        <w:jc w:val="center"/>
        <w:rPr>
          <w:b/>
          <w:bCs/>
          <w:i/>
          <w:iCs/>
          <w:sz w:val="24"/>
          <w:szCs w:val="24"/>
        </w:rPr>
      </w:pPr>
    </w:p>
    <w:p w14:paraId="0ED8EDB2" w14:textId="77777777" w:rsidR="00C66707" w:rsidRDefault="00C66707" w:rsidP="004C601A">
      <w:pPr>
        <w:pStyle w:val="ListParagraph"/>
        <w:ind w:left="0"/>
        <w:jc w:val="center"/>
        <w:rPr>
          <w:b/>
          <w:bCs/>
          <w:i/>
          <w:iCs/>
          <w:sz w:val="24"/>
          <w:szCs w:val="24"/>
        </w:rPr>
      </w:pPr>
    </w:p>
    <w:p w14:paraId="3323747F" w14:textId="77777777" w:rsidR="00C66707" w:rsidRDefault="00C66707" w:rsidP="004C601A">
      <w:pPr>
        <w:pStyle w:val="ListParagraph"/>
        <w:ind w:left="0"/>
        <w:jc w:val="center"/>
        <w:rPr>
          <w:b/>
          <w:bCs/>
          <w:i/>
          <w:iCs/>
          <w:sz w:val="24"/>
          <w:szCs w:val="24"/>
        </w:rPr>
      </w:pPr>
    </w:p>
    <w:p w14:paraId="7238F3C4" w14:textId="77777777" w:rsidR="00BB578C" w:rsidRDefault="00BB578C" w:rsidP="004C601A">
      <w:pPr>
        <w:pStyle w:val="ListParagraph"/>
        <w:ind w:left="0"/>
        <w:jc w:val="center"/>
        <w:rPr>
          <w:b/>
          <w:bCs/>
          <w:i/>
          <w:iCs/>
          <w:sz w:val="24"/>
          <w:szCs w:val="24"/>
        </w:rPr>
      </w:pPr>
    </w:p>
    <w:p w14:paraId="0DEC98EC" w14:textId="77777777" w:rsidR="001F1743" w:rsidRDefault="001F1743" w:rsidP="004C601A">
      <w:pPr>
        <w:pStyle w:val="ListParagraph"/>
        <w:ind w:left="0"/>
        <w:jc w:val="center"/>
        <w:rPr>
          <w:b/>
          <w:bCs/>
          <w:i/>
          <w:iCs/>
          <w:sz w:val="24"/>
          <w:szCs w:val="24"/>
        </w:rPr>
      </w:pPr>
    </w:p>
    <w:p w14:paraId="48B34CCE" w14:textId="77777777" w:rsidR="001F1743" w:rsidRDefault="001F1743" w:rsidP="004C601A">
      <w:pPr>
        <w:pStyle w:val="ListParagraph"/>
        <w:ind w:left="0"/>
        <w:jc w:val="center"/>
        <w:rPr>
          <w:b/>
          <w:bCs/>
          <w:i/>
          <w:iCs/>
          <w:sz w:val="24"/>
          <w:szCs w:val="24"/>
        </w:rPr>
      </w:pPr>
    </w:p>
    <w:p w14:paraId="21966815" w14:textId="77777777" w:rsidR="001F1743" w:rsidRDefault="001F1743" w:rsidP="004C601A">
      <w:pPr>
        <w:pStyle w:val="ListParagraph"/>
        <w:ind w:left="0"/>
        <w:jc w:val="center"/>
        <w:rPr>
          <w:b/>
          <w:bCs/>
          <w:i/>
          <w:iCs/>
          <w:sz w:val="24"/>
          <w:szCs w:val="24"/>
        </w:rPr>
      </w:pPr>
    </w:p>
    <w:p w14:paraId="2223C107" w14:textId="77777777" w:rsidR="001F1743" w:rsidRDefault="001F1743" w:rsidP="004C601A">
      <w:pPr>
        <w:pStyle w:val="ListParagraph"/>
        <w:ind w:left="0"/>
        <w:jc w:val="center"/>
        <w:rPr>
          <w:b/>
          <w:bCs/>
          <w:i/>
          <w:iCs/>
          <w:sz w:val="24"/>
          <w:szCs w:val="24"/>
        </w:rPr>
      </w:pPr>
    </w:p>
    <w:p w14:paraId="50B0E363" w14:textId="77777777" w:rsidR="001F1743" w:rsidRDefault="001F1743" w:rsidP="004C601A">
      <w:pPr>
        <w:pStyle w:val="ListParagraph"/>
        <w:ind w:left="0"/>
        <w:jc w:val="center"/>
        <w:rPr>
          <w:b/>
          <w:bCs/>
          <w:i/>
          <w:iCs/>
          <w:sz w:val="24"/>
          <w:szCs w:val="24"/>
        </w:rPr>
      </w:pPr>
    </w:p>
    <w:p w14:paraId="2D102F7F" w14:textId="77777777" w:rsidR="001F1743" w:rsidRDefault="001F1743" w:rsidP="004C601A">
      <w:pPr>
        <w:pStyle w:val="ListParagraph"/>
        <w:ind w:left="0"/>
        <w:jc w:val="center"/>
        <w:rPr>
          <w:b/>
          <w:bCs/>
          <w:i/>
          <w:iCs/>
          <w:sz w:val="24"/>
          <w:szCs w:val="24"/>
        </w:rPr>
      </w:pPr>
    </w:p>
    <w:p w14:paraId="60FAEF81" w14:textId="77777777" w:rsidR="001F1743" w:rsidRDefault="001F1743" w:rsidP="004C601A">
      <w:pPr>
        <w:pStyle w:val="ListParagraph"/>
        <w:ind w:left="0"/>
        <w:jc w:val="center"/>
        <w:rPr>
          <w:b/>
          <w:bCs/>
          <w:i/>
          <w:iCs/>
          <w:sz w:val="24"/>
          <w:szCs w:val="24"/>
        </w:rPr>
      </w:pPr>
    </w:p>
    <w:p w14:paraId="15C315F0" w14:textId="77777777" w:rsidR="001F1743" w:rsidRDefault="001F1743" w:rsidP="004C601A">
      <w:pPr>
        <w:pStyle w:val="ListParagraph"/>
        <w:ind w:left="0"/>
        <w:jc w:val="center"/>
        <w:rPr>
          <w:b/>
          <w:bCs/>
          <w:i/>
          <w:iCs/>
          <w:sz w:val="24"/>
          <w:szCs w:val="24"/>
        </w:rPr>
      </w:pPr>
    </w:p>
    <w:p w14:paraId="782D4524" w14:textId="77777777" w:rsidR="001F1743" w:rsidRDefault="001F1743" w:rsidP="004C601A">
      <w:pPr>
        <w:pStyle w:val="ListParagraph"/>
        <w:ind w:left="0"/>
        <w:jc w:val="center"/>
        <w:rPr>
          <w:b/>
          <w:bCs/>
          <w:i/>
          <w:iCs/>
          <w:sz w:val="24"/>
          <w:szCs w:val="24"/>
        </w:rPr>
      </w:pPr>
    </w:p>
    <w:p w14:paraId="7BC275AD" w14:textId="77777777" w:rsidR="001F1743" w:rsidRDefault="001F1743" w:rsidP="004C601A">
      <w:pPr>
        <w:pStyle w:val="ListParagraph"/>
        <w:ind w:left="0"/>
        <w:jc w:val="center"/>
        <w:rPr>
          <w:b/>
          <w:bCs/>
          <w:i/>
          <w:iCs/>
          <w:sz w:val="24"/>
          <w:szCs w:val="24"/>
        </w:rPr>
      </w:pPr>
    </w:p>
    <w:p w14:paraId="6E297AEF" w14:textId="77777777" w:rsidR="001F1743" w:rsidRDefault="001F1743" w:rsidP="004C601A">
      <w:pPr>
        <w:pStyle w:val="ListParagraph"/>
        <w:ind w:left="0"/>
        <w:jc w:val="center"/>
        <w:rPr>
          <w:b/>
          <w:bCs/>
          <w:i/>
          <w:iCs/>
          <w:sz w:val="24"/>
          <w:szCs w:val="24"/>
        </w:rPr>
      </w:pPr>
    </w:p>
    <w:p w14:paraId="485E243A" w14:textId="77777777" w:rsidR="001F1743" w:rsidRDefault="001F1743" w:rsidP="004C601A">
      <w:pPr>
        <w:pStyle w:val="ListParagraph"/>
        <w:ind w:left="0"/>
        <w:jc w:val="center"/>
        <w:rPr>
          <w:b/>
          <w:bCs/>
          <w:i/>
          <w:iCs/>
          <w:sz w:val="24"/>
          <w:szCs w:val="24"/>
        </w:rPr>
      </w:pPr>
    </w:p>
    <w:p w14:paraId="5EA09338" w14:textId="77777777" w:rsidR="001F1743" w:rsidRDefault="001F1743" w:rsidP="004C601A">
      <w:pPr>
        <w:pStyle w:val="ListParagraph"/>
        <w:ind w:left="0"/>
        <w:jc w:val="center"/>
        <w:rPr>
          <w:b/>
          <w:bCs/>
          <w:i/>
          <w:iCs/>
          <w:sz w:val="24"/>
          <w:szCs w:val="24"/>
        </w:rPr>
      </w:pPr>
    </w:p>
    <w:p w14:paraId="513CB67E" w14:textId="77777777" w:rsidR="001F1743" w:rsidRDefault="001F1743" w:rsidP="004C601A">
      <w:pPr>
        <w:pStyle w:val="ListParagraph"/>
        <w:ind w:left="0"/>
        <w:jc w:val="center"/>
        <w:rPr>
          <w:b/>
          <w:bCs/>
          <w:i/>
          <w:iCs/>
          <w:sz w:val="24"/>
          <w:szCs w:val="24"/>
        </w:rPr>
      </w:pPr>
    </w:p>
    <w:p w14:paraId="2131CFE0" w14:textId="77777777" w:rsidR="001F1743" w:rsidRDefault="001F1743" w:rsidP="004C601A">
      <w:pPr>
        <w:pStyle w:val="ListParagraph"/>
        <w:ind w:left="0"/>
        <w:jc w:val="center"/>
        <w:rPr>
          <w:b/>
          <w:bCs/>
          <w:i/>
          <w:iCs/>
          <w:sz w:val="24"/>
          <w:szCs w:val="24"/>
        </w:rPr>
      </w:pPr>
    </w:p>
    <w:p w14:paraId="0F007E86" w14:textId="77777777" w:rsidR="001F1743" w:rsidRDefault="001F1743" w:rsidP="004C601A">
      <w:pPr>
        <w:pStyle w:val="ListParagraph"/>
        <w:ind w:left="0"/>
        <w:jc w:val="center"/>
        <w:rPr>
          <w:b/>
          <w:bCs/>
          <w:i/>
          <w:iCs/>
          <w:sz w:val="24"/>
          <w:szCs w:val="24"/>
        </w:rPr>
      </w:pPr>
    </w:p>
    <w:p w14:paraId="21028C5C" w14:textId="77777777" w:rsidR="00BB578C" w:rsidRDefault="00BB578C" w:rsidP="004C601A">
      <w:pPr>
        <w:pStyle w:val="ListParagraph"/>
        <w:ind w:left="0"/>
        <w:jc w:val="center"/>
        <w:rPr>
          <w:b/>
          <w:bCs/>
          <w:i/>
          <w:iCs/>
          <w:sz w:val="24"/>
          <w:szCs w:val="24"/>
        </w:rPr>
      </w:pPr>
    </w:p>
    <w:p w14:paraId="79CF694E" w14:textId="77777777" w:rsidR="001C1FA3" w:rsidRDefault="00287000" w:rsidP="001C1FA3">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#8</w:t>
      </w:r>
    </w:p>
    <w:p w14:paraId="2507C4E8" w14:textId="77777777" w:rsidR="001C1FA3" w:rsidRPr="001C1FA3" w:rsidRDefault="001C1FA3" w:rsidP="001C1FA3">
      <w:pPr>
        <w:jc w:val="center"/>
        <w:rPr>
          <w:rFonts w:ascii="Edwardian Script ITC" w:hAnsi="Edwardian Script ITC"/>
          <w:b/>
          <w:sz w:val="72"/>
          <w:szCs w:val="72"/>
        </w:rPr>
      </w:pPr>
      <w:r w:rsidRPr="001C1FA3">
        <w:rPr>
          <w:rFonts w:ascii="Edwardian Script ITC" w:hAnsi="Edwardian Script ITC"/>
          <w:b/>
          <w:bCs/>
          <w:sz w:val="72"/>
          <w:szCs w:val="72"/>
        </w:rPr>
        <w:t>Accepted in the Beloved</w:t>
      </w:r>
    </w:p>
    <w:p w14:paraId="3619BD97" w14:textId="77777777" w:rsidR="001C1FA3" w:rsidRPr="009A7DA5" w:rsidRDefault="001C1FA3" w:rsidP="001C1FA3">
      <w:pPr>
        <w:jc w:val="center"/>
      </w:pPr>
      <w:r>
        <w:rPr>
          <w:rFonts w:asciiTheme="minorHAnsi" w:hAnsiTheme="minorHAnsi" w:cs="Vijaya"/>
          <w:bCs/>
          <w:iCs/>
          <w:noProof/>
          <w:color w:val="C00000"/>
          <w:sz w:val="24"/>
          <w:szCs w:val="24"/>
        </w:rPr>
        <w:drawing>
          <wp:inline distT="0" distB="0" distL="0" distR="0" wp14:anchorId="76245AA3" wp14:editId="6BB6099C">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48B245F" w14:textId="77777777" w:rsidR="001C1FA3" w:rsidRDefault="001C1FA3" w:rsidP="001C1FA3">
      <w:pPr>
        <w:jc w:val="center"/>
        <w:rPr>
          <w:b/>
          <w:bCs/>
          <w:sz w:val="28"/>
          <w:szCs w:val="28"/>
        </w:rPr>
      </w:pPr>
      <w:r w:rsidRPr="00E56D67">
        <w:rPr>
          <w:b/>
          <w:bCs/>
          <w:sz w:val="28"/>
          <w:szCs w:val="28"/>
        </w:rPr>
        <w:t>Key Passages</w:t>
      </w:r>
    </w:p>
    <w:p w14:paraId="38FF142C" w14:textId="77777777" w:rsidR="001C1FA3" w:rsidRPr="002D3161" w:rsidRDefault="001C1FA3" w:rsidP="001C1FA3">
      <w:pPr>
        <w:spacing w:after="0"/>
        <w:jc w:val="center"/>
        <w:rPr>
          <w:b/>
          <w:sz w:val="24"/>
          <w:szCs w:val="24"/>
        </w:rPr>
      </w:pPr>
      <w:r w:rsidRPr="002D3161">
        <w:rPr>
          <w:b/>
          <w:bCs/>
          <w:iCs/>
          <w:sz w:val="24"/>
          <w:szCs w:val="24"/>
        </w:rPr>
        <w:t>Ephesians 1:6b (KJV)</w:t>
      </w:r>
    </w:p>
    <w:p w14:paraId="2CB5B6A6" w14:textId="77777777" w:rsidR="001C1FA3" w:rsidRDefault="001C1FA3" w:rsidP="001C1FA3">
      <w:pPr>
        <w:pStyle w:val="ListParagraph"/>
        <w:ind w:left="0"/>
        <w:jc w:val="center"/>
        <w:rPr>
          <w:b/>
          <w:bCs/>
          <w:i/>
          <w:iCs/>
          <w:sz w:val="24"/>
          <w:szCs w:val="24"/>
        </w:rPr>
      </w:pPr>
      <w:r w:rsidRPr="5897EC05">
        <w:rPr>
          <w:b/>
          <w:bCs/>
          <w:i/>
          <w:iCs/>
          <w:sz w:val="24"/>
          <w:szCs w:val="24"/>
        </w:rPr>
        <w:t>Wherein he hath made us accepted in the Beloved.</w:t>
      </w:r>
    </w:p>
    <w:p w14:paraId="522CCFE7" w14:textId="77777777" w:rsidR="001C1FA3" w:rsidRDefault="001C1FA3" w:rsidP="001C1FA3">
      <w:pPr>
        <w:pStyle w:val="chapter-1"/>
        <w:jc w:val="center"/>
        <w:rPr>
          <w:rStyle w:val="text"/>
          <w:rFonts w:asciiTheme="minorHAnsi" w:eastAsiaTheme="minorEastAsia" w:hAnsiTheme="minorHAnsi" w:cstheme="minorBidi"/>
          <w:b/>
          <w:sz w:val="32"/>
          <w:szCs w:val="32"/>
        </w:rPr>
      </w:pPr>
      <w:r w:rsidRPr="009A7DA5">
        <w:rPr>
          <w:rStyle w:val="text"/>
          <w:rFonts w:asciiTheme="minorHAnsi" w:eastAsiaTheme="minorEastAsia" w:hAnsiTheme="minorHAnsi" w:cstheme="minorBidi"/>
          <w:b/>
          <w:sz w:val="32"/>
          <w:szCs w:val="32"/>
        </w:rPr>
        <w:t>Introduction</w:t>
      </w:r>
    </w:p>
    <w:p w14:paraId="1C30A357" w14:textId="77777777" w:rsidR="009548D2" w:rsidRPr="00E747D0" w:rsidRDefault="009548D2" w:rsidP="009548D2">
      <w:pPr>
        <w:spacing w:after="0"/>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w:t>
      </w:r>
      <w:r>
        <w:rPr>
          <w:rFonts w:asciiTheme="minorHAnsi" w:hAnsiTheme="minorHAnsi" w:cstheme="minorHAnsi"/>
          <w:sz w:val="24"/>
          <w:szCs w:val="24"/>
        </w:rPr>
        <w:t xml:space="preserve">g…. He is simply indescribable. 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10F712F4" w14:textId="77777777" w:rsidR="009548D2" w:rsidRPr="00E747D0" w:rsidRDefault="009548D2" w:rsidP="009548D2">
      <w:pPr>
        <w:spacing w:after="0"/>
        <w:ind w:left="10" w:right="24" w:hanging="10"/>
        <w:jc w:val="both"/>
        <w:rPr>
          <w:rFonts w:asciiTheme="minorHAnsi" w:hAnsiTheme="minorHAnsi" w:cstheme="minorHAnsi"/>
          <w:sz w:val="24"/>
          <w:szCs w:val="24"/>
        </w:rPr>
      </w:pPr>
    </w:p>
    <w:p w14:paraId="719EE604" w14:textId="77777777" w:rsidR="009548D2" w:rsidRDefault="009548D2" w:rsidP="009548D2">
      <w:pPr>
        <w:spacing w:after="0" w:line="261" w:lineRule="auto"/>
        <w:ind w:right="11" w:firstLine="721"/>
        <w:jc w:val="both"/>
        <w:rPr>
          <w:sz w:val="24"/>
          <w:szCs w:val="24"/>
        </w:rPr>
      </w:pPr>
      <w:r w:rsidRPr="00E747D0">
        <w:rPr>
          <w:sz w:val="24"/>
          <w:szCs w:val="24"/>
        </w:rPr>
        <w:t>Even if it were possible for finite humans to explain or define God their Creator, that is not the point. Besides that, our goal for this study of the book of Ephesians is not to define or explain God, but to know Him personally and to experience intimacy and fellowship with Him (2 Corinthians 13:14)</w:t>
      </w:r>
      <w:r>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 xml:space="preserve">, </w:t>
      </w:r>
      <w:r w:rsidRPr="00E747D0">
        <w:rPr>
          <w:rFonts w:asciiTheme="minorHAnsi" w:hAnsiTheme="minorHAnsi" w:cstheme="minorHAnsi"/>
          <w:i/>
          <w:color w:val="000000"/>
          <w:sz w:val="24"/>
          <w:szCs w:val="24"/>
        </w:rPr>
        <w:t>I pray that</w:t>
      </w:r>
      <w:r w:rsidRPr="00E747D0">
        <w:rPr>
          <w:rStyle w:val="apple-converted-space"/>
          <w:rFonts w:asciiTheme="minorHAnsi" w:hAnsiTheme="minorHAnsi" w:cstheme="minorHAnsi"/>
          <w:i/>
          <w:color w:val="000000"/>
          <w:sz w:val="24"/>
          <w:szCs w:val="24"/>
          <w:vertAlign w:val="superscript"/>
        </w:rPr>
        <w:t> </w:t>
      </w:r>
      <w:r w:rsidRPr="00E747D0">
        <w:rPr>
          <w:rFonts w:asciiTheme="minorHAnsi" w:hAnsiTheme="minorHAnsi" w:cstheme="minorHAnsi"/>
          <w:i/>
          <w:color w:val="000000"/>
          <w:sz w:val="24"/>
          <w:szCs w:val="24"/>
        </w:rPr>
        <w:t>the God of our Lord Jesus Christ, the Father of glory,</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may give you spiritual wisdom and revelation</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in your growing knowledge of him</w:t>
      </w:r>
      <w:r w:rsidRPr="00E747D0">
        <w:rPr>
          <w:sz w:val="24"/>
          <w:szCs w:val="24"/>
        </w:rPr>
        <w:t xml:space="preserve"> (Ephesians 1:17</w:t>
      </w:r>
      <w:r>
        <w:rPr>
          <w:sz w:val="24"/>
          <w:szCs w:val="24"/>
        </w:rPr>
        <w:t>)</w:t>
      </w:r>
      <w:r w:rsidRPr="00E747D0">
        <w:rPr>
          <w:sz w:val="24"/>
          <w:szCs w:val="24"/>
        </w:rPr>
        <w:t xml:space="preserve">. I’m praying this prayer in earnest, not only for each reader who picks up this study, but also for the one who is writing it! </w:t>
      </w:r>
    </w:p>
    <w:p w14:paraId="77EB1D50" w14:textId="77777777" w:rsidR="009548D2" w:rsidRDefault="009548D2" w:rsidP="009548D2">
      <w:pPr>
        <w:spacing w:after="0" w:line="261" w:lineRule="auto"/>
        <w:ind w:right="11" w:firstLine="721"/>
        <w:jc w:val="both"/>
        <w:rPr>
          <w:sz w:val="24"/>
          <w:szCs w:val="24"/>
        </w:rPr>
      </w:pPr>
    </w:p>
    <w:p w14:paraId="11D07BA1" w14:textId="77777777" w:rsidR="009548D2" w:rsidRDefault="009548D2" w:rsidP="009548D2">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Three in One</w:t>
      </w:r>
    </w:p>
    <w:p w14:paraId="062382D1" w14:textId="77777777" w:rsidR="009548D2" w:rsidRPr="00823F3F" w:rsidRDefault="009548D2" w:rsidP="009548D2">
      <w:pPr>
        <w:spacing w:after="0"/>
      </w:pPr>
    </w:p>
    <w:p w14:paraId="1B5E4FAA" w14:textId="77777777" w:rsidR="00631259" w:rsidRDefault="009548D2" w:rsidP="009548D2">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Pr>
          <w:sz w:val="24"/>
          <w:szCs w:val="24"/>
        </w:rPr>
        <w:t xml:space="preserve">Yet, </w:t>
      </w:r>
      <w:r w:rsidRPr="006E3984">
        <w:rPr>
          <w:sz w:val="24"/>
          <w:szCs w:val="24"/>
        </w:rPr>
        <w:t>God has disclosed Himself in the Bible as three persons who coexist as One, hence the name Trinity (it means three)</w:t>
      </w:r>
      <w:r>
        <w:rPr>
          <w:sz w:val="24"/>
          <w:szCs w:val="24"/>
        </w:rPr>
        <w:t>.</w:t>
      </w:r>
      <w:r w:rsidRPr="006E3984">
        <w:rPr>
          <w:sz w:val="24"/>
          <w:szCs w:val="24"/>
        </w:rPr>
        <w:t xml:space="preserve"> Each person of the Godhead has different, yet unique rolls. And to the degree that we understand each of their roles, will greatly affect our view of God.</w:t>
      </w:r>
    </w:p>
    <w:p w14:paraId="0C22E808" w14:textId="77777777" w:rsidR="00631259" w:rsidRDefault="00631259" w:rsidP="009548D2">
      <w:pPr>
        <w:spacing w:after="0"/>
        <w:ind w:left="-15" w:right="6" w:firstLine="721"/>
        <w:jc w:val="both"/>
        <w:rPr>
          <w:sz w:val="24"/>
          <w:szCs w:val="24"/>
        </w:rPr>
      </w:pPr>
    </w:p>
    <w:p w14:paraId="322C2205" w14:textId="77777777" w:rsidR="009548D2" w:rsidRDefault="009548D2" w:rsidP="009548D2">
      <w:pPr>
        <w:spacing w:after="0"/>
        <w:ind w:left="-15" w:right="6" w:firstLine="721"/>
        <w:jc w:val="both"/>
        <w:rPr>
          <w:sz w:val="24"/>
          <w:szCs w:val="24"/>
        </w:rPr>
      </w:pPr>
      <w:r w:rsidRPr="006E3984">
        <w:rPr>
          <w:sz w:val="24"/>
          <w:szCs w:val="24"/>
        </w:rPr>
        <w:t xml:space="preserve">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chapter)</w:t>
      </w:r>
      <w:r>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21EC9C" w14:textId="77777777" w:rsidR="009548D2" w:rsidRDefault="009548D2" w:rsidP="009548D2">
      <w:pPr>
        <w:spacing w:after="0"/>
        <w:ind w:left="-15" w:right="6" w:firstLine="721"/>
        <w:jc w:val="both"/>
        <w:rPr>
          <w:sz w:val="24"/>
          <w:szCs w:val="24"/>
        </w:rPr>
      </w:pPr>
    </w:p>
    <w:p w14:paraId="4A7F11DC" w14:textId="77777777" w:rsidR="009548D2" w:rsidRDefault="009548D2" w:rsidP="009548D2">
      <w:pPr>
        <w:spacing w:after="0" w:line="252" w:lineRule="auto"/>
        <w:ind w:left="25" w:right="28" w:hanging="6"/>
        <w:jc w:val="center"/>
        <w:rPr>
          <w:b/>
          <w:sz w:val="24"/>
          <w:szCs w:val="24"/>
        </w:rPr>
      </w:pPr>
      <w:r w:rsidRPr="00823F3F">
        <w:rPr>
          <w:b/>
          <w:sz w:val="24"/>
          <w:szCs w:val="24"/>
        </w:rPr>
        <w:t xml:space="preserve">Genesis 1:1-2  </w:t>
      </w:r>
    </w:p>
    <w:p w14:paraId="07DD0210" w14:textId="77777777" w:rsidR="009548D2" w:rsidRPr="00823F3F" w:rsidRDefault="009548D2" w:rsidP="009548D2">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44A4CAD2" w14:textId="77777777" w:rsidR="00631259" w:rsidRDefault="00631259" w:rsidP="009548D2">
      <w:pPr>
        <w:spacing w:after="0"/>
        <w:ind w:left="-15" w:right="6" w:firstLine="721"/>
        <w:jc w:val="both"/>
        <w:rPr>
          <w:sz w:val="24"/>
          <w:szCs w:val="24"/>
        </w:rPr>
      </w:pPr>
    </w:p>
    <w:p w14:paraId="0105BE2C" w14:textId="77777777" w:rsidR="009548D2" w:rsidRDefault="009548D2" w:rsidP="009548D2">
      <w:pPr>
        <w:spacing w:after="0"/>
        <w:ind w:left="-15" w:right="6" w:firstLine="721"/>
        <w:jc w:val="both"/>
        <w:rPr>
          <w:sz w:val="24"/>
          <w:szCs w:val="24"/>
        </w:rPr>
      </w:pPr>
      <w:r>
        <w:rPr>
          <w:sz w:val="24"/>
          <w:szCs w:val="24"/>
        </w:rPr>
        <w:t>Right there in Genesis 1:1-2 is the Triune God -</w:t>
      </w:r>
      <w:r w:rsidRPr="006E3984">
        <w:rPr>
          <w:sz w:val="24"/>
          <w:szCs w:val="24"/>
        </w:rPr>
        <w:t xml:space="preserve"> the Father, the Son and the Holy Spirit. Albeit, they are not so obvious unless you have some knowledge of Hebrew grammar. I’ll explain. </w:t>
      </w:r>
    </w:p>
    <w:p w14:paraId="545D5654" w14:textId="77777777" w:rsidR="00F04664" w:rsidRDefault="009548D2" w:rsidP="009548D2">
      <w:pPr>
        <w:ind w:left="-15" w:right="6"/>
        <w:jc w:val="both"/>
        <w:rPr>
          <w:sz w:val="24"/>
          <w:szCs w:val="24"/>
        </w:rPr>
      </w:pPr>
      <w:r w:rsidRPr="006E3984">
        <w:rPr>
          <w:sz w:val="24"/>
          <w:szCs w:val="24"/>
        </w:rPr>
        <w:t>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 </w:t>
      </w:r>
    </w:p>
    <w:p w14:paraId="1BC5C523" w14:textId="77777777" w:rsidR="009548D2" w:rsidRDefault="009548D2" w:rsidP="00F04664">
      <w:pPr>
        <w:ind w:left="-15" w:right="6" w:firstLine="735"/>
        <w:jc w:val="both"/>
        <w:rPr>
          <w:sz w:val="24"/>
          <w:szCs w:val="24"/>
        </w:rPr>
      </w:pPr>
      <w:r w:rsidRPr="006E3984">
        <w:rPr>
          <w:sz w:val="24"/>
          <w:szCs w:val="24"/>
        </w:rPr>
        <w:t xml:space="preserve">Since the Bible states that God is One, </w:t>
      </w:r>
      <w:r>
        <w:rPr>
          <w:sz w:val="24"/>
          <w:szCs w:val="24"/>
        </w:rPr>
        <w:t>t</w:t>
      </w:r>
      <w:r w:rsidRPr="006E3984">
        <w:rPr>
          <w:sz w:val="24"/>
          <w:szCs w:val="24"/>
        </w:rPr>
        <w:t>he question</w:t>
      </w:r>
      <w:r>
        <w:rPr>
          <w:sz w:val="24"/>
          <w:szCs w:val="24"/>
        </w:rPr>
        <w:t xml:space="preserve"> that begs to be asked is, </w:t>
      </w:r>
      <w:r w:rsidRPr="006E3984">
        <w:rPr>
          <w:sz w:val="24"/>
          <w:szCs w:val="24"/>
        </w:rPr>
        <w:t>why is the name Elohim plural? Clearly, God Creator and King is both Father, Son and Spirit</w:t>
      </w:r>
      <w:r w:rsidR="00F04664">
        <w:rPr>
          <w:sz w:val="24"/>
          <w:szCs w:val="24"/>
        </w:rPr>
        <w:t>.</w:t>
      </w:r>
      <w:r w:rsidRPr="006E3984">
        <w:rPr>
          <w:sz w:val="24"/>
          <w:szCs w:val="24"/>
        </w:rPr>
        <w:t xml:space="preserve">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00F04664" w:rsidRPr="00F04664">
        <w:rPr>
          <w:sz w:val="24"/>
          <w:szCs w:val="24"/>
          <w:u w:val="single" w:color="000000"/>
        </w:rPr>
        <w:t>U</w:t>
      </w:r>
      <w:r w:rsidRPr="00F04664">
        <w:rPr>
          <w:sz w:val="24"/>
          <w:szCs w:val="24"/>
          <w:u w:val="single" w:color="000000"/>
        </w:rPr>
        <w:t>s</w:t>
      </w:r>
      <w:r w:rsidRPr="006E3984">
        <w:rPr>
          <w:i/>
          <w:sz w:val="24"/>
          <w:szCs w:val="24"/>
        </w:rPr>
        <w:t xml:space="preserve"> </w:t>
      </w:r>
      <w:r w:rsidRPr="006E3984">
        <w:rPr>
          <w:sz w:val="24"/>
          <w:szCs w:val="24"/>
        </w:rPr>
        <w:t xml:space="preserve">make man in our image,” and then again in Genesis 11:7, “Let </w:t>
      </w:r>
      <w:r w:rsidRPr="00F04664">
        <w:rPr>
          <w:sz w:val="24"/>
          <w:szCs w:val="24"/>
          <w:u w:val="single"/>
        </w:rPr>
        <w:t>Us</w:t>
      </w:r>
      <w:r w:rsidRPr="006E3984">
        <w:rPr>
          <w:sz w:val="24"/>
          <w:szCs w:val="24"/>
        </w:rPr>
        <w:t xml:space="preserve"> go down”. We find one more example is Isaiah’s commission where they asked, “Who will go for </w:t>
      </w:r>
      <w:r w:rsidRPr="00F04664">
        <w:rPr>
          <w:sz w:val="24"/>
          <w:szCs w:val="24"/>
          <w:u w:val="single"/>
        </w:rPr>
        <w:t>U</w:t>
      </w:r>
      <w:r w:rsidRPr="00F04664">
        <w:rPr>
          <w:sz w:val="24"/>
          <w:szCs w:val="24"/>
          <w:u w:val="single" w:color="000000"/>
        </w:rPr>
        <w:t>s</w:t>
      </w:r>
      <w:r w:rsidRPr="00F04664">
        <w:rPr>
          <w:sz w:val="24"/>
          <w:szCs w:val="24"/>
        </w:rPr>
        <w:t>?</w:t>
      </w:r>
      <w:r w:rsidRPr="006E3984">
        <w:rPr>
          <w:i/>
          <w:sz w:val="24"/>
          <w:szCs w:val="24"/>
        </w:rPr>
        <w:t>”</w:t>
      </w:r>
      <w:r w:rsidRPr="006E3984">
        <w:rPr>
          <w:sz w:val="24"/>
          <w:szCs w:val="24"/>
        </w:rPr>
        <w:t xml:space="preserve"> (Genesis 3:22; Isaiah 6:8)</w:t>
      </w:r>
      <w:r>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D288EE2" w14:textId="77777777" w:rsidR="009548D2" w:rsidRDefault="009548D2" w:rsidP="009548D2">
      <w:pPr>
        <w:spacing w:after="5" w:line="252" w:lineRule="auto"/>
        <w:ind w:left="25" w:right="28" w:hanging="6"/>
        <w:jc w:val="center"/>
        <w:rPr>
          <w:b/>
          <w:sz w:val="24"/>
          <w:szCs w:val="24"/>
        </w:rPr>
      </w:pPr>
      <w:r w:rsidRPr="00823F3F">
        <w:rPr>
          <w:b/>
          <w:sz w:val="24"/>
          <w:szCs w:val="24"/>
        </w:rPr>
        <w:t xml:space="preserve">Ephesians 4:4-6  </w:t>
      </w:r>
    </w:p>
    <w:p w14:paraId="67FE2C4C" w14:textId="77777777" w:rsidR="009548D2" w:rsidRDefault="009548D2" w:rsidP="009548D2">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There is one body and one Spirit, just as you too were called to the one hope of your calling,</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Lord, one faith, one baptism,</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God and Father of all, who is over all and through all and in all.</w:t>
      </w:r>
    </w:p>
    <w:p w14:paraId="1CF6424B" w14:textId="77777777" w:rsidR="009548D2" w:rsidRPr="00823F3F" w:rsidRDefault="009548D2" w:rsidP="009548D2">
      <w:pPr>
        <w:spacing w:after="5" w:line="252" w:lineRule="auto"/>
        <w:ind w:left="25" w:right="28" w:hanging="6"/>
        <w:jc w:val="center"/>
        <w:rPr>
          <w:rFonts w:asciiTheme="minorHAnsi" w:hAnsiTheme="minorHAnsi" w:cstheme="minorHAnsi"/>
          <w:b/>
          <w:i/>
          <w:sz w:val="24"/>
          <w:szCs w:val="24"/>
        </w:rPr>
      </w:pPr>
    </w:p>
    <w:p w14:paraId="2E59F331" w14:textId="77777777" w:rsidR="009548D2" w:rsidRDefault="009548D2" w:rsidP="009548D2">
      <w:pPr>
        <w:spacing w:after="0"/>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4BD35E44" w14:textId="77777777" w:rsidR="00631259" w:rsidRDefault="00631259" w:rsidP="009548D2">
      <w:pPr>
        <w:spacing w:after="0"/>
        <w:ind w:left="10" w:right="24" w:firstLine="710"/>
        <w:jc w:val="both"/>
        <w:rPr>
          <w:i/>
          <w:sz w:val="24"/>
          <w:szCs w:val="24"/>
        </w:rPr>
      </w:pPr>
    </w:p>
    <w:p w14:paraId="06D42AC7" w14:textId="77777777" w:rsidR="00631259" w:rsidRDefault="00631259" w:rsidP="00EF73C9">
      <w:pPr>
        <w:pStyle w:val="ListParagraph"/>
        <w:numPr>
          <w:ilvl w:val="0"/>
          <w:numId w:val="6"/>
        </w:numPr>
        <w:rPr>
          <w:sz w:val="24"/>
          <w:szCs w:val="24"/>
        </w:rPr>
      </w:pPr>
      <w:r>
        <w:rPr>
          <w:sz w:val="24"/>
          <w:szCs w:val="24"/>
        </w:rPr>
        <w:t xml:space="preserve">Are you familiar with the Apostles Creed? __________________________________ </w:t>
      </w:r>
    </w:p>
    <w:p w14:paraId="1479C021" w14:textId="77777777" w:rsidR="00631259" w:rsidRDefault="009548D2" w:rsidP="009548D2">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and a brother, the God and King of the universes can be Father, Son and Spirit, three but One in the same. </w:t>
      </w:r>
    </w:p>
    <w:p w14:paraId="1DCC6F6F" w14:textId="77777777" w:rsidR="00631259" w:rsidRPr="0034766B" w:rsidRDefault="00631259" w:rsidP="00EF73C9">
      <w:pPr>
        <w:pStyle w:val="ListParagraph"/>
        <w:numPr>
          <w:ilvl w:val="0"/>
          <w:numId w:val="5"/>
        </w:numPr>
        <w:rPr>
          <w:sz w:val="24"/>
          <w:szCs w:val="24"/>
        </w:rPr>
      </w:pPr>
      <w:r>
        <w:rPr>
          <w:sz w:val="24"/>
          <w:szCs w:val="24"/>
        </w:rPr>
        <w:t>Do you have another analogy to compare the Trinity? _________________________</w:t>
      </w:r>
    </w:p>
    <w:p w14:paraId="46DBA6B4" w14:textId="77777777" w:rsidR="00631259" w:rsidRDefault="00631259" w:rsidP="00631259">
      <w:pPr>
        <w:spacing w:after="199"/>
        <w:ind w:left="-15" w:right="6" w:firstLine="721"/>
        <w:jc w:val="both"/>
        <w:rPr>
          <w:sz w:val="24"/>
          <w:szCs w:val="24"/>
        </w:rPr>
      </w:pPr>
      <w:r>
        <w:rPr>
          <w:sz w:val="24"/>
          <w:szCs w:val="24"/>
        </w:rPr>
        <w:t>________________________________________________________________________</w:t>
      </w:r>
    </w:p>
    <w:p w14:paraId="739715C3" w14:textId="77777777" w:rsidR="009548D2" w:rsidRPr="006E3984" w:rsidRDefault="009548D2" w:rsidP="009548D2">
      <w:pPr>
        <w:spacing w:after="199"/>
        <w:ind w:left="-15" w:right="6" w:firstLine="721"/>
        <w:jc w:val="both"/>
        <w:rPr>
          <w:sz w:val="24"/>
          <w:szCs w:val="24"/>
        </w:rPr>
      </w:pPr>
      <w:r w:rsidRPr="006E3984">
        <w:rPr>
          <w:sz w:val="24"/>
          <w:szCs w:val="24"/>
        </w:rPr>
        <w:t xml:space="preserve">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A87E0F">
        <w:rPr>
          <w:i/>
          <w:sz w:val="24"/>
          <w:szCs w:val="24"/>
          <w:u w:color="000000"/>
        </w:rPr>
        <w:t>3 in One: A Picture of God.</w:t>
      </w:r>
      <w:r w:rsidRPr="006E3984">
        <w:rPr>
          <w:sz w:val="24"/>
          <w:szCs w:val="24"/>
        </w:rPr>
        <w:t xml:space="preserve"> </w:t>
      </w:r>
    </w:p>
    <w:p w14:paraId="062AD9E5" w14:textId="77777777" w:rsidR="009548D2" w:rsidRPr="006E3984" w:rsidRDefault="009548D2" w:rsidP="009548D2">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34F5EA01" w14:textId="77777777" w:rsidR="009548D2" w:rsidRDefault="009548D2" w:rsidP="009548D2">
      <w:pPr>
        <w:spacing w:after="0"/>
        <w:ind w:left="-15" w:right="6"/>
        <w:rPr>
          <w:sz w:val="24"/>
          <w:szCs w:val="24"/>
        </w:rPr>
      </w:pPr>
      <w:r w:rsidRPr="006E3984">
        <w:rPr>
          <w:sz w:val="24"/>
          <w:szCs w:val="24"/>
        </w:rPr>
        <w:t xml:space="preserve">3:21-22, 9:28-36; Mark 1:19-11, 9:2-13; Matthew 3:13-17, 17:1-13 </w:t>
      </w:r>
    </w:p>
    <w:p w14:paraId="591EEA99" w14:textId="77777777" w:rsidR="009548D2" w:rsidRPr="009548D2" w:rsidRDefault="009548D2" w:rsidP="001C1FA3">
      <w:pPr>
        <w:pStyle w:val="chapter-1"/>
        <w:jc w:val="center"/>
        <w:rPr>
          <w:rStyle w:val="text"/>
          <w:rFonts w:asciiTheme="minorHAnsi" w:eastAsiaTheme="minorEastAsia" w:hAnsiTheme="minorHAnsi" w:cstheme="minorBidi"/>
          <w:b/>
          <w:sz w:val="28"/>
          <w:szCs w:val="28"/>
        </w:rPr>
      </w:pPr>
      <w:r w:rsidRPr="009548D2">
        <w:rPr>
          <w:rStyle w:val="text"/>
          <w:rFonts w:asciiTheme="minorHAnsi" w:eastAsiaTheme="minorEastAsia" w:hAnsiTheme="minorHAnsi" w:cstheme="minorBidi"/>
          <w:b/>
          <w:sz w:val="28"/>
          <w:szCs w:val="28"/>
        </w:rPr>
        <w:t>Favored One</w:t>
      </w:r>
    </w:p>
    <w:p w14:paraId="121ADF4E" w14:textId="77777777" w:rsidR="003171AB" w:rsidRPr="00C21EB2" w:rsidRDefault="003171AB" w:rsidP="003171AB">
      <w:pPr>
        <w:ind w:left="-15" w:right="6" w:firstLine="721"/>
        <w:jc w:val="both"/>
        <w:rPr>
          <w:sz w:val="24"/>
          <w:szCs w:val="24"/>
        </w:rPr>
      </w:pPr>
      <w:r>
        <w:rPr>
          <w:sz w:val="24"/>
          <w:szCs w:val="24"/>
        </w:rPr>
        <w:t xml:space="preserve">Every now and again </w:t>
      </w:r>
      <w:r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Pr="00887DCF">
        <w:rPr>
          <w:noProof/>
          <w:sz w:val="24"/>
          <w:szCs w:val="24"/>
        </w:rPr>
        <w:t>point,</w:t>
      </w:r>
      <w:r w:rsidRPr="00887DCF">
        <w:rPr>
          <w:sz w:val="24"/>
          <w:szCs w:val="24"/>
        </w:rPr>
        <w:t xml:space="preserve"> is Ephesians 1:6. We are going to hold this jewel up to the light and be amazed with wonder at the riches the prisms reveal. Be prepared to be blessed… </w:t>
      </w:r>
      <w:r w:rsidRPr="00C21EB2">
        <w:rPr>
          <w:sz w:val="24"/>
          <w:szCs w:val="24"/>
        </w:rPr>
        <w:t xml:space="preserve">favored one! </w:t>
      </w:r>
    </w:p>
    <w:p w14:paraId="2BF56025" w14:textId="77777777" w:rsidR="003171AB" w:rsidRPr="00C21EB2" w:rsidRDefault="003171AB" w:rsidP="003171AB">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Pr>
          <w:i/>
          <w:sz w:val="24"/>
          <w:szCs w:val="24"/>
        </w:rPr>
        <w:t>in Christ…</w:t>
      </w:r>
      <w:r w:rsidRPr="00C21EB2">
        <w:rPr>
          <w:sz w:val="24"/>
          <w:szCs w:val="24"/>
        </w:rPr>
        <w:t xml:space="preserve">the Beloved. </w:t>
      </w:r>
    </w:p>
    <w:p w14:paraId="7F7636BE" w14:textId="77777777" w:rsidR="003171AB" w:rsidRPr="00887DCF" w:rsidRDefault="003171AB" w:rsidP="003171AB">
      <w:pPr>
        <w:spacing w:after="146" w:line="268" w:lineRule="auto"/>
        <w:ind w:left="-15" w:right="10" w:firstLine="721"/>
        <w:jc w:val="both"/>
        <w:rPr>
          <w:sz w:val="24"/>
          <w:szCs w:val="24"/>
        </w:rPr>
      </w:pPr>
      <w:r>
        <w:rPr>
          <w:sz w:val="24"/>
          <w:szCs w:val="24"/>
        </w:rPr>
        <w:t>But i</w:t>
      </w:r>
      <w:r w:rsidRPr="00887DCF">
        <w:rPr>
          <w:sz w:val="24"/>
          <w:szCs w:val="24"/>
        </w:rPr>
        <w:t xml:space="preserve">n King James, the word </w:t>
      </w:r>
      <w:r w:rsidRPr="00C21EB2">
        <w:rPr>
          <w:sz w:val="24"/>
          <w:szCs w:val="24"/>
        </w:rPr>
        <w:t xml:space="preserve">is accepted, however, </w:t>
      </w:r>
      <w:r>
        <w:rPr>
          <w:sz w:val="24"/>
          <w:szCs w:val="24"/>
        </w:rPr>
        <w:t xml:space="preserve">some </w:t>
      </w:r>
      <w:r w:rsidRPr="00C21EB2">
        <w:rPr>
          <w:sz w:val="24"/>
          <w:szCs w:val="24"/>
        </w:rPr>
        <w:t>other translators choose the word favored. When you think about the word accepted, don’t you normally think in terms of receiving</w:t>
      </w:r>
      <w:r w:rsidRPr="00887DCF">
        <w:rPr>
          <w:sz w:val="24"/>
          <w:szCs w:val="24"/>
        </w:rPr>
        <w:t xml:space="preserve"> something half-heartedly? If you’re a person like me who tends to see the glass half empty instead of half full, the word </w:t>
      </w:r>
      <w:r w:rsidRPr="00887DCF">
        <w:rPr>
          <w:i/>
          <w:sz w:val="24"/>
          <w:szCs w:val="24"/>
        </w:rPr>
        <w:t>accepted</w:t>
      </w:r>
      <w:r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an altogether different message in mind.  </w:t>
      </w:r>
    </w:p>
    <w:p w14:paraId="751F05EA" w14:textId="77777777" w:rsidR="003171AB" w:rsidRPr="00C21EB2" w:rsidRDefault="003171AB" w:rsidP="003171AB">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Pr>
          <w:sz w:val="24"/>
          <w:szCs w:val="24"/>
        </w:rPr>
        <w:t xml:space="preserve">underline </w:t>
      </w:r>
      <w:r w:rsidRPr="00887DCF">
        <w:rPr>
          <w:sz w:val="24"/>
          <w:szCs w:val="24"/>
        </w:rPr>
        <w:t>the w</w:t>
      </w:r>
      <w:r>
        <w:rPr>
          <w:sz w:val="24"/>
          <w:szCs w:val="24"/>
        </w:rPr>
        <w:t xml:space="preserve">ords in the following passages. </w:t>
      </w:r>
      <w:r w:rsidRPr="00C21EB2">
        <w:rPr>
          <w:sz w:val="24"/>
          <w:szCs w:val="24"/>
        </w:rPr>
        <w:t>Ephesia</w:t>
      </w:r>
      <w:r>
        <w:rPr>
          <w:sz w:val="24"/>
          <w:szCs w:val="24"/>
        </w:rPr>
        <w:t xml:space="preserve">ns </w:t>
      </w:r>
      <w:r w:rsidRPr="00C21EB2">
        <w:rPr>
          <w:sz w:val="24"/>
          <w:szCs w:val="24"/>
        </w:rPr>
        <w:t>1:5</w:t>
      </w:r>
      <w:r>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4232DB9E" w14:textId="77777777" w:rsidR="003171AB" w:rsidRDefault="003171AB" w:rsidP="003171AB">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34200EBF" w14:textId="77777777" w:rsidR="003171AB" w:rsidRPr="00887DCF" w:rsidRDefault="003171AB" w:rsidP="00EF73C9">
      <w:pPr>
        <w:numPr>
          <w:ilvl w:val="0"/>
          <w:numId w:val="44"/>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relate to both words</w:t>
      </w:r>
      <w:r>
        <w:rPr>
          <w:sz w:val="24"/>
          <w:szCs w:val="24"/>
        </w:rPr>
        <w:t>.</w:t>
      </w:r>
      <w:r w:rsidRPr="00887DCF">
        <w:rPr>
          <w:sz w:val="24"/>
          <w:szCs w:val="24"/>
        </w:rPr>
        <w:t xml:space="preserve"> </w:t>
      </w:r>
    </w:p>
    <w:p w14:paraId="4CE280C4" w14:textId="77777777" w:rsidR="003171AB" w:rsidRPr="00887DCF" w:rsidRDefault="003171AB" w:rsidP="00EF73C9">
      <w:pPr>
        <w:numPr>
          <w:ilvl w:val="0"/>
          <w:numId w:val="44"/>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2872AEB4" w14:textId="77777777" w:rsidR="003171AB" w:rsidRPr="00887DCF" w:rsidRDefault="003171AB" w:rsidP="003171AB">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52A4FE84" w14:textId="77777777" w:rsidR="003171AB" w:rsidRDefault="003171AB" w:rsidP="003171AB">
      <w:pPr>
        <w:ind w:left="-15" w:right="6"/>
        <w:rPr>
          <w:sz w:val="24"/>
          <w:szCs w:val="24"/>
        </w:rPr>
      </w:pPr>
      <w:r w:rsidRPr="00887DCF">
        <w:rPr>
          <w:sz w:val="24"/>
          <w:szCs w:val="24"/>
        </w:rPr>
        <w:t xml:space="preserve">3:17, 12:18, 17:5; 2 Peter 1:16-17; Mark 1:11 </w:t>
      </w:r>
    </w:p>
    <w:p w14:paraId="1EC4E09A" w14:textId="77777777" w:rsidR="003171AB" w:rsidRPr="00887DCF" w:rsidRDefault="003171AB" w:rsidP="003171AB">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is the unrivaled object 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01E934D6" w14:textId="77777777" w:rsidR="003171AB" w:rsidRPr="00887DCF" w:rsidRDefault="003171AB" w:rsidP="003171AB">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6A9CB4C1" w14:textId="77777777" w:rsidR="003171AB" w:rsidRDefault="00F617C7" w:rsidP="003171AB">
      <w:pPr>
        <w:ind w:left="-15" w:right="6" w:firstLine="629"/>
        <w:jc w:val="both"/>
        <w:rPr>
          <w:sz w:val="24"/>
          <w:szCs w:val="24"/>
        </w:rPr>
      </w:pPr>
      <w:r>
        <w:rPr>
          <w:sz w:val="24"/>
          <w:szCs w:val="24"/>
        </w:rPr>
        <w:t>T</w:t>
      </w:r>
      <w:r w:rsidR="003171AB" w:rsidRPr="00887DCF">
        <w:rPr>
          <w:sz w:val="24"/>
          <w:szCs w:val="24"/>
        </w:rPr>
        <w:t xml:space="preserve">o make some personal applications, perhaps we need to step aside for a moment to think through the implications of these wonders. Do you struggle with feeling insignificant? When you read the Bible, do you think about the people listed as </w:t>
      </w:r>
      <w:r w:rsidR="003171AB" w:rsidRPr="00887DCF">
        <w:rPr>
          <w:noProof/>
          <w:sz w:val="24"/>
          <w:szCs w:val="24"/>
        </w:rPr>
        <w:t>super</w:t>
      </w:r>
      <w:r w:rsidR="003171AB" w:rsidRPr="00887DCF">
        <w:rPr>
          <w:sz w:val="24"/>
          <w:szCs w:val="24"/>
        </w:rPr>
        <w:t xml:space="preserve"> humans? Well - they were not. They were every bit as human and you and </w:t>
      </w:r>
      <w:r w:rsidR="003171AB" w:rsidRPr="00887DCF">
        <w:rPr>
          <w:noProof/>
          <w:sz w:val="24"/>
          <w:szCs w:val="24"/>
        </w:rPr>
        <w:t>me,</w:t>
      </w:r>
      <w:r w:rsidR="003171AB" w:rsidRPr="00887DCF">
        <w:rPr>
          <w:sz w:val="24"/>
          <w:szCs w:val="24"/>
        </w:rPr>
        <w:t xml:space="preserve"> granted they lived in another time in history. Take Mary, the mother of Jesus</w:t>
      </w:r>
      <w:r w:rsidR="003171AB">
        <w:rPr>
          <w:sz w:val="24"/>
          <w:szCs w:val="24"/>
        </w:rPr>
        <w:t>,</w:t>
      </w:r>
      <w:r w:rsidR="003171AB" w:rsidRPr="00887DCF">
        <w:rPr>
          <w:sz w:val="24"/>
          <w:szCs w:val="24"/>
        </w:rPr>
        <w:t xml:space="preserve"> for example. Can you imagine the thoughts running through her teenage mind when she was visited by the angel Gabriel? </w:t>
      </w:r>
      <w:r w:rsidR="003171AB">
        <w:rPr>
          <w:sz w:val="24"/>
          <w:szCs w:val="24"/>
        </w:rPr>
        <w:t>B</w:t>
      </w:r>
      <w:r w:rsidR="003171AB" w:rsidRPr="00887DCF">
        <w:rPr>
          <w:sz w:val="24"/>
          <w:szCs w:val="24"/>
        </w:rPr>
        <w:t>efore He announce</w:t>
      </w:r>
      <w:r w:rsidR="003171AB">
        <w:rPr>
          <w:sz w:val="24"/>
          <w:szCs w:val="24"/>
        </w:rPr>
        <w:t>d</w:t>
      </w:r>
      <w:r w:rsidR="003171AB" w:rsidRPr="00887DCF">
        <w:rPr>
          <w:sz w:val="24"/>
          <w:szCs w:val="24"/>
        </w:rPr>
        <w:t xml:space="preserve"> that her womb would </w:t>
      </w:r>
      <w:r w:rsidR="003171AB">
        <w:rPr>
          <w:sz w:val="24"/>
          <w:szCs w:val="24"/>
        </w:rPr>
        <w:t>be</w:t>
      </w:r>
      <w:r w:rsidR="003171AB" w:rsidRPr="00887DCF">
        <w:rPr>
          <w:sz w:val="24"/>
          <w:szCs w:val="24"/>
        </w:rPr>
        <w:t xml:space="preserve"> the incubator of Immanuel, in fact, the Holy of Holies,” he declared her standing with God. Gabriel said: “Greetings, you who are </w:t>
      </w:r>
      <w:r w:rsidR="003171AB" w:rsidRPr="00887DCF">
        <w:rPr>
          <w:i/>
          <w:sz w:val="24"/>
          <w:szCs w:val="24"/>
        </w:rPr>
        <w:t>highly favored.</w:t>
      </w:r>
      <w:r w:rsidR="003171AB" w:rsidRPr="00887DCF">
        <w:rPr>
          <w:sz w:val="24"/>
          <w:szCs w:val="24"/>
        </w:rPr>
        <w:t xml:space="preserve"> The Lord is with you.” Luke 1:28 (NIV) We marvel at this encounter and the great honor bestowed upon Mary</w:t>
      </w:r>
      <w:r w:rsidR="003171AB">
        <w:rPr>
          <w:sz w:val="24"/>
          <w:szCs w:val="24"/>
        </w:rPr>
        <w:t>,</w:t>
      </w:r>
      <w:r w:rsidR="003171AB" w:rsidRPr="00887DCF">
        <w:rPr>
          <w:sz w:val="24"/>
          <w:szCs w:val="24"/>
        </w:rPr>
        <w:t xml:space="preserve"> don’t we? And rightfully so. But please don’t miss this hidden treasure; the </w:t>
      </w:r>
      <w:r w:rsidR="003171AB" w:rsidRPr="00C21EB2">
        <w:rPr>
          <w:sz w:val="24"/>
          <w:szCs w:val="24"/>
        </w:rPr>
        <w:t xml:space="preserve">words </w:t>
      </w:r>
      <w:r w:rsidR="003171AB" w:rsidRPr="00C21EB2">
        <w:rPr>
          <w:i/>
          <w:sz w:val="24"/>
          <w:szCs w:val="24"/>
        </w:rPr>
        <w:t>highly favored</w:t>
      </w:r>
      <w:r w:rsidR="003171AB" w:rsidRPr="00C21EB2">
        <w:rPr>
          <w:sz w:val="24"/>
          <w:szCs w:val="24"/>
        </w:rPr>
        <w:t xml:space="preserve"> are the exact same word used in Ephesians 1:6 for </w:t>
      </w:r>
      <w:r w:rsidR="003171AB" w:rsidRPr="00C21EB2">
        <w:rPr>
          <w:i/>
          <w:sz w:val="24"/>
          <w:szCs w:val="24"/>
        </w:rPr>
        <w:t>accepted.</w:t>
      </w:r>
      <w:r w:rsidR="003171AB" w:rsidRPr="00C21EB2">
        <w:rPr>
          <w:sz w:val="24"/>
          <w:szCs w:val="24"/>
        </w:rPr>
        <w:t xml:space="preserve"> </w:t>
      </w:r>
      <w:r w:rsidR="003171AB">
        <w:rPr>
          <w:sz w:val="24"/>
          <w:szCs w:val="24"/>
        </w:rPr>
        <w:t>Just think of</w:t>
      </w:r>
      <w:r w:rsidR="003171AB" w:rsidRPr="00C21EB2">
        <w:rPr>
          <w:sz w:val="24"/>
          <w:szCs w:val="24"/>
        </w:rPr>
        <w:t xml:space="preserve"> the implications of that</w:t>
      </w:r>
      <w:r w:rsidR="003171AB">
        <w:rPr>
          <w:sz w:val="24"/>
          <w:szCs w:val="24"/>
        </w:rPr>
        <w:t>.</w:t>
      </w:r>
      <w:r w:rsidR="003171AB" w:rsidRPr="00C21EB2">
        <w:rPr>
          <w:sz w:val="24"/>
          <w:szCs w:val="24"/>
        </w:rPr>
        <w:t xml:space="preserve">  Albeit hard to believe…  if you are in Christ, then you are</w:t>
      </w:r>
      <w:r w:rsidR="003171AB" w:rsidRPr="00887DCF">
        <w:rPr>
          <w:sz w:val="24"/>
          <w:szCs w:val="24"/>
        </w:rPr>
        <w:t xml:space="preserve"> as highly favored by God as the Virgin Mary!  </w:t>
      </w:r>
    </w:p>
    <w:p w14:paraId="18CF471B" w14:textId="77777777" w:rsidR="003171AB" w:rsidRDefault="003171AB" w:rsidP="003171AB">
      <w:pPr>
        <w:spacing w:after="5" w:line="252" w:lineRule="auto"/>
        <w:ind w:left="25" w:right="33" w:hanging="6"/>
        <w:jc w:val="center"/>
        <w:rPr>
          <w:b/>
          <w:i/>
          <w:sz w:val="24"/>
          <w:szCs w:val="24"/>
        </w:rPr>
      </w:pPr>
      <w:r w:rsidRPr="00C21EB2">
        <w:rPr>
          <w:b/>
          <w:sz w:val="24"/>
          <w:szCs w:val="24"/>
        </w:rPr>
        <w:t xml:space="preserve">Isaiah 43:3-4 </w:t>
      </w:r>
    </w:p>
    <w:p w14:paraId="62E78C02"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67F30137"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708288AC"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5AC22BB0"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6612ECDB" w14:textId="77777777" w:rsidR="003171AB" w:rsidRPr="00C21EB2" w:rsidRDefault="003171AB" w:rsidP="003171AB">
      <w:pPr>
        <w:spacing w:after="5" w:line="252" w:lineRule="auto"/>
        <w:ind w:left="25" w:right="33" w:hanging="6"/>
        <w:jc w:val="center"/>
        <w:rPr>
          <w:b/>
          <w:i/>
          <w:sz w:val="24"/>
          <w:szCs w:val="24"/>
        </w:rPr>
      </w:pPr>
      <w:r w:rsidRPr="00C21EB2">
        <w:rPr>
          <w:b/>
          <w:i/>
          <w:sz w:val="24"/>
          <w:szCs w:val="24"/>
        </w:rPr>
        <w:t xml:space="preserve"> </w:t>
      </w:r>
    </w:p>
    <w:p w14:paraId="7F15794D" w14:textId="77777777" w:rsidR="003171AB" w:rsidRPr="000B3093" w:rsidRDefault="003171AB" w:rsidP="003171AB">
      <w:pPr>
        <w:spacing w:after="199"/>
        <w:ind w:left="-15" w:right="6" w:firstLine="629"/>
        <w:jc w:val="both"/>
        <w:rPr>
          <w:sz w:val="24"/>
          <w:szCs w:val="24"/>
        </w:rPr>
      </w:pPr>
      <w:r w:rsidRPr="000B3093">
        <w:rPr>
          <w:sz w:val="24"/>
          <w:szCs w:val="24"/>
        </w:rPr>
        <w:t xml:space="preserve">If this fact were not hard enough to embrace, then consider a further wonder. Mary carried the Son of God (her Creator) within her. Likewise, we also carry God the Holy Spirit in us. Although we are seldom cognizant of His presence. But what a difference it could make in our humdrum everyday lives if we lived fully aware that we carry God around with us.  Yes, my friend, in Christ, we have been honored indeed! Once we were separated from God, yet now, not only is God with us, but, like the Virgin Mary, God is in us! And furthermore, because we are in His Beloved Son, the Father is well pleased to give us all things in and through Him. </w:t>
      </w:r>
      <w:r>
        <w:rPr>
          <w:sz w:val="24"/>
          <w:szCs w:val="24"/>
        </w:rPr>
        <w:t xml:space="preserve">Don’t you think </w:t>
      </w:r>
      <w:r w:rsidRPr="000B3093">
        <w:rPr>
          <w:sz w:val="24"/>
          <w:szCs w:val="24"/>
        </w:rPr>
        <w:t xml:space="preserve">this truth </w:t>
      </w:r>
      <w:r>
        <w:rPr>
          <w:sz w:val="24"/>
          <w:szCs w:val="24"/>
        </w:rPr>
        <w:t xml:space="preserve">could </w:t>
      </w:r>
      <w:r w:rsidRPr="000B3093">
        <w:rPr>
          <w:sz w:val="24"/>
          <w:szCs w:val="24"/>
        </w:rPr>
        <w:t xml:space="preserve">liberate the person who struggles with feeling of insignificance? </w:t>
      </w:r>
    </w:p>
    <w:p w14:paraId="75DB86D1" w14:textId="77777777" w:rsidR="003171AB" w:rsidRPr="00887DCF" w:rsidRDefault="003171AB" w:rsidP="003171AB">
      <w:pPr>
        <w:ind w:left="-15" w:right="6"/>
        <w:rPr>
          <w:sz w:val="24"/>
          <w:szCs w:val="24"/>
        </w:rPr>
      </w:pPr>
      <w:r>
        <w:rPr>
          <w:b/>
          <w:sz w:val="28"/>
        </w:rPr>
        <w:t>DIGGGING DEEPER</w:t>
      </w:r>
      <w:r>
        <w:rPr>
          <w:sz w:val="28"/>
        </w:rPr>
        <w:t xml:space="preserve">: </w:t>
      </w:r>
      <w:r w:rsidRPr="00887DCF">
        <w:rPr>
          <w:sz w:val="24"/>
          <w:szCs w:val="24"/>
        </w:rPr>
        <w:t xml:space="preserve">Romans 8:28-32; Luke 12:32; John 1:10-18, 14:6-24, 16:27; Matthew 3:17, 12:18, 17:5; Colossians 1:12-19 </w:t>
      </w:r>
    </w:p>
    <w:p w14:paraId="01CFE5E8" w14:textId="77777777" w:rsidR="003171AB" w:rsidRDefault="003171AB" w:rsidP="003171AB">
      <w:pPr>
        <w:spacing w:after="0"/>
        <w:ind w:left="-15" w:right="6" w:firstLine="721"/>
        <w:jc w:val="both"/>
        <w:rPr>
          <w:sz w:val="24"/>
          <w:szCs w:val="24"/>
        </w:rPr>
      </w:pPr>
      <w:r w:rsidRPr="00887DCF">
        <w:rPr>
          <w:sz w:val="24"/>
          <w:szCs w:val="24"/>
        </w:rPr>
        <w:t>The value of anything is set by one criteria. Do you know what that is? An item’s value is appraised by the price that someone is willing to pay to have it. Every living soul is valuable. Not only because, they are made in God’s image, but also because of the price He paid to redeem us.   Dr. Adrian Rogers</w:t>
      </w:r>
      <w:r>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1FB3B100" w14:textId="77777777" w:rsidR="00F04664" w:rsidRDefault="00F04664" w:rsidP="003171AB">
      <w:pPr>
        <w:spacing w:after="0"/>
        <w:ind w:left="-15" w:right="6" w:firstLine="721"/>
        <w:jc w:val="both"/>
        <w:rPr>
          <w:sz w:val="24"/>
          <w:szCs w:val="24"/>
        </w:rPr>
      </w:pPr>
    </w:p>
    <w:p w14:paraId="4B9A1DED" w14:textId="77777777" w:rsidR="003171AB" w:rsidRDefault="003171AB" w:rsidP="003171AB">
      <w:pPr>
        <w:spacing w:after="0"/>
        <w:ind w:right="6"/>
        <w:jc w:val="center"/>
        <w:rPr>
          <w:b/>
          <w:sz w:val="24"/>
          <w:szCs w:val="24"/>
        </w:rPr>
      </w:pPr>
      <w:r w:rsidRPr="00E747D0">
        <w:rPr>
          <w:b/>
          <w:sz w:val="24"/>
          <w:szCs w:val="24"/>
        </w:rPr>
        <w:t xml:space="preserve">1 Peter 1:18-19 </w:t>
      </w:r>
    </w:p>
    <w:p w14:paraId="727ADE2B" w14:textId="77777777" w:rsidR="003171AB" w:rsidRPr="00E747D0" w:rsidRDefault="003171AB" w:rsidP="003171AB">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6EAA05FD" w14:textId="77777777" w:rsidR="003171AB" w:rsidRDefault="003171AB" w:rsidP="003171AB">
      <w:pPr>
        <w:spacing w:after="56"/>
        <w:ind w:left="721"/>
      </w:pPr>
    </w:p>
    <w:p w14:paraId="0BB4AA2F" w14:textId="77777777" w:rsidR="003171AB" w:rsidRPr="00887DCF" w:rsidRDefault="003171AB" w:rsidP="003171AB">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2CF17683" w14:textId="77777777" w:rsidR="003171AB" w:rsidRPr="00887DCF" w:rsidRDefault="003171AB" w:rsidP="003171AB">
      <w:pPr>
        <w:spacing w:after="0"/>
        <w:ind w:left="-15" w:right="6"/>
        <w:rPr>
          <w:sz w:val="24"/>
          <w:szCs w:val="24"/>
        </w:rPr>
      </w:pPr>
      <w:r w:rsidRPr="00887DCF">
        <w:rPr>
          <w:sz w:val="24"/>
          <w:szCs w:val="24"/>
        </w:rPr>
        <w:t xml:space="preserve">1:14; Galatians 3:13, 4:5; Revelation 5:9; Read 1 Corinthians 15:10  </w:t>
      </w:r>
    </w:p>
    <w:p w14:paraId="465C4439"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5CB2273B"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3997EB2F"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1426415E" w14:textId="77777777" w:rsidR="00160114" w:rsidRPr="00141C14" w:rsidRDefault="00160114" w:rsidP="00631259">
      <w:pPr>
        <w:ind w:firstLine="720"/>
        <w:jc w:val="both"/>
        <w:rPr>
          <w:sz w:val="24"/>
          <w:szCs w:val="24"/>
        </w:rPr>
      </w:pPr>
      <w:r>
        <w:rPr>
          <w:sz w:val="24"/>
          <w:szCs w:val="24"/>
        </w:rPr>
        <w:t xml:space="preserve">  </w:t>
      </w:r>
    </w:p>
    <w:p w14:paraId="1AA67E14" w14:textId="77777777" w:rsidR="00160114" w:rsidRPr="00141C14" w:rsidRDefault="00160114" w:rsidP="00160114">
      <w:pPr>
        <w:pStyle w:val="ListParagraph"/>
        <w:ind w:left="1080"/>
        <w:rPr>
          <w:sz w:val="24"/>
          <w:szCs w:val="24"/>
        </w:rPr>
      </w:pPr>
    </w:p>
    <w:p w14:paraId="003F9152" w14:textId="77777777" w:rsidR="001C1FA3" w:rsidRDefault="001C1FA3" w:rsidP="001C1FA3">
      <w:pPr>
        <w:rPr>
          <w:rFonts w:asciiTheme="minorHAnsi" w:eastAsiaTheme="minorEastAsia" w:hAnsiTheme="minorHAnsi" w:cstheme="minorBidi"/>
          <w:bCs/>
          <w:iCs/>
          <w:sz w:val="24"/>
          <w:szCs w:val="24"/>
        </w:rPr>
      </w:pPr>
    </w:p>
    <w:p w14:paraId="21B6B847" w14:textId="77777777" w:rsidR="00C66707" w:rsidRDefault="00C66707" w:rsidP="001C1FA3">
      <w:pPr>
        <w:rPr>
          <w:rFonts w:asciiTheme="minorHAnsi" w:eastAsiaTheme="minorEastAsia" w:hAnsiTheme="minorHAnsi" w:cstheme="minorBidi"/>
          <w:bCs/>
          <w:iCs/>
          <w:sz w:val="24"/>
          <w:szCs w:val="24"/>
        </w:rPr>
      </w:pPr>
    </w:p>
    <w:p w14:paraId="79C84C30" w14:textId="77777777" w:rsidR="00C66707" w:rsidRDefault="00C66707" w:rsidP="001C1FA3">
      <w:pPr>
        <w:rPr>
          <w:rFonts w:asciiTheme="minorHAnsi" w:eastAsiaTheme="minorEastAsia" w:hAnsiTheme="minorHAnsi" w:cstheme="minorBidi"/>
          <w:bCs/>
          <w:iCs/>
          <w:sz w:val="24"/>
          <w:szCs w:val="24"/>
        </w:rPr>
      </w:pPr>
    </w:p>
    <w:p w14:paraId="141FD835" w14:textId="77777777" w:rsidR="00C66707" w:rsidRDefault="00C66707" w:rsidP="001C1FA3">
      <w:pPr>
        <w:rPr>
          <w:rFonts w:asciiTheme="minorHAnsi" w:eastAsiaTheme="minorEastAsia" w:hAnsiTheme="minorHAnsi" w:cstheme="minorBidi"/>
          <w:bCs/>
          <w:iCs/>
          <w:sz w:val="24"/>
          <w:szCs w:val="24"/>
        </w:rPr>
      </w:pPr>
    </w:p>
    <w:p w14:paraId="24B62C04" w14:textId="77777777" w:rsidR="00F04664" w:rsidRDefault="00F04664" w:rsidP="001C1FA3">
      <w:pPr>
        <w:rPr>
          <w:rFonts w:asciiTheme="minorHAnsi" w:eastAsiaTheme="minorEastAsia" w:hAnsiTheme="minorHAnsi" w:cstheme="minorBidi"/>
          <w:bCs/>
          <w:iCs/>
          <w:sz w:val="24"/>
          <w:szCs w:val="24"/>
        </w:rPr>
      </w:pPr>
    </w:p>
    <w:p w14:paraId="7BC36938" w14:textId="77777777" w:rsidR="00F04664" w:rsidRDefault="00F04664" w:rsidP="001C1FA3">
      <w:pPr>
        <w:rPr>
          <w:rFonts w:asciiTheme="minorHAnsi" w:eastAsiaTheme="minorEastAsia" w:hAnsiTheme="minorHAnsi" w:cstheme="minorBidi"/>
          <w:bCs/>
          <w:iCs/>
          <w:sz w:val="24"/>
          <w:szCs w:val="24"/>
        </w:rPr>
      </w:pPr>
    </w:p>
    <w:p w14:paraId="12A88C65" w14:textId="77777777" w:rsidR="00F04664" w:rsidRDefault="00F04664" w:rsidP="001C1FA3">
      <w:pPr>
        <w:rPr>
          <w:rFonts w:asciiTheme="minorHAnsi" w:eastAsiaTheme="minorEastAsia" w:hAnsiTheme="minorHAnsi" w:cstheme="minorBidi"/>
          <w:bCs/>
          <w:iCs/>
          <w:sz w:val="24"/>
          <w:szCs w:val="24"/>
        </w:rPr>
      </w:pPr>
    </w:p>
    <w:p w14:paraId="671ECCB1" w14:textId="77777777" w:rsidR="00F04664" w:rsidRDefault="00F04664" w:rsidP="001C1FA3">
      <w:pPr>
        <w:rPr>
          <w:rFonts w:asciiTheme="minorHAnsi" w:eastAsiaTheme="minorEastAsia" w:hAnsiTheme="minorHAnsi" w:cstheme="minorBidi"/>
          <w:bCs/>
          <w:iCs/>
          <w:sz w:val="24"/>
          <w:szCs w:val="24"/>
        </w:rPr>
      </w:pPr>
    </w:p>
    <w:p w14:paraId="239F7F83" w14:textId="77777777" w:rsidR="00F04664" w:rsidRDefault="00F04664" w:rsidP="001C1FA3">
      <w:pPr>
        <w:rPr>
          <w:rFonts w:asciiTheme="minorHAnsi" w:eastAsiaTheme="minorEastAsia" w:hAnsiTheme="minorHAnsi" w:cstheme="minorBidi"/>
          <w:bCs/>
          <w:iCs/>
          <w:sz w:val="24"/>
          <w:szCs w:val="24"/>
        </w:rPr>
      </w:pPr>
    </w:p>
    <w:p w14:paraId="38EB9CEE" w14:textId="77777777" w:rsidR="00C66707" w:rsidRDefault="00C66707" w:rsidP="001C1FA3">
      <w:pPr>
        <w:rPr>
          <w:rFonts w:asciiTheme="minorHAnsi" w:eastAsiaTheme="minorEastAsia" w:hAnsiTheme="minorHAnsi" w:cstheme="minorBidi"/>
          <w:bCs/>
          <w:iCs/>
          <w:sz w:val="24"/>
          <w:szCs w:val="24"/>
        </w:rPr>
      </w:pPr>
    </w:p>
    <w:p w14:paraId="41F03638" w14:textId="77777777" w:rsidR="001C1FA3" w:rsidRDefault="001C1FA3" w:rsidP="001673C0">
      <w:pPr>
        <w:pStyle w:val="Heading2"/>
      </w:pPr>
      <w:r w:rsidRPr="5897EC05">
        <w:t xml:space="preserve">DISCUSSION QUESTIONS: </w:t>
      </w:r>
      <w:r>
        <w:t>Let’s talk about it.</w:t>
      </w:r>
    </w:p>
    <w:p w14:paraId="375CE16E" w14:textId="77777777" w:rsidR="00160114" w:rsidRDefault="00160114" w:rsidP="004C601A">
      <w:pPr>
        <w:jc w:val="center"/>
        <w:rPr>
          <w:rFonts w:asciiTheme="minorHAnsi" w:eastAsiaTheme="minorEastAsia" w:hAnsiTheme="minorHAnsi" w:cstheme="minorBidi"/>
          <w:b/>
          <w:bCs/>
          <w:sz w:val="36"/>
          <w:szCs w:val="36"/>
        </w:rPr>
      </w:pPr>
    </w:p>
    <w:p w14:paraId="0140FFB3" w14:textId="77777777" w:rsidR="001C1FA3" w:rsidRDefault="001C1FA3" w:rsidP="001673C0">
      <w:pPr>
        <w:pStyle w:val="Heading2"/>
      </w:pPr>
      <w:r w:rsidRPr="5897EC05">
        <w:t xml:space="preserve">Think </w:t>
      </w:r>
      <w:r>
        <w:t>o</w:t>
      </w:r>
      <w:r w:rsidRPr="5897EC05">
        <w:t>n These Things</w:t>
      </w:r>
    </w:p>
    <w:p w14:paraId="359E1520" w14:textId="77777777" w:rsidR="001C1FA3" w:rsidRPr="000938C1" w:rsidRDefault="001C1FA3" w:rsidP="001C1FA3">
      <w:pPr>
        <w:ind w:firstLine="720"/>
        <w:jc w:val="both"/>
        <w:rPr>
          <w:sz w:val="24"/>
          <w:szCs w:val="24"/>
        </w:rPr>
      </w:pPr>
      <w:r w:rsidRPr="000938C1">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0C9D2EB7" w14:textId="77777777" w:rsidR="001C1FA3" w:rsidRDefault="001C1FA3" w:rsidP="001C1FA3">
      <w:pPr>
        <w:pStyle w:val="ListParagraph"/>
        <w:ind w:left="1260"/>
        <w:rPr>
          <w:sz w:val="24"/>
          <w:szCs w:val="24"/>
        </w:rPr>
      </w:pPr>
    </w:p>
    <w:p w14:paraId="0515E95E" w14:textId="77777777" w:rsidR="001C1FA3" w:rsidRDefault="001C1FA3" w:rsidP="001C1FA3">
      <w:pPr>
        <w:pStyle w:val="ListParagraph"/>
        <w:ind w:left="360"/>
        <w:jc w:val="center"/>
        <w:outlineLvl w:val="1"/>
        <w:rPr>
          <w:b/>
          <w:bCs/>
          <w:sz w:val="28"/>
          <w:szCs w:val="28"/>
        </w:rPr>
      </w:pPr>
      <w:r>
        <w:rPr>
          <w:b/>
          <w:bCs/>
          <w:sz w:val="28"/>
          <w:szCs w:val="28"/>
        </w:rPr>
        <w:t>Memory Verses</w:t>
      </w:r>
    </w:p>
    <w:p w14:paraId="34A6682E" w14:textId="77777777" w:rsidR="001C1FA3" w:rsidRDefault="001C1FA3" w:rsidP="004C601A">
      <w:pPr>
        <w:jc w:val="center"/>
        <w:rPr>
          <w:rFonts w:asciiTheme="minorHAnsi" w:eastAsiaTheme="minorEastAsia" w:hAnsiTheme="minorHAnsi" w:cstheme="minorBidi"/>
          <w:b/>
          <w:bCs/>
          <w:sz w:val="36"/>
          <w:szCs w:val="36"/>
        </w:rPr>
      </w:pPr>
    </w:p>
    <w:p w14:paraId="6EF78CEB" w14:textId="77777777" w:rsidR="001C1FA3" w:rsidRDefault="001C1FA3" w:rsidP="004C601A">
      <w:pPr>
        <w:jc w:val="center"/>
        <w:rPr>
          <w:rFonts w:asciiTheme="minorHAnsi" w:eastAsiaTheme="minorEastAsia" w:hAnsiTheme="minorHAnsi" w:cstheme="minorBidi"/>
          <w:b/>
          <w:bCs/>
          <w:sz w:val="36"/>
          <w:szCs w:val="36"/>
        </w:rPr>
      </w:pPr>
    </w:p>
    <w:p w14:paraId="29E5F5E7" w14:textId="77777777" w:rsidR="00C66707" w:rsidRDefault="00C66707" w:rsidP="004C601A">
      <w:pPr>
        <w:jc w:val="center"/>
        <w:rPr>
          <w:rFonts w:asciiTheme="minorHAnsi" w:eastAsiaTheme="minorEastAsia" w:hAnsiTheme="minorHAnsi" w:cstheme="minorBidi"/>
          <w:b/>
          <w:bCs/>
          <w:sz w:val="36"/>
          <w:szCs w:val="36"/>
        </w:rPr>
      </w:pPr>
    </w:p>
    <w:p w14:paraId="7617735C" w14:textId="77777777" w:rsidR="00C66707" w:rsidRDefault="00C66707" w:rsidP="004C601A">
      <w:pPr>
        <w:jc w:val="center"/>
        <w:rPr>
          <w:rFonts w:asciiTheme="minorHAnsi" w:eastAsiaTheme="minorEastAsia" w:hAnsiTheme="minorHAnsi" w:cstheme="minorBidi"/>
          <w:b/>
          <w:bCs/>
          <w:sz w:val="36"/>
          <w:szCs w:val="36"/>
        </w:rPr>
      </w:pPr>
    </w:p>
    <w:p w14:paraId="7CB18575" w14:textId="77777777" w:rsidR="00C66707" w:rsidRDefault="00C66707" w:rsidP="004C601A">
      <w:pPr>
        <w:jc w:val="center"/>
        <w:rPr>
          <w:rFonts w:asciiTheme="minorHAnsi" w:eastAsiaTheme="minorEastAsia" w:hAnsiTheme="minorHAnsi" w:cstheme="minorBidi"/>
          <w:b/>
          <w:bCs/>
          <w:sz w:val="36"/>
          <w:szCs w:val="36"/>
        </w:rPr>
      </w:pPr>
    </w:p>
    <w:p w14:paraId="4159CF37" w14:textId="77777777" w:rsidR="00C66707" w:rsidRDefault="00C66707" w:rsidP="004C601A">
      <w:pPr>
        <w:jc w:val="center"/>
        <w:rPr>
          <w:rFonts w:asciiTheme="minorHAnsi" w:eastAsiaTheme="minorEastAsia" w:hAnsiTheme="minorHAnsi" w:cstheme="minorBidi"/>
          <w:b/>
          <w:bCs/>
          <w:sz w:val="36"/>
          <w:szCs w:val="36"/>
        </w:rPr>
      </w:pPr>
    </w:p>
    <w:p w14:paraId="2D6F589C" w14:textId="77777777" w:rsidR="00C66707" w:rsidRDefault="00C66707" w:rsidP="004C601A">
      <w:pPr>
        <w:jc w:val="center"/>
        <w:rPr>
          <w:rFonts w:asciiTheme="minorHAnsi" w:eastAsiaTheme="minorEastAsia" w:hAnsiTheme="minorHAnsi" w:cstheme="minorBidi"/>
          <w:b/>
          <w:bCs/>
          <w:sz w:val="36"/>
          <w:szCs w:val="36"/>
        </w:rPr>
      </w:pPr>
    </w:p>
    <w:p w14:paraId="23A7142B" w14:textId="77777777" w:rsidR="00C66707" w:rsidRDefault="00C66707" w:rsidP="004C601A">
      <w:pPr>
        <w:jc w:val="center"/>
        <w:rPr>
          <w:rFonts w:asciiTheme="minorHAnsi" w:eastAsiaTheme="minorEastAsia" w:hAnsiTheme="minorHAnsi" w:cstheme="minorBidi"/>
          <w:b/>
          <w:bCs/>
          <w:sz w:val="36"/>
          <w:szCs w:val="36"/>
        </w:rPr>
      </w:pPr>
    </w:p>
    <w:p w14:paraId="5BBD71A3" w14:textId="77777777" w:rsidR="00C66707" w:rsidRDefault="00C66707" w:rsidP="004C601A">
      <w:pPr>
        <w:jc w:val="center"/>
        <w:rPr>
          <w:rFonts w:asciiTheme="minorHAnsi" w:eastAsiaTheme="minorEastAsia" w:hAnsiTheme="minorHAnsi" w:cstheme="minorBidi"/>
          <w:b/>
          <w:bCs/>
          <w:sz w:val="36"/>
          <w:szCs w:val="36"/>
        </w:rPr>
      </w:pPr>
    </w:p>
    <w:p w14:paraId="0DBD6704" w14:textId="77777777" w:rsidR="00C66707" w:rsidRDefault="00C66707" w:rsidP="004C601A">
      <w:pPr>
        <w:jc w:val="center"/>
        <w:rPr>
          <w:rFonts w:asciiTheme="minorHAnsi" w:eastAsiaTheme="minorEastAsia" w:hAnsiTheme="minorHAnsi" w:cstheme="minorBidi"/>
          <w:b/>
          <w:bCs/>
          <w:sz w:val="36"/>
          <w:szCs w:val="36"/>
        </w:rPr>
      </w:pPr>
    </w:p>
    <w:p w14:paraId="3625AE0A" w14:textId="77777777" w:rsidR="00C66707" w:rsidRDefault="00C66707" w:rsidP="004C601A">
      <w:pPr>
        <w:jc w:val="center"/>
        <w:rPr>
          <w:rFonts w:asciiTheme="minorHAnsi" w:eastAsiaTheme="minorEastAsia" w:hAnsiTheme="minorHAnsi" w:cstheme="minorBidi"/>
          <w:b/>
          <w:bCs/>
          <w:sz w:val="36"/>
          <w:szCs w:val="36"/>
        </w:rPr>
      </w:pPr>
    </w:p>
    <w:p w14:paraId="5E928834" w14:textId="77777777" w:rsidR="001C1FA3" w:rsidRDefault="001C1FA3" w:rsidP="004C601A">
      <w:pPr>
        <w:jc w:val="center"/>
        <w:rPr>
          <w:rFonts w:asciiTheme="minorHAnsi" w:eastAsiaTheme="minorEastAsia" w:hAnsiTheme="minorHAnsi" w:cstheme="minorBidi"/>
          <w:b/>
          <w:bCs/>
          <w:sz w:val="36"/>
          <w:szCs w:val="36"/>
        </w:rPr>
      </w:pPr>
    </w:p>
    <w:p w14:paraId="3680132D" w14:textId="77777777" w:rsidR="006730B4" w:rsidRDefault="006730B4" w:rsidP="00F04664">
      <w:pPr>
        <w:jc w:val="center"/>
        <w:rPr>
          <w:b/>
          <w:bCs/>
          <w:sz w:val="36"/>
          <w:szCs w:val="36"/>
        </w:rPr>
      </w:pPr>
      <w:r>
        <w:rPr>
          <w:b/>
          <w:bCs/>
          <w:sz w:val="36"/>
          <w:szCs w:val="36"/>
        </w:rPr>
        <w:t>Week #</w:t>
      </w:r>
      <w:r w:rsidR="00287000">
        <w:rPr>
          <w:b/>
          <w:bCs/>
          <w:sz w:val="36"/>
          <w:szCs w:val="36"/>
        </w:rPr>
        <w:t>9</w:t>
      </w:r>
    </w:p>
    <w:p w14:paraId="6A6C687B" w14:textId="77777777" w:rsidR="007E0D34" w:rsidRPr="001601A0" w:rsidRDefault="007E0D34" w:rsidP="007E0D34">
      <w:pPr>
        <w:pStyle w:val="ListParagraph"/>
        <w:ind w:left="0"/>
        <w:jc w:val="center"/>
        <w:rPr>
          <w:rFonts w:ascii="Edwardian Script ITC" w:hAnsi="Edwardian Script ITC"/>
          <w:b/>
          <w:sz w:val="72"/>
          <w:szCs w:val="72"/>
        </w:rPr>
      </w:pPr>
      <w:r w:rsidRPr="001601A0">
        <w:rPr>
          <w:rFonts w:ascii="Edwardian Script ITC" w:hAnsi="Edwardian Script ITC"/>
          <w:b/>
          <w:sz w:val="72"/>
          <w:szCs w:val="72"/>
        </w:rPr>
        <w:t xml:space="preserve">Behold </w:t>
      </w:r>
      <w:r w:rsidR="00AE74A6">
        <w:rPr>
          <w:rFonts w:ascii="Edwardian Script ITC" w:hAnsi="Edwardian Script ITC"/>
          <w:b/>
          <w:sz w:val="72"/>
          <w:szCs w:val="72"/>
        </w:rPr>
        <w:t>The Bridegroom</w:t>
      </w:r>
      <w:r w:rsidR="00766D77">
        <w:rPr>
          <w:rFonts w:ascii="Edwardian Script ITC" w:hAnsi="Edwardian Script ITC"/>
          <w:b/>
          <w:sz w:val="72"/>
          <w:szCs w:val="72"/>
        </w:rPr>
        <w:t xml:space="preserve"> </w:t>
      </w:r>
    </w:p>
    <w:p w14:paraId="5BF12D4B" w14:textId="77777777" w:rsidR="007E0D34" w:rsidRDefault="001601A0" w:rsidP="007E0D34">
      <w:pPr>
        <w:pStyle w:val="ListParagraph"/>
        <w:ind w:left="0"/>
        <w:jc w:val="center"/>
        <w:rPr>
          <w:b/>
          <w:sz w:val="40"/>
          <w:szCs w:val="40"/>
        </w:rPr>
      </w:pPr>
      <w:r>
        <w:rPr>
          <w:rFonts w:asciiTheme="minorHAnsi" w:hAnsiTheme="minorHAnsi" w:cs="Vijaya"/>
          <w:bCs/>
          <w:iCs/>
          <w:noProof/>
          <w:color w:val="C00000"/>
          <w:sz w:val="24"/>
          <w:szCs w:val="24"/>
        </w:rPr>
        <w:drawing>
          <wp:inline distT="0" distB="0" distL="0" distR="0" wp14:anchorId="419BA32D" wp14:editId="0ACFD8C8">
            <wp:extent cx="818161" cy="304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E6384B1" w14:textId="77777777" w:rsidR="001601A0" w:rsidRDefault="001601A0" w:rsidP="007E0D34">
      <w:pPr>
        <w:pStyle w:val="ListParagraph"/>
        <w:ind w:left="0"/>
        <w:jc w:val="center"/>
        <w:rPr>
          <w:b/>
          <w:sz w:val="40"/>
          <w:szCs w:val="40"/>
        </w:rPr>
      </w:pPr>
    </w:p>
    <w:p w14:paraId="5AE64A19" w14:textId="77777777" w:rsidR="007E0D34" w:rsidRDefault="007E0D34" w:rsidP="007E0D34">
      <w:pPr>
        <w:pStyle w:val="ListParagraph"/>
        <w:ind w:left="0"/>
        <w:jc w:val="center"/>
        <w:rPr>
          <w:b/>
          <w:sz w:val="28"/>
          <w:szCs w:val="28"/>
        </w:rPr>
      </w:pPr>
      <w:r w:rsidRPr="00373D95">
        <w:rPr>
          <w:b/>
          <w:sz w:val="28"/>
          <w:szCs w:val="28"/>
        </w:rPr>
        <w:t>Key Passage</w:t>
      </w:r>
    </w:p>
    <w:p w14:paraId="4FB58C14" w14:textId="77777777" w:rsidR="007E0D34" w:rsidRPr="007350D3" w:rsidRDefault="007E0D34" w:rsidP="007350D3">
      <w:pPr>
        <w:spacing w:before="100" w:beforeAutospacing="1" w:after="0" w:line="240" w:lineRule="auto"/>
        <w:jc w:val="center"/>
        <w:outlineLvl w:val="2"/>
        <w:rPr>
          <w:rFonts w:asciiTheme="minorHAnsi" w:eastAsia="Times New Roman" w:hAnsiTheme="minorHAnsi" w:cstheme="minorHAnsi"/>
          <w:b/>
          <w:bCs/>
          <w:sz w:val="24"/>
          <w:szCs w:val="24"/>
        </w:rPr>
      </w:pPr>
      <w:bookmarkStart w:id="1289" w:name="_Toc450891722"/>
      <w:r w:rsidRPr="007350D3">
        <w:rPr>
          <w:rFonts w:asciiTheme="minorHAnsi" w:eastAsiaTheme="minorEastAsia" w:hAnsiTheme="minorHAnsi" w:cstheme="minorBidi"/>
          <w:b/>
          <w:bCs/>
          <w:iCs/>
          <w:sz w:val="24"/>
          <w:szCs w:val="24"/>
        </w:rPr>
        <w:t>Ephesians 1:19-22 (HCSB)</w:t>
      </w:r>
      <w:bookmarkEnd w:id="1289"/>
    </w:p>
    <w:p w14:paraId="02CBC3CB"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what is the immeasurable greatness of His power to us who believe, </w:t>
      </w:r>
    </w:p>
    <w:p w14:paraId="5E230522"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according to the working of His vast strength. He demonstrated this power in the Messiah</w:t>
      </w:r>
    </w:p>
    <w:p w14:paraId="0088C0A6" w14:textId="77777777" w:rsidR="007350D3" w:rsidRDefault="007E0D34" w:rsidP="007350D3">
      <w:pPr>
        <w:spacing w:after="0" w:line="240" w:lineRule="auto"/>
        <w:jc w:val="center"/>
        <w:rPr>
          <w:rFonts w:asciiTheme="minorHAnsi" w:eastAsiaTheme="minorEastAsia" w:hAnsiTheme="minorHAnsi" w:cstheme="minorBidi"/>
          <w:b/>
          <w:bCs/>
          <w:i/>
          <w:iCs/>
          <w:sz w:val="24"/>
          <w:szCs w:val="24"/>
          <w:vertAlign w:val="superscript"/>
        </w:rPr>
      </w:pPr>
      <w:r w:rsidRPr="5897EC05">
        <w:rPr>
          <w:rFonts w:asciiTheme="minorHAnsi" w:eastAsiaTheme="minorEastAsia" w:hAnsiTheme="minorHAnsi" w:cstheme="minorBidi"/>
          <w:b/>
          <w:bCs/>
          <w:i/>
          <w:iCs/>
          <w:sz w:val="24"/>
          <w:szCs w:val="24"/>
        </w:rPr>
        <w:t xml:space="preserve"> by raising Him from the dead and seating Him at His right hand in the heavens—</w:t>
      </w:r>
      <w:r w:rsidRPr="5897EC05">
        <w:rPr>
          <w:rFonts w:asciiTheme="minorHAnsi" w:eastAsiaTheme="minorEastAsia" w:hAnsiTheme="minorHAnsi" w:cstheme="minorBidi"/>
          <w:b/>
          <w:bCs/>
          <w:i/>
          <w:iCs/>
          <w:sz w:val="24"/>
          <w:szCs w:val="24"/>
          <w:vertAlign w:val="superscript"/>
        </w:rPr>
        <w:t> </w:t>
      </w:r>
    </w:p>
    <w:p w14:paraId="19535BE0"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far above every ruler and authority, power and dominion, and every title given, </w:t>
      </w:r>
    </w:p>
    <w:p w14:paraId="2DF8635D"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not only in this age but also in the one to come.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And He put everything under His feet </w:t>
      </w:r>
    </w:p>
    <w:p w14:paraId="2D08B49A" w14:textId="77777777" w:rsidR="007E0D34" w:rsidRDefault="007E0D34" w:rsidP="007350D3">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appointed Him as head over everything for the church.</w:t>
      </w:r>
    </w:p>
    <w:p w14:paraId="4205308E" w14:textId="77777777" w:rsidR="007E0D34" w:rsidRDefault="007E0D34" w:rsidP="007E0D34">
      <w:pPr>
        <w:spacing w:before="100" w:beforeAutospacing="1" w:after="100" w:afterAutospacing="1" w:line="240" w:lineRule="auto"/>
        <w:jc w:val="center"/>
        <w:rPr>
          <w:rFonts w:asciiTheme="minorHAnsi" w:eastAsiaTheme="minorEastAsia" w:hAnsiTheme="minorHAnsi" w:cstheme="minorBidi"/>
          <w:b/>
          <w:bCs/>
          <w:iCs/>
          <w:sz w:val="28"/>
          <w:szCs w:val="28"/>
        </w:rPr>
      </w:pPr>
      <w:r w:rsidRPr="007B57B4">
        <w:rPr>
          <w:rFonts w:asciiTheme="minorHAnsi" w:eastAsiaTheme="minorEastAsia" w:hAnsiTheme="minorHAnsi" w:cstheme="minorBidi"/>
          <w:b/>
          <w:bCs/>
          <w:iCs/>
          <w:sz w:val="28"/>
          <w:szCs w:val="28"/>
        </w:rPr>
        <w:t>Introduction</w:t>
      </w:r>
    </w:p>
    <w:p w14:paraId="5C24870C" w14:textId="77777777" w:rsidR="002F191D" w:rsidRDefault="007E0D34" w:rsidP="002F191D">
      <w:pPr>
        <w:ind w:firstLine="720"/>
        <w:jc w:val="both"/>
        <w:rPr>
          <w:sz w:val="24"/>
          <w:szCs w:val="24"/>
        </w:rPr>
      </w:pPr>
      <w:r>
        <w:rPr>
          <w:sz w:val="24"/>
          <w:szCs w:val="24"/>
        </w:rPr>
        <w:t>Without a doubt, Jesus Christ</w:t>
      </w:r>
      <w:r w:rsidRPr="0076788C">
        <w:rPr>
          <w:sz w:val="24"/>
          <w:szCs w:val="24"/>
        </w:rPr>
        <w:t xml:space="preserve"> is the most polarizing figure in all of </w:t>
      </w:r>
      <w:r>
        <w:rPr>
          <w:sz w:val="24"/>
          <w:szCs w:val="24"/>
        </w:rPr>
        <w:t>h</w:t>
      </w:r>
      <w:r w:rsidRPr="0076788C">
        <w:rPr>
          <w:sz w:val="24"/>
          <w:szCs w:val="24"/>
        </w:rPr>
        <w:t>istory</w:t>
      </w:r>
      <w:r>
        <w:rPr>
          <w:sz w:val="24"/>
          <w:szCs w:val="24"/>
        </w:rPr>
        <w:t>. And yet, for reasons we discuss</w:t>
      </w:r>
      <w:r w:rsidR="00F617C7">
        <w:rPr>
          <w:sz w:val="24"/>
          <w:szCs w:val="24"/>
        </w:rPr>
        <w:t>ed</w:t>
      </w:r>
      <w:r w:rsidR="002F191D">
        <w:rPr>
          <w:sz w:val="24"/>
          <w:szCs w:val="24"/>
        </w:rPr>
        <w:t xml:space="preserve"> in another lesson</w:t>
      </w:r>
      <w:r>
        <w:rPr>
          <w:sz w:val="24"/>
          <w:szCs w:val="24"/>
        </w:rPr>
        <w:t>, a large portion of the world’s population has never even heard the name Jesus.  As for the those who have, some hate Him, some deny His existence and still others, while believing the historical facts about Him, are simply indifferent towards Him. Saul would be one who would be numbered in the category of those who hated Jesus. But all that changed when he was stopped in his tracks while on the road to Damascus. When Jesus called Saul by name, he must have wondered who in the world could this possibly be.</w:t>
      </w:r>
      <w:r w:rsidRPr="00E30A8F">
        <w:rPr>
          <w:sz w:val="24"/>
          <w:szCs w:val="24"/>
        </w:rPr>
        <w:t xml:space="preserve"> </w:t>
      </w:r>
      <w:r>
        <w:rPr>
          <w:sz w:val="24"/>
          <w:szCs w:val="24"/>
        </w:rPr>
        <w:t xml:space="preserve">(Acts 9:1-31) Saul asked the risen Savior, </w:t>
      </w:r>
      <w:r w:rsidRPr="00F617C7">
        <w:rPr>
          <w:i/>
          <w:sz w:val="24"/>
          <w:szCs w:val="24"/>
        </w:rPr>
        <w:t>“Who are you Lord?”</w:t>
      </w:r>
      <w:r>
        <w:rPr>
          <w:sz w:val="24"/>
          <w:szCs w:val="24"/>
        </w:rPr>
        <w:t xml:space="preserve"> That’s not a simple question, but it is one of the most important questions we could ever ask. </w:t>
      </w:r>
      <w:r w:rsidR="002F191D">
        <w:rPr>
          <w:sz w:val="24"/>
          <w:szCs w:val="24"/>
        </w:rPr>
        <w:t xml:space="preserve">In this </w:t>
      </w:r>
      <w:r w:rsidR="002B735F">
        <w:rPr>
          <w:sz w:val="24"/>
          <w:szCs w:val="24"/>
        </w:rPr>
        <w:t>lesson,</w:t>
      </w:r>
      <w:r w:rsidR="002F191D">
        <w:rPr>
          <w:sz w:val="24"/>
          <w:szCs w:val="24"/>
        </w:rPr>
        <w:t xml:space="preserve"> we’ll be answering that question from both a Biblical, as well as a personal perspective. </w:t>
      </w:r>
    </w:p>
    <w:p w14:paraId="005DB639" w14:textId="77777777" w:rsidR="007E0D34" w:rsidRPr="00F617C7" w:rsidRDefault="007E0D34" w:rsidP="007E0D34">
      <w:pPr>
        <w:ind w:firstLine="720"/>
        <w:jc w:val="both"/>
        <w:rPr>
          <w:sz w:val="24"/>
          <w:szCs w:val="24"/>
        </w:rPr>
      </w:pPr>
      <w:r>
        <w:rPr>
          <w:sz w:val="24"/>
          <w:szCs w:val="24"/>
        </w:rPr>
        <w:t>For this reason, we’ll be taking</w:t>
      </w:r>
      <w:r w:rsidRPr="5897EC05">
        <w:rPr>
          <w:sz w:val="24"/>
          <w:szCs w:val="24"/>
        </w:rPr>
        <w:t xml:space="preserve"> a different approach to this </w:t>
      </w:r>
      <w:r w:rsidR="00AE28DE">
        <w:rPr>
          <w:sz w:val="24"/>
          <w:szCs w:val="24"/>
        </w:rPr>
        <w:t>lesson</w:t>
      </w:r>
      <w:r w:rsidRPr="5897EC05">
        <w:rPr>
          <w:sz w:val="24"/>
          <w:szCs w:val="24"/>
        </w:rPr>
        <w:t xml:space="preserve"> than the previous ones</w:t>
      </w:r>
      <w:r>
        <w:rPr>
          <w:sz w:val="24"/>
          <w:szCs w:val="24"/>
        </w:rPr>
        <w:t>. Since we can’t describe who Jesus is, we’ll just have to allow the Bible to do so. Having said that, we’ll be covering a significant amount of Scriptures, and while this</w:t>
      </w:r>
      <w:r w:rsidRPr="5897EC05">
        <w:rPr>
          <w:sz w:val="24"/>
          <w:szCs w:val="24"/>
        </w:rPr>
        <w:t xml:space="preserve"> may be an exhausting list</w:t>
      </w:r>
      <w:r>
        <w:rPr>
          <w:sz w:val="24"/>
          <w:szCs w:val="24"/>
        </w:rPr>
        <w:t>,</w:t>
      </w:r>
      <w:r w:rsidRPr="5897EC05">
        <w:rPr>
          <w:sz w:val="24"/>
          <w:szCs w:val="24"/>
        </w:rPr>
        <w:t xml:space="preserve"> it is by no means an exhaustive list</w:t>
      </w:r>
      <w:r>
        <w:rPr>
          <w:sz w:val="24"/>
          <w:szCs w:val="24"/>
        </w:rPr>
        <w:t xml:space="preserve">; </w:t>
      </w:r>
      <w:r w:rsidR="002B735F">
        <w:rPr>
          <w:sz w:val="24"/>
          <w:szCs w:val="24"/>
        </w:rPr>
        <w:t>so,</w:t>
      </w:r>
      <w:r>
        <w:rPr>
          <w:sz w:val="24"/>
          <w:szCs w:val="24"/>
        </w:rPr>
        <w:t xml:space="preserve"> you’ve been forewarned. </w:t>
      </w:r>
      <w:r w:rsidR="00C50A48">
        <w:rPr>
          <w:sz w:val="24"/>
          <w:szCs w:val="24"/>
        </w:rPr>
        <w:t>But h</w:t>
      </w:r>
      <w:r>
        <w:rPr>
          <w:sz w:val="24"/>
          <w:szCs w:val="24"/>
        </w:rPr>
        <w:t xml:space="preserve">ere is our aspiration, to encounter </w:t>
      </w:r>
      <w:r w:rsidRPr="00F617C7">
        <w:rPr>
          <w:sz w:val="24"/>
          <w:szCs w:val="24"/>
        </w:rPr>
        <w:t xml:space="preserve">the </w:t>
      </w:r>
    </w:p>
    <w:p w14:paraId="26245A89" w14:textId="77777777" w:rsidR="00F47080" w:rsidRDefault="007E0D34" w:rsidP="007E0D34">
      <w:pPr>
        <w:ind w:firstLine="720"/>
        <w:jc w:val="both"/>
        <w:rPr>
          <w:sz w:val="24"/>
          <w:szCs w:val="24"/>
        </w:rPr>
      </w:pPr>
      <w:r w:rsidRPr="5897EC05">
        <w:rPr>
          <w:rFonts w:asciiTheme="minorHAnsi" w:eastAsiaTheme="minorEastAsia" w:hAnsiTheme="minorHAnsi" w:cstheme="minorBidi"/>
          <w:sz w:val="24"/>
          <w:szCs w:val="24"/>
        </w:rPr>
        <w:t xml:space="preserve">Although many passages have been </w:t>
      </w:r>
      <w:r>
        <w:rPr>
          <w:rFonts w:asciiTheme="minorHAnsi" w:eastAsiaTheme="minorEastAsia" w:hAnsiTheme="minorHAnsi" w:cstheme="minorBidi"/>
          <w:sz w:val="24"/>
          <w:szCs w:val="24"/>
        </w:rPr>
        <w:t>printed</w:t>
      </w:r>
      <w:r w:rsidRPr="5897EC05">
        <w:rPr>
          <w:rFonts w:asciiTheme="minorHAnsi" w:eastAsiaTheme="minorEastAsia" w:hAnsiTheme="minorHAnsi" w:cstheme="minorBidi"/>
          <w:sz w:val="24"/>
          <w:szCs w:val="24"/>
        </w:rPr>
        <w:t xml:space="preserve"> for you, I urge you to</w:t>
      </w:r>
      <w:r>
        <w:rPr>
          <w:rFonts w:asciiTheme="minorHAnsi" w:eastAsiaTheme="minorEastAsia" w:hAnsiTheme="minorHAnsi" w:cstheme="minorBidi"/>
          <w:sz w:val="24"/>
          <w:szCs w:val="24"/>
        </w:rPr>
        <w:t xml:space="preserve"> be like the believers in </w:t>
      </w:r>
      <w:r w:rsidR="00F617C7" w:rsidRPr="00F617C7">
        <w:rPr>
          <w:sz w:val="24"/>
          <w:szCs w:val="24"/>
        </w:rPr>
        <w:t>Living Word of God within the pages of the written Word of God.</w:t>
      </w:r>
      <w:r w:rsidR="00F617C7">
        <w:rPr>
          <w:sz w:val="24"/>
          <w:szCs w:val="24"/>
        </w:rPr>
        <w:t xml:space="preserve"> </w:t>
      </w:r>
      <w:r>
        <w:rPr>
          <w:rFonts w:asciiTheme="minorHAnsi" w:eastAsiaTheme="minorEastAsia" w:hAnsiTheme="minorHAnsi" w:cstheme="minorBidi"/>
          <w:sz w:val="24"/>
          <w:szCs w:val="24"/>
        </w:rPr>
        <w:t>Berea, and</w:t>
      </w:r>
      <w:r w:rsidRPr="5897EC05">
        <w:rPr>
          <w:rFonts w:asciiTheme="minorHAnsi" w:eastAsiaTheme="minorEastAsia" w:hAnsiTheme="minorHAnsi" w:cstheme="minorBidi"/>
          <w:sz w:val="24"/>
          <w:szCs w:val="24"/>
        </w:rPr>
        <w:t xml:space="preserve"> search the scriptures for yourself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Acts 17:11</w:t>
      </w:r>
      <w:r>
        <w:rPr>
          <w:rFonts w:asciiTheme="minorHAnsi" w:eastAsiaTheme="minorEastAsia" w:hAnsiTheme="minorHAnsi" w:cstheme="minorBidi"/>
          <w:sz w:val="24"/>
          <w:szCs w:val="24"/>
        </w:rPr>
        <w:t>)</w:t>
      </w:r>
      <w:r w:rsidR="00F617C7">
        <w:rPr>
          <w:rFonts w:asciiTheme="minorHAnsi" w:eastAsiaTheme="minorEastAsia" w:hAnsiTheme="minorHAnsi" w:cstheme="minorBidi"/>
          <w:sz w:val="24"/>
          <w:szCs w:val="24"/>
        </w:rPr>
        <w:t>.</w:t>
      </w:r>
      <w:r w:rsidRPr="5897EC05">
        <w:rPr>
          <w:sz w:val="24"/>
          <w:szCs w:val="24"/>
        </w:rPr>
        <w:t xml:space="preserve"> </w:t>
      </w:r>
      <w:r>
        <w:rPr>
          <w:sz w:val="24"/>
          <w:szCs w:val="24"/>
        </w:rPr>
        <w:t xml:space="preserve">You may want to use a highlighter to mark the references to Jesus we will find throughout these passages. Additionally, you may want to start a list of everything you learn about Him. I apologize for all the extra </w:t>
      </w:r>
      <w:r w:rsidR="00F47080">
        <w:rPr>
          <w:sz w:val="24"/>
          <w:szCs w:val="24"/>
        </w:rPr>
        <w:t>w</w:t>
      </w:r>
      <w:r>
        <w:rPr>
          <w:sz w:val="24"/>
          <w:szCs w:val="24"/>
        </w:rPr>
        <w:t xml:space="preserve">ord searches in this </w:t>
      </w:r>
      <w:r w:rsidR="003A67D1">
        <w:rPr>
          <w:sz w:val="24"/>
          <w:szCs w:val="24"/>
        </w:rPr>
        <w:t>lesson</w:t>
      </w:r>
      <w:r>
        <w:rPr>
          <w:sz w:val="24"/>
          <w:szCs w:val="24"/>
        </w:rPr>
        <w:t xml:space="preserve">, but I promise it will be </w:t>
      </w:r>
      <w:r w:rsidR="00F47080">
        <w:rPr>
          <w:sz w:val="24"/>
          <w:szCs w:val="24"/>
        </w:rPr>
        <w:t xml:space="preserve">well </w:t>
      </w:r>
      <w:r>
        <w:rPr>
          <w:sz w:val="24"/>
          <w:szCs w:val="24"/>
        </w:rPr>
        <w:t>worth our time</w:t>
      </w:r>
      <w:r w:rsidR="00F47080">
        <w:rPr>
          <w:sz w:val="24"/>
          <w:szCs w:val="24"/>
        </w:rPr>
        <w:t>.</w:t>
      </w:r>
      <w:r>
        <w:rPr>
          <w:sz w:val="24"/>
          <w:szCs w:val="24"/>
        </w:rPr>
        <w:t xml:space="preserve"> </w:t>
      </w:r>
    </w:p>
    <w:p w14:paraId="5BB20B97" w14:textId="77777777" w:rsidR="007E0D34" w:rsidRDefault="00F47080" w:rsidP="007E0D34">
      <w:pPr>
        <w:ind w:firstLine="720"/>
        <w:jc w:val="both"/>
        <w:rPr>
          <w:sz w:val="24"/>
          <w:szCs w:val="24"/>
        </w:rPr>
      </w:pPr>
      <w:r>
        <w:rPr>
          <w:sz w:val="24"/>
          <w:szCs w:val="24"/>
        </w:rPr>
        <w:t xml:space="preserve">Dr. Steven J. Lawson, founder of One Passion Ministries, puts it this way, “Tell me what you think of Christ and I will tell you the state of your worship, the standard of your holiness, and your sacrifice in evangelism and missions. Everything hinges on your vision of Christ.” </w:t>
      </w:r>
      <w:r w:rsidR="007E0D34">
        <w:rPr>
          <w:sz w:val="24"/>
          <w:szCs w:val="24"/>
        </w:rPr>
        <w:t>And so</w:t>
      </w:r>
      <w:r w:rsidR="00F617C7">
        <w:rPr>
          <w:sz w:val="24"/>
          <w:szCs w:val="24"/>
        </w:rPr>
        <w:t>,</w:t>
      </w:r>
      <w:r w:rsidR="007E0D34">
        <w:rPr>
          <w:sz w:val="24"/>
          <w:szCs w:val="24"/>
        </w:rPr>
        <w:t xml:space="preserve"> this is our lofty goal… </w:t>
      </w:r>
      <w:r>
        <w:rPr>
          <w:sz w:val="24"/>
          <w:szCs w:val="24"/>
        </w:rPr>
        <w:t xml:space="preserve">to gain a fresh vision of Christ and </w:t>
      </w:r>
      <w:r w:rsidR="007E0D34">
        <w:rPr>
          <w:sz w:val="24"/>
          <w:szCs w:val="24"/>
        </w:rPr>
        <w:t xml:space="preserve">behold </w:t>
      </w:r>
      <w:r>
        <w:rPr>
          <w:sz w:val="24"/>
          <w:szCs w:val="24"/>
        </w:rPr>
        <w:t xml:space="preserve">Him as He truly is </w:t>
      </w:r>
      <w:r w:rsidR="007E0D34">
        <w:rPr>
          <w:sz w:val="24"/>
          <w:szCs w:val="24"/>
        </w:rPr>
        <w:t>our God and King.</w:t>
      </w:r>
    </w:p>
    <w:p w14:paraId="58739591" w14:textId="77777777" w:rsidR="007E0D34" w:rsidRDefault="007E0D34" w:rsidP="007E0D34">
      <w:pPr>
        <w:jc w:val="center"/>
        <w:rPr>
          <w:b/>
          <w:sz w:val="28"/>
          <w:szCs w:val="28"/>
        </w:rPr>
      </w:pPr>
      <w:r w:rsidRPr="00C3439C">
        <w:rPr>
          <w:b/>
          <w:sz w:val="28"/>
          <w:szCs w:val="28"/>
        </w:rPr>
        <w:t xml:space="preserve">Who </w:t>
      </w:r>
      <w:r w:rsidR="00A94874">
        <w:rPr>
          <w:b/>
          <w:sz w:val="28"/>
          <w:szCs w:val="28"/>
        </w:rPr>
        <w:t>I</w:t>
      </w:r>
      <w:r w:rsidRPr="00C3439C">
        <w:rPr>
          <w:b/>
          <w:sz w:val="28"/>
          <w:szCs w:val="28"/>
        </w:rPr>
        <w:t>s Jesus</w:t>
      </w:r>
      <w:r>
        <w:rPr>
          <w:b/>
          <w:sz w:val="28"/>
          <w:szCs w:val="28"/>
        </w:rPr>
        <w:t xml:space="preserve"> Really</w:t>
      </w:r>
      <w:r w:rsidRPr="00C3439C">
        <w:rPr>
          <w:b/>
          <w:sz w:val="28"/>
          <w:szCs w:val="28"/>
        </w:rPr>
        <w:t>?</w:t>
      </w:r>
    </w:p>
    <w:p w14:paraId="653DC33A" w14:textId="77777777" w:rsidR="007E0D34" w:rsidRPr="007350D3" w:rsidRDefault="007E0D34" w:rsidP="00766D77">
      <w:pPr>
        <w:spacing w:after="0"/>
        <w:jc w:val="center"/>
        <w:rPr>
          <w:rFonts w:asciiTheme="minorHAnsi" w:hAnsiTheme="minorHAnsi"/>
          <w:b/>
          <w:sz w:val="24"/>
          <w:szCs w:val="24"/>
        </w:rPr>
      </w:pPr>
      <w:r w:rsidRPr="007350D3">
        <w:rPr>
          <w:rFonts w:asciiTheme="minorHAnsi" w:hAnsiTheme="minorHAnsi"/>
          <w:b/>
          <w:sz w:val="24"/>
          <w:szCs w:val="24"/>
        </w:rPr>
        <w:t>Revelation 1:10-20 (ASV)</w:t>
      </w:r>
    </w:p>
    <w:p w14:paraId="0D7762F6" w14:textId="77777777" w:rsidR="007350D3" w:rsidRDefault="007E0D34" w:rsidP="00766D77">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I was in the Spirit on the Lord's day, and I heard behind me a great voice, as of a trumpet saying, </w:t>
      </w:r>
      <w:r w:rsidR="007C7CEE" w:rsidRPr="00D813E3">
        <w:rPr>
          <w:rFonts w:asciiTheme="minorHAnsi" w:hAnsiTheme="minorHAnsi"/>
          <w:b/>
          <w:i/>
        </w:rPr>
        <w:t>what</w:t>
      </w:r>
      <w:r w:rsidRPr="00D813E3">
        <w:rPr>
          <w:rFonts w:asciiTheme="minorHAnsi" w:hAnsiTheme="minorHAnsi"/>
          <w:b/>
          <w:i/>
        </w:rPr>
        <w:t xml:space="preserve"> thou seest, write in a book and send it to the seven churches: unto Ephesus, </w:t>
      </w:r>
    </w:p>
    <w:p w14:paraId="381C3782"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unto Smyrna, and unto Pergamum, and unto Thyatira, and unto Sardis, and unto P</w:t>
      </w:r>
      <w:r w:rsidR="007350D3">
        <w:rPr>
          <w:rFonts w:asciiTheme="minorHAnsi" w:hAnsiTheme="minorHAnsi"/>
          <w:b/>
          <w:i/>
        </w:rPr>
        <w:t xml:space="preserve">hiladelphia, and unto Laodicea.  </w:t>
      </w:r>
      <w:r w:rsidRPr="00D813E3">
        <w:rPr>
          <w:rFonts w:asciiTheme="minorHAnsi" w:hAnsiTheme="minorHAnsi"/>
          <w:b/>
          <w:i/>
        </w:rPr>
        <w:t xml:space="preserve">And I turned to see the voice that spake with me. </w:t>
      </w:r>
    </w:p>
    <w:p w14:paraId="2D8A3C49"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And having turned I saw seven golden candlesticks; and in the midst of the candlesticks </w:t>
      </w:r>
    </w:p>
    <w:p w14:paraId="2B378FFE"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one like unto a son of man, clothed with a garment down to the foot, and girt about</w:t>
      </w:r>
    </w:p>
    <w:p w14:paraId="0D9BC417"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at the breasts with a golden girdle. And his head and his hair were white as white wool, white as snow; and his eyes were as a flame of fire; and his feet like unto burnished brass,</w:t>
      </w:r>
    </w:p>
    <w:p w14:paraId="2BBE5E67"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as if it had been refined in a furnace; and his voice as the voice of many waters. And he </w:t>
      </w:r>
    </w:p>
    <w:p w14:paraId="41386A2A"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had in his right hand seven stars: and out of his mouth proceeded a sharp two-edged sword: </w:t>
      </w:r>
    </w:p>
    <w:p w14:paraId="2C4D9172" w14:textId="77777777" w:rsidR="007E0D34"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his countenance was as t</w:t>
      </w:r>
      <w:r w:rsidR="007350D3">
        <w:rPr>
          <w:rFonts w:asciiTheme="minorHAnsi" w:hAnsiTheme="minorHAnsi"/>
          <w:b/>
          <w:i/>
        </w:rPr>
        <w:t xml:space="preserve">he sun shineth in his strength.  </w:t>
      </w:r>
      <w:r w:rsidRPr="00D813E3">
        <w:rPr>
          <w:rFonts w:asciiTheme="minorHAnsi" w:hAnsiTheme="minorHAnsi"/>
          <w:b/>
          <w:i/>
        </w:rPr>
        <w:t>And when I saw him, I fell at his feet as one dead. And he laid his right hand upon me, saying, Fear not; I am the first and the last, and the Living one; and I was dead, and behold, I am alive for evermore, and I have the keys of death and of Hades. Write therefore the things which thou sawest, and the things which are, and the things which shall come to pass hereafter; the mystery of the seven stars which thou sawest in my right hand, and the seven golden candlesticks. The seven stars are the angels of the seven churches: and the seven candlesticks are seven churches.</w:t>
      </w:r>
    </w:p>
    <w:p w14:paraId="36D18121" w14:textId="77777777" w:rsidR="00E91F16" w:rsidRPr="009A7516" w:rsidRDefault="00E91F16" w:rsidP="009A7516">
      <w:pPr>
        <w:jc w:val="both"/>
        <w:rPr>
          <w:sz w:val="24"/>
          <w:szCs w:val="24"/>
        </w:rPr>
      </w:pPr>
    </w:p>
    <w:p w14:paraId="1E53AA1A" w14:textId="77777777" w:rsidR="007E0D34" w:rsidRDefault="007E0D34" w:rsidP="007E0D34">
      <w:pPr>
        <w:ind w:firstLine="720"/>
        <w:jc w:val="both"/>
        <w:rPr>
          <w:sz w:val="24"/>
          <w:szCs w:val="24"/>
        </w:rPr>
      </w:pPr>
      <w:r>
        <w:rPr>
          <w:sz w:val="24"/>
          <w:szCs w:val="24"/>
        </w:rPr>
        <w:t xml:space="preserve">On one occasion Jesus </w:t>
      </w:r>
      <w:r w:rsidRPr="0076788C">
        <w:rPr>
          <w:sz w:val="24"/>
          <w:szCs w:val="24"/>
        </w:rPr>
        <w:t>asked His disciples a probing question</w:t>
      </w:r>
      <w:r>
        <w:rPr>
          <w:sz w:val="24"/>
          <w:szCs w:val="24"/>
        </w:rPr>
        <w:t xml:space="preserve">: </w:t>
      </w:r>
      <w:r w:rsidRPr="0076788C">
        <w:rPr>
          <w:sz w:val="24"/>
          <w:szCs w:val="24"/>
        </w:rPr>
        <w:t>“Who do you think I am?” Peter responded,</w:t>
      </w:r>
      <w:r>
        <w:rPr>
          <w:sz w:val="24"/>
          <w:szCs w:val="24"/>
        </w:rPr>
        <w:t xml:space="preserve"> “</w:t>
      </w:r>
      <w:r w:rsidRPr="0076788C">
        <w:rPr>
          <w:sz w:val="24"/>
          <w:szCs w:val="24"/>
        </w:rPr>
        <w:t>You are the Christ, the Son of the living God.</w:t>
      </w:r>
      <w:r>
        <w:rPr>
          <w:sz w:val="24"/>
          <w:szCs w:val="24"/>
        </w:rPr>
        <w:t xml:space="preserve">  And Jesus said to him, “Blessed are you, Simon Barjona, because flesh and blood did not reveal this to you, but My Father who is in heaven.” (Matthew 16:13-19) When it comes right down to it, only God can reveal the true identity of Jesus. </w:t>
      </w:r>
      <w:r w:rsidR="00C50A48">
        <w:rPr>
          <w:sz w:val="24"/>
          <w:szCs w:val="24"/>
        </w:rPr>
        <w:t>But</w:t>
      </w:r>
      <w:r>
        <w:rPr>
          <w:sz w:val="24"/>
          <w:szCs w:val="24"/>
        </w:rPr>
        <w:t xml:space="preserve"> when He does, </w:t>
      </w:r>
      <w:r w:rsidR="00C50A48">
        <w:rPr>
          <w:sz w:val="24"/>
          <w:szCs w:val="24"/>
        </w:rPr>
        <w:t xml:space="preserve">you’ll be forced to decide what you will do with Him. </w:t>
      </w:r>
      <w:r>
        <w:rPr>
          <w:sz w:val="24"/>
          <w:szCs w:val="24"/>
        </w:rPr>
        <w:t>W</w:t>
      </w:r>
      <w:r w:rsidRPr="0076788C">
        <w:rPr>
          <w:sz w:val="24"/>
          <w:szCs w:val="24"/>
        </w:rPr>
        <w:t>ho do you say Jesus is</w:t>
      </w:r>
      <w:r w:rsidR="00C50A48">
        <w:rPr>
          <w:sz w:val="24"/>
          <w:szCs w:val="24"/>
        </w:rPr>
        <w:t xml:space="preserve"> to you personally</w:t>
      </w:r>
      <w:r w:rsidRPr="0076788C">
        <w:rPr>
          <w:sz w:val="24"/>
          <w:szCs w:val="24"/>
        </w:rPr>
        <w:t xml:space="preserve">? Your response to that question </w:t>
      </w:r>
      <w:r>
        <w:rPr>
          <w:sz w:val="24"/>
          <w:szCs w:val="24"/>
        </w:rPr>
        <w:t xml:space="preserve">will </w:t>
      </w:r>
      <w:r w:rsidRPr="0076788C">
        <w:rPr>
          <w:sz w:val="24"/>
          <w:szCs w:val="24"/>
        </w:rPr>
        <w:t xml:space="preserve">set the trajectory for your life now, </w:t>
      </w:r>
      <w:r>
        <w:rPr>
          <w:sz w:val="24"/>
          <w:szCs w:val="24"/>
        </w:rPr>
        <w:t>as well as</w:t>
      </w:r>
      <w:r w:rsidRPr="0076788C">
        <w:rPr>
          <w:sz w:val="24"/>
          <w:szCs w:val="24"/>
        </w:rPr>
        <w:t xml:space="preserve"> your eternity. </w:t>
      </w:r>
      <w:r w:rsidR="00F617C7">
        <w:rPr>
          <w:sz w:val="24"/>
          <w:szCs w:val="24"/>
        </w:rPr>
        <w:t>D</w:t>
      </w:r>
      <w:r w:rsidRPr="0076788C">
        <w:rPr>
          <w:sz w:val="24"/>
          <w:szCs w:val="24"/>
        </w:rPr>
        <w:t>on’t you think we need to get this right?</w:t>
      </w:r>
    </w:p>
    <w:p w14:paraId="0AB17C7E" w14:textId="77777777" w:rsidR="007E0D34" w:rsidRPr="00CE06DB" w:rsidRDefault="007E0D34" w:rsidP="007E0D34">
      <w:pPr>
        <w:ind w:firstLine="720"/>
        <w:rPr>
          <w:b/>
          <w:i/>
          <w:sz w:val="24"/>
          <w:szCs w:val="24"/>
        </w:rPr>
      </w:pPr>
      <w:r w:rsidRPr="5897EC05">
        <w:rPr>
          <w:sz w:val="24"/>
          <w:szCs w:val="24"/>
        </w:rPr>
        <w:t>C.S. Lewis</w:t>
      </w:r>
      <w:r>
        <w:rPr>
          <w:sz w:val="24"/>
          <w:szCs w:val="24"/>
        </w:rPr>
        <w:t xml:space="preserve">, author of </w:t>
      </w:r>
      <w:r w:rsidRPr="00AC662B">
        <w:rPr>
          <w:sz w:val="24"/>
          <w:szCs w:val="24"/>
          <w:u w:val="single"/>
        </w:rPr>
        <w:t>The C</w:t>
      </w:r>
      <w:r>
        <w:rPr>
          <w:sz w:val="24"/>
          <w:szCs w:val="24"/>
          <w:u w:val="single"/>
        </w:rPr>
        <w:t>hronicles</w:t>
      </w:r>
      <w:r w:rsidRPr="00AC662B">
        <w:rPr>
          <w:sz w:val="24"/>
          <w:szCs w:val="24"/>
          <w:u w:val="single"/>
        </w:rPr>
        <w:t xml:space="preserve"> of Narnia</w:t>
      </w:r>
      <w:r>
        <w:rPr>
          <w:sz w:val="24"/>
          <w:szCs w:val="24"/>
        </w:rPr>
        <w:t xml:space="preserve">, was once a skeptic. </w:t>
      </w:r>
      <w:r w:rsidRPr="5897EC05">
        <w:rPr>
          <w:sz w:val="24"/>
          <w:szCs w:val="24"/>
        </w:rPr>
        <w:t xml:space="preserve">In his classic book, </w:t>
      </w:r>
      <w:r w:rsidRPr="5897EC05">
        <w:rPr>
          <w:sz w:val="24"/>
          <w:szCs w:val="24"/>
          <w:u w:val="single"/>
        </w:rPr>
        <w:t>Mere Christianity</w:t>
      </w:r>
      <w:r w:rsidRPr="00265C3B">
        <w:rPr>
          <w:sz w:val="24"/>
          <w:szCs w:val="24"/>
        </w:rPr>
        <w:t xml:space="preserve"> </w:t>
      </w:r>
      <w:r w:rsidRPr="5897EC05">
        <w:rPr>
          <w:sz w:val="24"/>
          <w:szCs w:val="24"/>
        </w:rPr>
        <w:t>he wrote:</w:t>
      </w:r>
    </w:p>
    <w:p w14:paraId="5601A778" w14:textId="77777777" w:rsidR="007E0D34" w:rsidRDefault="007E0D34" w:rsidP="007E0D34">
      <w:pPr>
        <w:sectPr w:rsidR="007E0D34" w:rsidSect="00DE04E4">
          <w:type w:val="continuous"/>
          <w:pgSz w:w="12240" w:h="15840" w:code="1"/>
          <w:pgMar w:top="1440" w:right="1440" w:bottom="1440" w:left="1440" w:header="0" w:footer="720" w:gutter="0"/>
          <w:cols w:space="720"/>
          <w:titlePg/>
          <w:docGrid w:linePitch="360"/>
        </w:sectPr>
      </w:pPr>
    </w:p>
    <w:p w14:paraId="18827B31" w14:textId="77777777" w:rsidR="007E0D34" w:rsidRDefault="007E0D34" w:rsidP="000938C1">
      <w:pPr>
        <w:spacing w:after="0"/>
        <w:ind w:left="720" w:right="720"/>
        <w:jc w:val="both"/>
        <w:rPr>
          <w:sz w:val="24"/>
          <w:szCs w:val="24"/>
        </w:rPr>
      </w:pPr>
      <w:r w:rsidRPr="5897EC05">
        <w:rPr>
          <w:sz w:val="24"/>
          <w:szCs w:val="24"/>
        </w:rPr>
        <w:t xml:space="preserve">“I am trying here to prevent anyone saying the really foolish thing that people often say about Him: I’m ready to accept Jesus as a great moral teacher, but I don’t accept his claim to be God. That is the one thing we must not say. A man who was merely a man and said the sort of things Jesus said would not be a great moral teacher. He would either be a lunatic — on the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 </w:t>
      </w:r>
    </w:p>
    <w:p w14:paraId="60BCBD0C" w14:textId="77777777" w:rsidR="000938C1" w:rsidRDefault="000938C1" w:rsidP="000938C1">
      <w:pPr>
        <w:spacing w:after="0"/>
        <w:jc w:val="center"/>
        <w:rPr>
          <w:rFonts w:asciiTheme="minorHAnsi" w:hAnsiTheme="minorHAnsi"/>
          <w:b/>
          <w:sz w:val="28"/>
          <w:szCs w:val="28"/>
        </w:rPr>
      </w:pPr>
    </w:p>
    <w:p w14:paraId="43AD62AE" w14:textId="77777777" w:rsidR="007E0D34" w:rsidRDefault="007E0D34" w:rsidP="007E0D34">
      <w:pPr>
        <w:jc w:val="center"/>
        <w:rPr>
          <w:rFonts w:asciiTheme="minorHAnsi" w:hAnsiTheme="minorHAnsi"/>
          <w:b/>
          <w:sz w:val="28"/>
          <w:szCs w:val="28"/>
        </w:rPr>
      </w:pPr>
      <w:r>
        <w:rPr>
          <w:rFonts w:asciiTheme="minorHAnsi" w:hAnsiTheme="minorHAnsi"/>
          <w:b/>
          <w:sz w:val="28"/>
          <w:szCs w:val="28"/>
        </w:rPr>
        <w:t xml:space="preserve">Jesus in the Old Testament </w:t>
      </w:r>
    </w:p>
    <w:p w14:paraId="6DAF8792" w14:textId="77777777" w:rsidR="007E0D34" w:rsidRPr="000240B8" w:rsidRDefault="007E0D34" w:rsidP="000240B8">
      <w:pPr>
        <w:spacing w:after="0"/>
        <w:jc w:val="center"/>
        <w:rPr>
          <w:b/>
          <w:sz w:val="24"/>
          <w:szCs w:val="24"/>
        </w:rPr>
      </w:pPr>
      <w:r w:rsidRPr="000240B8">
        <w:rPr>
          <w:b/>
          <w:sz w:val="24"/>
          <w:szCs w:val="24"/>
        </w:rPr>
        <w:t>Ephesians 3:1-2 (ESV)</w:t>
      </w:r>
    </w:p>
    <w:p w14:paraId="01F0EE7E" w14:textId="77777777" w:rsidR="007350D3" w:rsidRDefault="007E0D34" w:rsidP="007350D3">
      <w:pPr>
        <w:pStyle w:val="ListParagraph"/>
        <w:ind w:left="0"/>
        <w:jc w:val="center"/>
        <w:rPr>
          <w:b/>
          <w:i/>
          <w:sz w:val="24"/>
          <w:szCs w:val="24"/>
        </w:rPr>
      </w:pPr>
      <w:r w:rsidRPr="005A37C4">
        <w:rPr>
          <w:b/>
          <w:i/>
          <w:sz w:val="24"/>
          <w:szCs w:val="24"/>
        </w:rPr>
        <w:t xml:space="preserve">For this </w:t>
      </w:r>
      <w:r w:rsidR="007C7CEE" w:rsidRPr="005A37C4">
        <w:rPr>
          <w:b/>
          <w:i/>
          <w:sz w:val="24"/>
          <w:szCs w:val="24"/>
        </w:rPr>
        <w:t>reason,</w:t>
      </w:r>
      <w:r w:rsidRPr="005A37C4">
        <w:rPr>
          <w:b/>
          <w:i/>
          <w:sz w:val="24"/>
          <w:szCs w:val="24"/>
        </w:rPr>
        <w:t xml:space="preserve"> I, Paul, a prisoner for Christ Jesus on behalf of you Gentiles—</w:t>
      </w:r>
    </w:p>
    <w:p w14:paraId="12FA1465" w14:textId="77777777" w:rsidR="007350D3" w:rsidRDefault="007E0D34" w:rsidP="007350D3">
      <w:pPr>
        <w:pStyle w:val="ListParagraph"/>
        <w:ind w:left="0"/>
        <w:jc w:val="center"/>
        <w:rPr>
          <w:b/>
          <w:i/>
          <w:sz w:val="24"/>
          <w:szCs w:val="24"/>
        </w:rPr>
      </w:pPr>
      <w:r w:rsidRPr="005A37C4">
        <w:rPr>
          <w:b/>
          <w:i/>
          <w:sz w:val="24"/>
          <w:szCs w:val="24"/>
        </w:rPr>
        <w:t>assuming that you have heard of the stewardship of God’s grace that was given to me</w:t>
      </w:r>
    </w:p>
    <w:p w14:paraId="1EED1826" w14:textId="77777777" w:rsidR="007350D3" w:rsidRDefault="007E0D34" w:rsidP="007350D3">
      <w:pPr>
        <w:pStyle w:val="ListParagraph"/>
        <w:ind w:left="0"/>
        <w:jc w:val="center"/>
        <w:rPr>
          <w:b/>
          <w:i/>
          <w:sz w:val="24"/>
          <w:szCs w:val="24"/>
        </w:rPr>
      </w:pPr>
      <w:r w:rsidRPr="005A37C4">
        <w:rPr>
          <w:b/>
          <w:i/>
          <w:sz w:val="24"/>
          <w:szCs w:val="24"/>
        </w:rPr>
        <w:t xml:space="preserve"> for you, how the mystery was made known to me by revelation, as I have written briefly. When you read this, you can perceive my insight into the mystery of Christ, </w:t>
      </w:r>
    </w:p>
    <w:p w14:paraId="08C42FCB" w14:textId="77777777" w:rsidR="007350D3" w:rsidRDefault="007E0D34" w:rsidP="007350D3">
      <w:pPr>
        <w:pStyle w:val="ListParagraph"/>
        <w:ind w:left="0"/>
        <w:jc w:val="center"/>
        <w:rPr>
          <w:b/>
          <w:i/>
          <w:sz w:val="24"/>
          <w:szCs w:val="24"/>
        </w:rPr>
      </w:pPr>
      <w:r w:rsidRPr="005A37C4">
        <w:rPr>
          <w:b/>
          <w:i/>
          <w:sz w:val="24"/>
          <w:szCs w:val="24"/>
        </w:rPr>
        <w:t xml:space="preserve">which was not made known to the sons of men in other generations as it has now </w:t>
      </w:r>
    </w:p>
    <w:p w14:paraId="696A24E2" w14:textId="77777777" w:rsidR="007E0D34" w:rsidRPr="005A37C4" w:rsidRDefault="007E0D34" w:rsidP="007350D3">
      <w:pPr>
        <w:pStyle w:val="ListParagraph"/>
        <w:ind w:left="0"/>
        <w:jc w:val="center"/>
        <w:rPr>
          <w:b/>
          <w:i/>
          <w:sz w:val="24"/>
          <w:szCs w:val="24"/>
        </w:rPr>
      </w:pPr>
      <w:r w:rsidRPr="005A37C4">
        <w:rPr>
          <w:b/>
          <w:i/>
          <w:sz w:val="24"/>
          <w:szCs w:val="24"/>
        </w:rPr>
        <w:t>been revealed to his holy apostles and prophets by the Spirit.</w:t>
      </w:r>
    </w:p>
    <w:p w14:paraId="2815DD67" w14:textId="77777777" w:rsidR="007E0D34" w:rsidRDefault="007E0D34" w:rsidP="007E0D34">
      <w:pPr>
        <w:ind w:firstLine="720"/>
        <w:jc w:val="both"/>
        <w:rPr>
          <w:sz w:val="24"/>
          <w:szCs w:val="24"/>
        </w:rPr>
      </w:pPr>
      <w:r>
        <w:rPr>
          <w:sz w:val="24"/>
          <w:szCs w:val="24"/>
        </w:rPr>
        <w:t>H</w:t>
      </w:r>
      <w:r w:rsidRPr="00F16C84">
        <w:rPr>
          <w:sz w:val="24"/>
          <w:szCs w:val="24"/>
        </w:rPr>
        <w:t xml:space="preserve">idden from the writers of the Old Testament </w:t>
      </w:r>
      <w:r>
        <w:rPr>
          <w:sz w:val="24"/>
          <w:szCs w:val="24"/>
        </w:rPr>
        <w:t>in shadows, signs, types and symbols is a mystery.</w:t>
      </w:r>
      <w:r w:rsidRPr="00F16C84">
        <w:rPr>
          <w:sz w:val="24"/>
          <w:szCs w:val="24"/>
        </w:rPr>
        <w:t xml:space="preserve"> </w:t>
      </w:r>
      <w:r>
        <w:rPr>
          <w:sz w:val="24"/>
          <w:szCs w:val="24"/>
        </w:rPr>
        <w:t xml:space="preserve">In the third century </w:t>
      </w:r>
      <w:r w:rsidRPr="5897EC05">
        <w:rPr>
          <w:sz w:val="24"/>
          <w:szCs w:val="24"/>
        </w:rPr>
        <w:t>Saint Augustine wrote</w:t>
      </w:r>
      <w:r>
        <w:rPr>
          <w:sz w:val="24"/>
          <w:szCs w:val="24"/>
        </w:rPr>
        <w:t xml:space="preserve">, </w:t>
      </w:r>
      <w:r w:rsidRPr="5897EC05">
        <w:rPr>
          <w:sz w:val="24"/>
          <w:szCs w:val="24"/>
        </w:rPr>
        <w:t xml:space="preserve">“In the Old Testament the New lies hidden, in the New Testament the old is laid open.” </w:t>
      </w:r>
      <w:r>
        <w:rPr>
          <w:sz w:val="24"/>
          <w:szCs w:val="24"/>
        </w:rPr>
        <w:t>Here is the principle that we must understand to unlock all the mysteries of the Bible. Without a proper understanding of the Old Testament, the New Testament doesn’t make much sense, and vice versa. The</w:t>
      </w:r>
      <w:r w:rsidRPr="5897EC05">
        <w:rPr>
          <w:sz w:val="24"/>
          <w:szCs w:val="24"/>
        </w:rPr>
        <w:t xml:space="preserve"> Bible</w:t>
      </w:r>
      <w:r>
        <w:rPr>
          <w:sz w:val="24"/>
          <w:szCs w:val="24"/>
        </w:rPr>
        <w:t>, therefore,</w:t>
      </w:r>
      <w:r w:rsidRPr="5897EC05">
        <w:rPr>
          <w:sz w:val="24"/>
          <w:szCs w:val="24"/>
        </w:rPr>
        <w:t xml:space="preserve"> must be viewed as a seamless story</w:t>
      </w:r>
      <w:r>
        <w:rPr>
          <w:sz w:val="24"/>
          <w:szCs w:val="24"/>
        </w:rPr>
        <w:t>.</w:t>
      </w:r>
      <w:r w:rsidRPr="004B6108">
        <w:rPr>
          <w:sz w:val="24"/>
          <w:szCs w:val="24"/>
        </w:rPr>
        <w:t xml:space="preserve"> </w:t>
      </w:r>
      <w:r>
        <w:rPr>
          <w:sz w:val="24"/>
          <w:szCs w:val="24"/>
        </w:rPr>
        <w:t>A useful tool you can use to see the story as it unfolds in sequence is t</w:t>
      </w:r>
      <w:r w:rsidRPr="5897EC05">
        <w:rPr>
          <w:sz w:val="24"/>
          <w:szCs w:val="24"/>
        </w:rPr>
        <w:t>he Chronological Bible</w:t>
      </w:r>
      <w:r>
        <w:rPr>
          <w:sz w:val="24"/>
          <w:szCs w:val="24"/>
        </w:rPr>
        <w:t xml:space="preserve">. </w:t>
      </w:r>
    </w:p>
    <w:p w14:paraId="69DB7016" w14:textId="77777777" w:rsidR="007E0D34" w:rsidRDefault="007E0D34" w:rsidP="007E0D34">
      <w:pPr>
        <w:ind w:firstLine="720"/>
        <w:jc w:val="both"/>
        <w:rPr>
          <w:sz w:val="24"/>
          <w:szCs w:val="24"/>
        </w:rPr>
      </w:pPr>
      <w:r>
        <w:rPr>
          <w:bCs/>
          <w:iCs/>
          <w:sz w:val="24"/>
          <w:szCs w:val="24"/>
        </w:rPr>
        <w:t>When Christ Jesus is referenced in the Old Testament,</w:t>
      </w:r>
      <w:r w:rsidRPr="00025775">
        <w:rPr>
          <w:bCs/>
          <w:iCs/>
          <w:sz w:val="24"/>
          <w:szCs w:val="24"/>
        </w:rPr>
        <w:t xml:space="preserve"> </w:t>
      </w:r>
      <w:r>
        <w:rPr>
          <w:bCs/>
          <w:iCs/>
          <w:sz w:val="24"/>
          <w:szCs w:val="24"/>
        </w:rPr>
        <w:t xml:space="preserve">before </w:t>
      </w:r>
      <w:r w:rsidRPr="00A864D6">
        <w:rPr>
          <w:bCs/>
          <w:iCs/>
          <w:sz w:val="24"/>
          <w:szCs w:val="24"/>
        </w:rPr>
        <w:t>His incarnation</w:t>
      </w:r>
      <w:r>
        <w:rPr>
          <w:bCs/>
          <w:iCs/>
          <w:sz w:val="24"/>
          <w:szCs w:val="24"/>
        </w:rPr>
        <w:t xml:space="preserve">, </w:t>
      </w:r>
      <w:r w:rsidRPr="00A864D6">
        <w:rPr>
          <w:bCs/>
          <w:iCs/>
          <w:sz w:val="24"/>
          <w:szCs w:val="24"/>
        </w:rPr>
        <w:t>i</w:t>
      </w:r>
      <w:r w:rsidRPr="00A864D6">
        <w:rPr>
          <w:sz w:val="24"/>
          <w:szCs w:val="24"/>
        </w:rPr>
        <w:t>t</w:t>
      </w:r>
      <w:r>
        <w:rPr>
          <w:sz w:val="24"/>
          <w:szCs w:val="24"/>
        </w:rPr>
        <w:t xml:space="preserve"> is called a </w:t>
      </w:r>
      <w:r w:rsidRPr="004A031C">
        <w:rPr>
          <w:sz w:val="24"/>
          <w:szCs w:val="24"/>
        </w:rPr>
        <w:t>Christophany</w:t>
      </w:r>
      <w:r>
        <w:rPr>
          <w:sz w:val="24"/>
          <w:szCs w:val="24"/>
        </w:rPr>
        <w:t>. Remember, the Old Testament was the Bible Jesus quoted from. It was after His resurrection and</w:t>
      </w:r>
      <w:r w:rsidRPr="007301FA">
        <w:rPr>
          <w:sz w:val="24"/>
          <w:szCs w:val="24"/>
        </w:rPr>
        <w:t xml:space="preserve"> before His ascension </w:t>
      </w:r>
      <w:r>
        <w:rPr>
          <w:sz w:val="24"/>
          <w:szCs w:val="24"/>
        </w:rPr>
        <w:t xml:space="preserve">that </w:t>
      </w:r>
      <w:r w:rsidRPr="007301FA">
        <w:rPr>
          <w:sz w:val="24"/>
          <w:szCs w:val="24"/>
        </w:rPr>
        <w:t>Jesus did a</w:t>
      </w:r>
      <w:r>
        <w:rPr>
          <w:sz w:val="24"/>
          <w:szCs w:val="24"/>
        </w:rPr>
        <w:t xml:space="preserve"> chronological Bible study with two men on the road to Emmaus, and then later with His disciples.</w:t>
      </w:r>
    </w:p>
    <w:p w14:paraId="2267FAA0" w14:textId="77777777" w:rsidR="007E0D34" w:rsidRPr="007301FA" w:rsidRDefault="00A15B45" w:rsidP="007E0D34">
      <w:pPr>
        <w:ind w:firstLine="720"/>
        <w:jc w:val="both"/>
        <w:rPr>
          <w:sz w:val="24"/>
          <w:szCs w:val="24"/>
        </w:rPr>
      </w:pPr>
      <w:r>
        <w:rPr>
          <w:sz w:val="24"/>
          <w:szCs w:val="24"/>
        </w:rPr>
        <w:t xml:space="preserve">Jesus, at this point, </w:t>
      </w:r>
      <w:r w:rsidR="007E0D34">
        <w:rPr>
          <w:sz w:val="24"/>
          <w:szCs w:val="24"/>
        </w:rPr>
        <w:t xml:space="preserve">had fulfilled at least 353 specific Old Testament passages before He </w:t>
      </w:r>
      <w:r w:rsidR="007E0D34" w:rsidRPr="007301FA">
        <w:rPr>
          <w:sz w:val="24"/>
          <w:szCs w:val="24"/>
        </w:rPr>
        <w:t xml:space="preserve">laid the Bible open </w:t>
      </w:r>
      <w:r w:rsidR="007E0D34">
        <w:rPr>
          <w:sz w:val="24"/>
          <w:szCs w:val="24"/>
        </w:rPr>
        <w:t>and</w:t>
      </w:r>
      <w:r w:rsidR="007E0D34" w:rsidRPr="007301FA">
        <w:rPr>
          <w:sz w:val="24"/>
          <w:szCs w:val="24"/>
        </w:rPr>
        <w:t xml:space="preserve"> revealed the mystery</w:t>
      </w:r>
      <w:r w:rsidR="007E0D34">
        <w:rPr>
          <w:sz w:val="24"/>
          <w:szCs w:val="24"/>
        </w:rPr>
        <w:t xml:space="preserve"> to His disciples. As the old adage goes, “Hind-sight is twenty -twenty.” As Jesus went from the Law of Moses to the Prophets and the Psalms, they realized He was the Lord God Almighty. </w:t>
      </w:r>
      <w:r w:rsidR="007E0D34" w:rsidRPr="007301FA">
        <w:rPr>
          <w:sz w:val="24"/>
          <w:szCs w:val="24"/>
        </w:rPr>
        <w:t>Wouldn’t you have loved to be part of that Bible Study?</w:t>
      </w:r>
    </w:p>
    <w:p w14:paraId="0A067E8E" w14:textId="77777777" w:rsidR="007E0D34" w:rsidRPr="000240B8" w:rsidRDefault="007E0D34" w:rsidP="000240B8">
      <w:pPr>
        <w:spacing w:after="0"/>
        <w:jc w:val="center"/>
        <w:rPr>
          <w:b/>
          <w:sz w:val="24"/>
          <w:szCs w:val="24"/>
        </w:rPr>
      </w:pPr>
      <w:r w:rsidRPr="000240B8">
        <w:rPr>
          <w:b/>
          <w:sz w:val="24"/>
          <w:szCs w:val="24"/>
        </w:rPr>
        <w:t>Luke 24:25-49 (NASB)</w:t>
      </w:r>
    </w:p>
    <w:p w14:paraId="3631CA6E" w14:textId="77777777" w:rsidR="007350D3" w:rsidRDefault="007E0D34" w:rsidP="007350D3">
      <w:pPr>
        <w:spacing w:after="0"/>
        <w:jc w:val="center"/>
        <w:rPr>
          <w:b/>
          <w:i/>
          <w:sz w:val="24"/>
          <w:szCs w:val="24"/>
        </w:rPr>
      </w:pPr>
      <w:r w:rsidRPr="001705F2">
        <w:rPr>
          <w:b/>
          <w:i/>
          <w:sz w:val="24"/>
          <w:szCs w:val="24"/>
        </w:rPr>
        <w:t xml:space="preserve">And He said to them, O foolish men and slow of heart to believe in all that the prophets </w:t>
      </w:r>
    </w:p>
    <w:p w14:paraId="2F2FA452" w14:textId="77777777" w:rsidR="007350D3" w:rsidRDefault="007E0D34" w:rsidP="007350D3">
      <w:pPr>
        <w:spacing w:after="0"/>
        <w:jc w:val="center"/>
        <w:rPr>
          <w:b/>
          <w:i/>
          <w:sz w:val="24"/>
          <w:szCs w:val="24"/>
        </w:rPr>
      </w:pPr>
      <w:r w:rsidRPr="001705F2">
        <w:rPr>
          <w:b/>
          <w:i/>
          <w:sz w:val="24"/>
          <w:szCs w:val="24"/>
        </w:rPr>
        <w:t xml:space="preserve">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w:t>
      </w:r>
    </w:p>
    <w:p w14:paraId="51BFA6C5" w14:textId="77777777" w:rsidR="007350D3" w:rsidRDefault="007E0D34" w:rsidP="007350D3">
      <w:pPr>
        <w:spacing w:after="0"/>
        <w:jc w:val="center"/>
        <w:rPr>
          <w:b/>
          <w:i/>
          <w:sz w:val="24"/>
          <w:szCs w:val="24"/>
        </w:rPr>
      </w:pPr>
      <w:r w:rsidRPr="001705F2">
        <w:rPr>
          <w:b/>
          <w:i/>
          <w:sz w:val="24"/>
          <w:szCs w:val="24"/>
        </w:rPr>
        <w:t xml:space="preserve"> and He said to them, “Thus it is written, that the Christ would suffer and rise again </w:t>
      </w:r>
    </w:p>
    <w:p w14:paraId="406DAA42" w14:textId="77777777" w:rsidR="007350D3" w:rsidRDefault="007E0D34" w:rsidP="007350D3">
      <w:pPr>
        <w:spacing w:after="0"/>
        <w:jc w:val="center"/>
        <w:rPr>
          <w:b/>
          <w:i/>
          <w:sz w:val="24"/>
          <w:szCs w:val="24"/>
        </w:rPr>
      </w:pPr>
      <w:r w:rsidRPr="001705F2">
        <w:rPr>
          <w:b/>
          <w:i/>
          <w:sz w:val="24"/>
          <w:szCs w:val="24"/>
        </w:rPr>
        <w:t xml:space="preserve">from the dead the third day, and repentance for the forgiveness of sins would be proclaimed in His name to all nations, beginning from Jerusalem. You are witnesses of these things.  </w:t>
      </w:r>
    </w:p>
    <w:p w14:paraId="4A2985E2" w14:textId="77777777" w:rsidR="007350D3" w:rsidRDefault="007E0D34" w:rsidP="007350D3">
      <w:pPr>
        <w:spacing w:after="0"/>
        <w:jc w:val="center"/>
        <w:rPr>
          <w:b/>
          <w:i/>
          <w:sz w:val="24"/>
          <w:szCs w:val="24"/>
        </w:rPr>
      </w:pPr>
      <w:r w:rsidRPr="001705F2">
        <w:rPr>
          <w:b/>
          <w:i/>
          <w:sz w:val="24"/>
          <w:szCs w:val="24"/>
        </w:rPr>
        <w:t xml:space="preserve">And behold, I am sending forth the promise of My Father upon you: but you are to stay </w:t>
      </w:r>
    </w:p>
    <w:p w14:paraId="36021C20" w14:textId="77777777" w:rsidR="007E0D34" w:rsidRPr="001705F2" w:rsidRDefault="007E0D34" w:rsidP="007E0D34">
      <w:pPr>
        <w:jc w:val="center"/>
        <w:rPr>
          <w:b/>
          <w:i/>
          <w:sz w:val="24"/>
          <w:szCs w:val="24"/>
        </w:rPr>
      </w:pPr>
      <w:r w:rsidRPr="001705F2">
        <w:rPr>
          <w:b/>
          <w:i/>
          <w:sz w:val="24"/>
          <w:szCs w:val="24"/>
        </w:rPr>
        <w:t>in the city until you are clothed with power from on high.” AMEN.</w:t>
      </w:r>
    </w:p>
    <w:p w14:paraId="09FDB61E" w14:textId="77777777" w:rsidR="007E0D34" w:rsidRPr="00D23ECC" w:rsidRDefault="007E0D34" w:rsidP="007E0D34">
      <w:pPr>
        <w:ind w:firstLine="720"/>
        <w:jc w:val="both"/>
        <w:rPr>
          <w:i/>
          <w:sz w:val="24"/>
          <w:szCs w:val="24"/>
        </w:rPr>
      </w:pPr>
      <w:r w:rsidRPr="00D23ECC">
        <w:rPr>
          <w:sz w:val="24"/>
          <w:szCs w:val="24"/>
        </w:rPr>
        <w:t xml:space="preserve">The terms used for the study of interpretation of the Scriptures are </w:t>
      </w:r>
      <w:r>
        <w:rPr>
          <w:sz w:val="24"/>
          <w:szCs w:val="24"/>
        </w:rPr>
        <w:t>h</w:t>
      </w:r>
      <w:r w:rsidRPr="00D23ECC">
        <w:rPr>
          <w:sz w:val="24"/>
          <w:szCs w:val="24"/>
        </w:rPr>
        <w:t>ermeneutics and exegesis</w:t>
      </w:r>
      <w:r>
        <w:rPr>
          <w:sz w:val="24"/>
          <w:szCs w:val="24"/>
        </w:rPr>
        <w:t xml:space="preserve">, and they are </w:t>
      </w:r>
      <w:r w:rsidRPr="00D23ECC">
        <w:rPr>
          <w:sz w:val="24"/>
          <w:szCs w:val="24"/>
        </w:rPr>
        <w:t>frequently used interchangeably.</w:t>
      </w:r>
      <w:r>
        <w:rPr>
          <w:sz w:val="24"/>
          <w:szCs w:val="24"/>
        </w:rPr>
        <w:t xml:space="preserve"> </w:t>
      </w:r>
      <w:r w:rsidRPr="00D23ECC">
        <w:rPr>
          <w:sz w:val="24"/>
          <w:szCs w:val="24"/>
        </w:rPr>
        <w:t xml:space="preserve">The word hermeneutics comes from the Greek word hermeneuo and it means to </w:t>
      </w:r>
      <w:r w:rsidRPr="00D23ECC">
        <w:rPr>
          <w:i/>
          <w:sz w:val="24"/>
          <w:szCs w:val="24"/>
        </w:rPr>
        <w:t>translate, interpret, to explain thoroughly, and expound</w:t>
      </w:r>
      <w:r>
        <w:rPr>
          <w:i/>
          <w:sz w:val="24"/>
          <w:szCs w:val="24"/>
        </w:rPr>
        <w:t xml:space="preserve"> on</w:t>
      </w:r>
      <w:r w:rsidRPr="00D23ECC">
        <w:rPr>
          <w:i/>
          <w:sz w:val="24"/>
          <w:szCs w:val="24"/>
        </w:rPr>
        <w:t>.</w:t>
      </w:r>
      <w:r w:rsidRPr="00D23ECC">
        <w:rPr>
          <w:sz w:val="24"/>
          <w:szCs w:val="24"/>
        </w:rPr>
        <w:t xml:space="preserve"> </w:t>
      </w:r>
      <w:r>
        <w:rPr>
          <w:sz w:val="24"/>
          <w:szCs w:val="24"/>
        </w:rPr>
        <w:t>Jesus used this word in the above text; specifically, in</w:t>
      </w:r>
      <w:r w:rsidRPr="00D23ECC">
        <w:rPr>
          <w:sz w:val="24"/>
          <w:szCs w:val="24"/>
        </w:rPr>
        <w:t xml:space="preserve"> Luke 24:31, 32, 45</w:t>
      </w:r>
      <w:r>
        <w:rPr>
          <w:sz w:val="24"/>
          <w:szCs w:val="24"/>
        </w:rPr>
        <w:t>.</w:t>
      </w:r>
      <w:r w:rsidRPr="00D23ECC">
        <w:rPr>
          <w:sz w:val="24"/>
          <w:szCs w:val="24"/>
        </w:rPr>
        <w:t xml:space="preserve"> </w:t>
      </w:r>
      <w:r>
        <w:rPr>
          <w:sz w:val="24"/>
          <w:szCs w:val="24"/>
        </w:rPr>
        <w:t>It’s</w:t>
      </w:r>
      <w:r w:rsidRPr="00D23ECC">
        <w:rPr>
          <w:sz w:val="24"/>
          <w:szCs w:val="24"/>
        </w:rPr>
        <w:t xml:space="preserve"> translated as: </w:t>
      </w:r>
      <w:r w:rsidRPr="00D23ECC">
        <w:rPr>
          <w:i/>
          <w:sz w:val="24"/>
          <w:szCs w:val="24"/>
        </w:rPr>
        <w:t>opened their eyes</w:t>
      </w:r>
      <w:r w:rsidRPr="00D23ECC">
        <w:rPr>
          <w:sz w:val="24"/>
          <w:szCs w:val="24"/>
        </w:rPr>
        <w:t xml:space="preserve"> </w:t>
      </w:r>
      <w:r w:rsidRPr="00D23ECC">
        <w:rPr>
          <w:i/>
          <w:sz w:val="24"/>
          <w:szCs w:val="24"/>
        </w:rPr>
        <w:t>or minds</w:t>
      </w:r>
      <w:r w:rsidRPr="00D23ECC">
        <w:rPr>
          <w:sz w:val="24"/>
          <w:szCs w:val="24"/>
        </w:rPr>
        <w:t xml:space="preserve"> and </w:t>
      </w:r>
      <w:r w:rsidRPr="00D23ECC">
        <w:rPr>
          <w:i/>
          <w:sz w:val="24"/>
          <w:szCs w:val="24"/>
        </w:rPr>
        <w:t>explained.</w:t>
      </w:r>
    </w:p>
    <w:p w14:paraId="6540631B" w14:textId="77777777" w:rsidR="007E0D34" w:rsidRDefault="007E0D34" w:rsidP="000938C1">
      <w:pPr>
        <w:pStyle w:val="ListParagraph"/>
        <w:spacing w:after="0"/>
        <w:ind w:left="0" w:firstLine="720"/>
        <w:jc w:val="both"/>
        <w:rPr>
          <w:sz w:val="24"/>
          <w:szCs w:val="24"/>
        </w:rPr>
      </w:pPr>
      <w:r>
        <w:rPr>
          <w:sz w:val="24"/>
          <w:szCs w:val="24"/>
        </w:rPr>
        <w:t>Herb Hodges, whom I consider a spiritual father, is the man who was instrumental in casting the vision of Biblical disciple making for my church. In my ignorance of the Greek language, I had always assumed that exegesis, was referring to “exiting Jesus” from the Scriptures. I always seize the opportunity to learn from Brother Herb. So, as we were seated next to one another on a plane bound for Nicaragua, I ask Brother Herb to explain exegesis to me. This is what He said, “Exegesis means to</w:t>
      </w:r>
      <w:r w:rsidRPr="00E04E12">
        <w:rPr>
          <w:sz w:val="24"/>
          <w:szCs w:val="24"/>
        </w:rPr>
        <w:t xml:space="preserve"> take by the hand and lead out from invisibility to visibility</w:t>
      </w:r>
      <w:r>
        <w:rPr>
          <w:sz w:val="24"/>
          <w:szCs w:val="24"/>
        </w:rPr>
        <w:t>.</w:t>
      </w:r>
      <w:r w:rsidRPr="00E04E12">
        <w:rPr>
          <w:sz w:val="24"/>
          <w:szCs w:val="24"/>
        </w:rPr>
        <w:t>”</w:t>
      </w:r>
      <w:r>
        <w:rPr>
          <w:sz w:val="24"/>
          <w:szCs w:val="24"/>
        </w:rPr>
        <w:t xml:space="preserve"> In reality, I was not too far off base. Jesus took them by the hand and hearts and exited Himself from the Scriptures! </w:t>
      </w:r>
    </w:p>
    <w:p w14:paraId="7226E436" w14:textId="77777777" w:rsidR="000938C1" w:rsidRDefault="000938C1" w:rsidP="000938C1">
      <w:pPr>
        <w:tabs>
          <w:tab w:val="left" w:pos="2925"/>
        </w:tabs>
        <w:spacing w:after="0"/>
        <w:jc w:val="center"/>
        <w:rPr>
          <w:b/>
          <w:bCs/>
          <w:sz w:val="28"/>
          <w:szCs w:val="28"/>
        </w:rPr>
      </w:pPr>
    </w:p>
    <w:p w14:paraId="590DF0EA" w14:textId="77777777" w:rsidR="007E0D34" w:rsidRDefault="007E0D34" w:rsidP="007E0D34">
      <w:pPr>
        <w:tabs>
          <w:tab w:val="left" w:pos="2925"/>
        </w:tabs>
        <w:jc w:val="center"/>
        <w:rPr>
          <w:b/>
          <w:sz w:val="28"/>
          <w:szCs w:val="28"/>
        </w:rPr>
      </w:pPr>
      <w:r w:rsidRPr="5897EC05">
        <w:rPr>
          <w:b/>
          <w:bCs/>
          <w:sz w:val="28"/>
          <w:szCs w:val="28"/>
        </w:rPr>
        <w:t xml:space="preserve">His Name </w:t>
      </w:r>
      <w:r w:rsidR="00A94874">
        <w:rPr>
          <w:b/>
          <w:bCs/>
          <w:sz w:val="28"/>
          <w:szCs w:val="28"/>
        </w:rPr>
        <w:t>I</w:t>
      </w:r>
      <w:r w:rsidRPr="5897EC05">
        <w:rPr>
          <w:b/>
          <w:bCs/>
          <w:sz w:val="28"/>
          <w:szCs w:val="28"/>
        </w:rPr>
        <w:t>s Above Every Name</w:t>
      </w:r>
    </w:p>
    <w:p w14:paraId="06E0203F" w14:textId="77777777" w:rsidR="007E0D34" w:rsidRPr="000240B8" w:rsidRDefault="007E0D34" w:rsidP="000240B8">
      <w:pPr>
        <w:spacing w:after="0"/>
        <w:jc w:val="center"/>
        <w:rPr>
          <w:b/>
          <w:sz w:val="24"/>
          <w:szCs w:val="24"/>
        </w:rPr>
      </w:pPr>
      <w:r w:rsidRPr="000240B8">
        <w:rPr>
          <w:b/>
          <w:bCs/>
          <w:iCs/>
          <w:sz w:val="24"/>
          <w:szCs w:val="24"/>
        </w:rPr>
        <w:t>Philippians 2:9-11 (NIV)</w:t>
      </w:r>
    </w:p>
    <w:p w14:paraId="5F41BF31" w14:textId="77777777" w:rsidR="007350D3"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Therefore, God exalted him to the highest place and gave him the name that is above </w:t>
      </w:r>
    </w:p>
    <w:p w14:paraId="78509E61" w14:textId="77777777"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every name, that at the name of Jesus every knee should bow, in heaven and on earth </w:t>
      </w:r>
    </w:p>
    <w:p w14:paraId="47D8D870" w14:textId="77777777"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and under the earth, and every tongue acknowledge that Jesus Christ is Lord,</w:t>
      </w:r>
    </w:p>
    <w:p w14:paraId="64F41B6C" w14:textId="77777777" w:rsidR="007E0D34" w:rsidRDefault="007E0D34" w:rsidP="000240B8">
      <w:pPr>
        <w:pStyle w:val="line1"/>
        <w:spacing w:before="0" w:beforeAutospacing="0"/>
        <w:jc w:val="center"/>
        <w:rPr>
          <w:rFonts w:ascii="Calibri" w:hAnsi="Calibri" w:cs="Calibri"/>
          <w:b/>
          <w:i/>
        </w:rPr>
      </w:pPr>
      <w:r w:rsidRPr="5897EC05">
        <w:rPr>
          <w:rFonts w:ascii="Calibri" w:eastAsia="Calibri" w:hAnsi="Calibri" w:cs="Calibri"/>
          <w:b/>
          <w:bCs/>
          <w:i/>
          <w:iCs/>
        </w:rPr>
        <w:t xml:space="preserve"> to the glory of God the Father.</w:t>
      </w:r>
    </w:p>
    <w:p w14:paraId="03CCFD2B" w14:textId="77777777" w:rsidR="007E0D34" w:rsidRDefault="007E0D34" w:rsidP="007E0D34">
      <w:pPr>
        <w:ind w:firstLine="720"/>
        <w:jc w:val="both"/>
        <w:rPr>
          <w:sz w:val="24"/>
          <w:szCs w:val="24"/>
        </w:rPr>
      </w:pPr>
      <w:r>
        <w:rPr>
          <w:sz w:val="24"/>
          <w:szCs w:val="24"/>
        </w:rPr>
        <w:t>Each name or</w:t>
      </w:r>
      <w:r w:rsidRPr="009D7CDB">
        <w:rPr>
          <w:sz w:val="24"/>
          <w:szCs w:val="24"/>
        </w:rPr>
        <w:t xml:space="preserve"> title for </w:t>
      </w:r>
      <w:r>
        <w:rPr>
          <w:sz w:val="24"/>
          <w:szCs w:val="24"/>
        </w:rPr>
        <w:t>God</w:t>
      </w:r>
      <w:r w:rsidRPr="009D7CDB">
        <w:rPr>
          <w:sz w:val="24"/>
          <w:szCs w:val="24"/>
        </w:rPr>
        <w:t xml:space="preserve"> </w:t>
      </w:r>
      <w:r>
        <w:rPr>
          <w:sz w:val="24"/>
          <w:szCs w:val="24"/>
        </w:rPr>
        <w:t>is a Self-revelation, and there’s a scarlet thread that ties each of the names of God together. There’s only One who ever lived up to the Name. And it is written: “Jesus Christ is the</w:t>
      </w:r>
      <w:r w:rsidRPr="5897EC05">
        <w:rPr>
          <w:i/>
          <w:iCs/>
          <w:sz w:val="24"/>
          <w:szCs w:val="24"/>
        </w:rPr>
        <w:t xml:space="preserve"> </w:t>
      </w:r>
      <w:r w:rsidRPr="005718E2">
        <w:rPr>
          <w:sz w:val="24"/>
          <w:szCs w:val="24"/>
        </w:rPr>
        <w:t>same</w:t>
      </w:r>
      <w:r w:rsidRPr="5897EC05">
        <w:rPr>
          <w:i/>
          <w:iCs/>
          <w:sz w:val="24"/>
          <w:szCs w:val="24"/>
        </w:rPr>
        <w:t>, yesterday</w:t>
      </w:r>
      <w:r>
        <w:rPr>
          <w:i/>
          <w:iCs/>
          <w:sz w:val="24"/>
          <w:szCs w:val="24"/>
        </w:rPr>
        <w:t xml:space="preserve"> and</w:t>
      </w:r>
      <w:r w:rsidRPr="5897EC05">
        <w:rPr>
          <w:i/>
          <w:iCs/>
          <w:sz w:val="24"/>
          <w:szCs w:val="24"/>
        </w:rPr>
        <w:t xml:space="preserve"> today and forever</w:t>
      </w:r>
      <w:r w:rsidRPr="5897EC05">
        <w:rPr>
          <w:b/>
          <w:bCs/>
          <w:i/>
          <w:iCs/>
          <w:sz w:val="24"/>
          <w:szCs w:val="24"/>
        </w:rPr>
        <w:t>.</w:t>
      </w:r>
      <w:r>
        <w:rPr>
          <w:sz w:val="24"/>
          <w:szCs w:val="24"/>
        </w:rPr>
        <w:t>” (Hebrews 13:8)</w:t>
      </w:r>
      <w:r w:rsidRPr="00B9099E">
        <w:rPr>
          <w:sz w:val="24"/>
          <w:szCs w:val="24"/>
        </w:rPr>
        <w:t xml:space="preserve"> </w:t>
      </w:r>
    </w:p>
    <w:p w14:paraId="6A19028E" w14:textId="77777777" w:rsidR="009675E4" w:rsidRDefault="009675E4" w:rsidP="007E0D34">
      <w:pPr>
        <w:ind w:firstLine="720"/>
        <w:jc w:val="both"/>
        <w:rPr>
          <w:sz w:val="24"/>
          <w:szCs w:val="24"/>
        </w:rPr>
      </w:pPr>
    </w:p>
    <w:p w14:paraId="5C83FAAB" w14:textId="77777777" w:rsidR="007E0D34" w:rsidRPr="007350D3" w:rsidRDefault="007E0D34" w:rsidP="00766D77">
      <w:pPr>
        <w:spacing w:after="0"/>
        <w:jc w:val="center"/>
        <w:rPr>
          <w:b/>
          <w:sz w:val="24"/>
          <w:szCs w:val="24"/>
        </w:rPr>
      </w:pPr>
      <w:r w:rsidRPr="007350D3">
        <w:rPr>
          <w:b/>
          <w:bCs/>
          <w:iCs/>
          <w:sz w:val="24"/>
          <w:szCs w:val="24"/>
        </w:rPr>
        <w:t>Acts 4:10-12 (NASB)</w:t>
      </w:r>
    </w:p>
    <w:p w14:paraId="4E346057" w14:textId="77777777" w:rsidR="007350D3" w:rsidRDefault="007E0D34" w:rsidP="007350D3">
      <w:pPr>
        <w:spacing w:after="0"/>
        <w:jc w:val="center"/>
        <w:rPr>
          <w:b/>
          <w:bCs/>
          <w:i/>
          <w:iCs/>
          <w:sz w:val="24"/>
          <w:szCs w:val="24"/>
        </w:rPr>
      </w:pPr>
      <w:r w:rsidRPr="5897EC05">
        <w:rPr>
          <w:b/>
          <w:bCs/>
          <w:i/>
          <w:iCs/>
          <w:sz w:val="24"/>
          <w:szCs w:val="24"/>
        </w:rPr>
        <w:t>BY THE NAME of JESUS CHRIST, the NAZARENE, who you crucified, whom God raised</w:t>
      </w:r>
    </w:p>
    <w:p w14:paraId="4A60CADD" w14:textId="77777777" w:rsidR="007350D3" w:rsidRDefault="007E0D34" w:rsidP="007350D3">
      <w:pPr>
        <w:spacing w:after="0"/>
        <w:jc w:val="center"/>
        <w:rPr>
          <w:b/>
          <w:bCs/>
          <w:i/>
          <w:iCs/>
          <w:sz w:val="24"/>
          <w:szCs w:val="24"/>
        </w:rPr>
      </w:pPr>
      <w:r w:rsidRPr="5897EC05">
        <w:rPr>
          <w:b/>
          <w:bCs/>
          <w:i/>
          <w:iCs/>
          <w:sz w:val="24"/>
          <w:szCs w:val="24"/>
        </w:rPr>
        <w:t xml:space="preserve"> from the dead- by THIS NAME this man stands here before you in good health. </w:t>
      </w:r>
    </w:p>
    <w:p w14:paraId="7E535147" w14:textId="77777777" w:rsidR="007350D3" w:rsidRDefault="007E0D34" w:rsidP="007350D3">
      <w:pPr>
        <w:spacing w:after="0"/>
        <w:jc w:val="center"/>
        <w:rPr>
          <w:b/>
          <w:bCs/>
          <w:i/>
          <w:iCs/>
          <w:sz w:val="24"/>
          <w:szCs w:val="24"/>
        </w:rPr>
      </w:pPr>
      <w:r w:rsidRPr="5897EC05">
        <w:rPr>
          <w:b/>
          <w:bCs/>
          <w:i/>
          <w:iCs/>
          <w:sz w:val="24"/>
          <w:szCs w:val="24"/>
        </w:rPr>
        <w:t xml:space="preserve">And there is </w:t>
      </w:r>
      <w:r w:rsidRPr="5897EC05">
        <w:rPr>
          <w:b/>
          <w:bCs/>
          <w:i/>
          <w:iCs/>
          <w:sz w:val="24"/>
          <w:szCs w:val="24"/>
          <w:u w:val="single"/>
        </w:rPr>
        <w:t>SALVATION in NO one else</w:t>
      </w:r>
      <w:r w:rsidRPr="5897EC05">
        <w:rPr>
          <w:b/>
          <w:bCs/>
          <w:i/>
          <w:iCs/>
          <w:sz w:val="24"/>
          <w:szCs w:val="24"/>
        </w:rPr>
        <w:t xml:space="preserve">; for there </w:t>
      </w:r>
      <w:r w:rsidRPr="5897EC05">
        <w:rPr>
          <w:b/>
          <w:bCs/>
          <w:i/>
          <w:iCs/>
          <w:sz w:val="24"/>
          <w:szCs w:val="24"/>
          <w:u w:val="single"/>
        </w:rPr>
        <w:t>is NO OTHER NAME</w:t>
      </w:r>
      <w:r w:rsidRPr="5897EC05">
        <w:rPr>
          <w:b/>
          <w:bCs/>
          <w:i/>
          <w:iCs/>
          <w:sz w:val="24"/>
          <w:szCs w:val="24"/>
        </w:rPr>
        <w:t xml:space="preserve"> under heaven </w:t>
      </w:r>
    </w:p>
    <w:p w14:paraId="5D621E8E" w14:textId="77777777" w:rsidR="007E0D34" w:rsidRDefault="007E0D34" w:rsidP="007E0D34">
      <w:pPr>
        <w:jc w:val="center"/>
        <w:rPr>
          <w:b/>
          <w:bCs/>
          <w:i/>
          <w:iCs/>
          <w:sz w:val="24"/>
          <w:szCs w:val="24"/>
        </w:rPr>
      </w:pPr>
      <w:r w:rsidRPr="5897EC05">
        <w:rPr>
          <w:b/>
          <w:bCs/>
          <w:i/>
          <w:iCs/>
          <w:sz w:val="24"/>
          <w:szCs w:val="24"/>
        </w:rPr>
        <w:t>that has been given among men BY WHICH WE MUST BE SAVED.</w:t>
      </w:r>
    </w:p>
    <w:p w14:paraId="183B20E7"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Remember that John was in Ephesus when he wrote his gospel and his letters.</w:t>
      </w:r>
      <w:r w:rsidRPr="00650EEF">
        <w:rPr>
          <w:rFonts w:asciiTheme="minorHAnsi" w:eastAsiaTheme="minorEastAsia" w:hAnsiTheme="minorHAnsi" w:cstheme="minorBidi"/>
        </w:rPr>
        <w:t xml:space="preserve"> </w:t>
      </w:r>
      <w:r>
        <w:rPr>
          <w:rFonts w:asciiTheme="minorHAnsi" w:eastAsiaTheme="minorEastAsia" w:hAnsiTheme="minorHAnsi" w:cstheme="minorBidi"/>
        </w:rPr>
        <w:t>John</w:t>
      </w:r>
      <w:r w:rsidRPr="5897EC05">
        <w:rPr>
          <w:rFonts w:asciiTheme="minorHAnsi" w:eastAsiaTheme="minorEastAsia" w:hAnsiTheme="minorHAnsi" w:cstheme="minorBidi"/>
        </w:rPr>
        <w:t xml:space="preserve"> begins his gospel by stating </w:t>
      </w:r>
      <w:r>
        <w:rPr>
          <w:rFonts w:asciiTheme="minorHAnsi" w:eastAsiaTheme="minorEastAsia" w:hAnsiTheme="minorHAnsi" w:cstheme="minorBidi"/>
        </w:rPr>
        <w:t xml:space="preserve">that </w:t>
      </w:r>
      <w:r w:rsidRPr="5897EC05">
        <w:rPr>
          <w:rFonts w:asciiTheme="minorHAnsi" w:eastAsiaTheme="minorEastAsia" w:hAnsiTheme="minorHAnsi" w:cstheme="minorBidi"/>
        </w:rPr>
        <w:t xml:space="preserve">Jesus </w:t>
      </w:r>
      <w:r w:rsidRPr="007753C8">
        <w:rPr>
          <w:rFonts w:asciiTheme="minorHAnsi" w:eastAsiaTheme="minorEastAsia" w:hAnsiTheme="minorHAnsi" w:cstheme="minorBidi"/>
          <w:i/>
        </w:rPr>
        <w:t>is the Word of God</w:t>
      </w:r>
      <w:r w:rsidRPr="007753C8">
        <w:rPr>
          <w:rFonts w:asciiTheme="minorHAnsi" w:eastAsiaTheme="minorEastAsia" w:hAnsiTheme="minorHAnsi" w:cstheme="minorBidi"/>
        </w:rPr>
        <w:t>.</w:t>
      </w:r>
      <w:r>
        <w:rPr>
          <w:rFonts w:asciiTheme="minorHAnsi" w:eastAsiaTheme="minorEastAsia" w:hAnsiTheme="minorHAnsi" w:cstheme="minorBidi"/>
        </w:rPr>
        <w:t xml:space="preserve"> And in Revelation he said of Jesus, “</w:t>
      </w:r>
      <w:r w:rsidRPr="5897EC05">
        <w:rPr>
          <w:rFonts w:asciiTheme="minorHAnsi" w:eastAsiaTheme="minorEastAsia" w:hAnsiTheme="minorHAnsi" w:cstheme="minorBidi"/>
        </w:rPr>
        <w:t>His name is the Word of God</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(The Word of God translated in Greek is </w:t>
      </w:r>
      <w:r w:rsidRPr="5897EC05">
        <w:rPr>
          <w:rFonts w:asciiTheme="minorHAnsi" w:eastAsiaTheme="minorEastAsia" w:hAnsiTheme="minorHAnsi" w:cstheme="minorBidi"/>
        </w:rPr>
        <w:t>Logos.</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p>
    <w:p w14:paraId="2F6A064D" w14:textId="77777777" w:rsidR="007E0D34" w:rsidRPr="00766D77" w:rsidRDefault="007E0D34" w:rsidP="00766D77">
      <w:pPr>
        <w:tabs>
          <w:tab w:val="left" w:pos="2925"/>
        </w:tabs>
        <w:spacing w:after="0"/>
        <w:jc w:val="center"/>
        <w:rPr>
          <w:b/>
          <w:sz w:val="24"/>
          <w:szCs w:val="24"/>
        </w:rPr>
      </w:pPr>
      <w:r w:rsidRPr="00766D77">
        <w:rPr>
          <w:b/>
          <w:bCs/>
          <w:iCs/>
          <w:sz w:val="24"/>
          <w:szCs w:val="24"/>
        </w:rPr>
        <w:t>John 1:1-4 (NASB)</w:t>
      </w:r>
    </w:p>
    <w:p w14:paraId="11807D49" w14:textId="77777777" w:rsidR="007350D3" w:rsidRDefault="007E0D34" w:rsidP="007350D3">
      <w:pPr>
        <w:tabs>
          <w:tab w:val="left" w:pos="2925"/>
        </w:tabs>
        <w:spacing w:after="0"/>
        <w:jc w:val="center"/>
        <w:rPr>
          <w:b/>
          <w:bCs/>
          <w:i/>
          <w:iCs/>
          <w:sz w:val="24"/>
          <w:szCs w:val="24"/>
        </w:rPr>
      </w:pPr>
      <w:r w:rsidRPr="5897EC05">
        <w:rPr>
          <w:b/>
          <w:bCs/>
          <w:i/>
          <w:iCs/>
          <w:sz w:val="24"/>
          <w:szCs w:val="24"/>
        </w:rPr>
        <w:t xml:space="preserve">In the beginning was the Word, and the Word was with God, and the Word was God. </w:t>
      </w:r>
    </w:p>
    <w:p w14:paraId="09530DAC" w14:textId="77777777" w:rsidR="007E0D34" w:rsidRPr="007350D3" w:rsidRDefault="007E0D34" w:rsidP="00B845C0">
      <w:pPr>
        <w:tabs>
          <w:tab w:val="left" w:pos="2925"/>
        </w:tabs>
        <w:spacing w:after="0"/>
        <w:jc w:val="center"/>
        <w:rPr>
          <w:b/>
          <w:bCs/>
          <w:i/>
          <w:iCs/>
          <w:sz w:val="24"/>
          <w:szCs w:val="24"/>
        </w:rPr>
      </w:pPr>
      <w:r w:rsidRPr="5897EC05">
        <w:rPr>
          <w:b/>
          <w:bCs/>
          <w:i/>
          <w:iCs/>
          <w:sz w:val="24"/>
          <w:szCs w:val="24"/>
        </w:rPr>
        <w:t>He was in the beginning with God. All things came into being through Him, and apart from Him nothing came into being that has come into being. In Him was life, and the life was the Light of men. The Light shines in the darkness, and the darkness did not comprehend it.</w:t>
      </w:r>
    </w:p>
    <w:p w14:paraId="52404325"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As we’re about to see in the following Word Search, there is a word </w:t>
      </w:r>
      <w:r w:rsidRPr="5897EC05">
        <w:rPr>
          <w:rFonts w:asciiTheme="minorHAnsi" w:eastAsiaTheme="minorEastAsia" w:hAnsiTheme="minorHAnsi" w:cstheme="minorBidi"/>
        </w:rPr>
        <w:t xml:space="preserve">that parallels the </w:t>
      </w:r>
      <w:r>
        <w:rPr>
          <w:rFonts w:asciiTheme="minorHAnsi" w:eastAsiaTheme="minorEastAsia" w:hAnsiTheme="minorHAnsi" w:cstheme="minorBidi"/>
        </w:rPr>
        <w:t>Greek n</w:t>
      </w:r>
      <w:r w:rsidRPr="5897EC05">
        <w:rPr>
          <w:rFonts w:asciiTheme="minorHAnsi" w:eastAsiaTheme="minorEastAsia" w:hAnsiTheme="minorHAnsi" w:cstheme="minorBidi"/>
        </w:rPr>
        <w:t>ame</w:t>
      </w:r>
      <w:r>
        <w:rPr>
          <w:rFonts w:asciiTheme="minorHAnsi" w:eastAsiaTheme="minorEastAsia" w:hAnsiTheme="minorHAnsi" w:cstheme="minorBidi"/>
        </w:rPr>
        <w:t xml:space="preserve"> for the Word of God,</w:t>
      </w:r>
      <w:r w:rsidRPr="00692028">
        <w:rPr>
          <w:rFonts w:asciiTheme="minorHAnsi" w:eastAsiaTheme="minorEastAsia" w:hAnsiTheme="minorHAnsi" w:cstheme="minorBidi"/>
          <w:i/>
        </w:rPr>
        <w:t xml:space="preserve"> </w:t>
      </w:r>
      <w:r>
        <w:rPr>
          <w:rFonts w:asciiTheme="minorHAnsi" w:eastAsiaTheme="minorEastAsia" w:hAnsiTheme="minorHAnsi" w:cstheme="minorBidi"/>
        </w:rPr>
        <w:t xml:space="preserve">and in </w:t>
      </w:r>
      <w:r w:rsidRPr="5897EC05">
        <w:rPr>
          <w:rFonts w:asciiTheme="minorHAnsi" w:eastAsiaTheme="minorEastAsia" w:hAnsiTheme="minorHAnsi" w:cstheme="minorBidi"/>
        </w:rPr>
        <w:t xml:space="preserve">Hebrew </w:t>
      </w:r>
      <w:r>
        <w:rPr>
          <w:rFonts w:asciiTheme="minorHAnsi" w:eastAsiaTheme="minorEastAsia" w:hAnsiTheme="minorHAnsi" w:cstheme="minorBidi"/>
        </w:rPr>
        <w:t xml:space="preserve">the name is Memra. Used </w:t>
      </w:r>
      <w:r w:rsidRPr="5897EC05">
        <w:rPr>
          <w:rFonts w:asciiTheme="minorHAnsi" w:eastAsiaTheme="minorEastAsia" w:hAnsiTheme="minorHAnsi" w:cstheme="minorBidi"/>
        </w:rPr>
        <w:t xml:space="preserve">interchangeably with the name </w:t>
      </w:r>
      <w:r w:rsidRPr="00C04B0D">
        <w:rPr>
          <w:rFonts w:asciiTheme="minorHAnsi" w:eastAsiaTheme="minorEastAsia" w:hAnsiTheme="minorHAnsi" w:cstheme="minorBidi"/>
          <w:iCs/>
        </w:rPr>
        <w:t>LORD,</w:t>
      </w:r>
      <w:r w:rsidRPr="5897EC05">
        <w:rPr>
          <w:rFonts w:asciiTheme="minorHAnsi" w:eastAsiaTheme="minorEastAsia" w:hAnsiTheme="minorHAnsi" w:cstheme="minorBidi"/>
        </w:rPr>
        <w:t xml:space="preserve"> Memra is synonymous with God Himself</w:t>
      </w:r>
      <w:r>
        <w:rPr>
          <w:rFonts w:asciiTheme="minorHAnsi" w:eastAsiaTheme="minorEastAsia" w:hAnsiTheme="minorHAnsi" w:cstheme="minorBidi"/>
        </w:rPr>
        <w:t xml:space="preserve">. In other words, there is no distinction between the LORD Himself and the </w:t>
      </w:r>
      <w:r w:rsidRPr="5897EC05">
        <w:rPr>
          <w:rFonts w:asciiTheme="minorHAnsi" w:eastAsiaTheme="minorEastAsia" w:hAnsiTheme="minorHAnsi" w:cstheme="minorBidi"/>
          <w:i/>
          <w:iCs/>
        </w:rPr>
        <w:t>Word of God</w:t>
      </w:r>
      <w:r w:rsidRPr="5897EC05">
        <w:rPr>
          <w:rFonts w:asciiTheme="minorHAnsi" w:eastAsiaTheme="minorEastAsia" w:hAnsiTheme="minorHAnsi" w:cstheme="minorBidi"/>
        </w:rPr>
        <w:t xml:space="preserve">. </w:t>
      </w:r>
    </w:p>
    <w:p w14:paraId="065CBD1C" w14:textId="77777777" w:rsidR="007E0D34" w:rsidRPr="002902CD" w:rsidRDefault="007E0D34" w:rsidP="00B845C0">
      <w:pPr>
        <w:spacing w:after="0"/>
        <w:jc w:val="both"/>
        <w:rPr>
          <w:rFonts w:cs="Calibri"/>
          <w:b/>
          <w:sz w:val="28"/>
          <w:szCs w:val="28"/>
        </w:rPr>
      </w:pPr>
      <w:r>
        <w:rPr>
          <w:rFonts w:cs="Calibri"/>
          <w:b/>
          <w:bCs/>
          <w:sz w:val="28"/>
          <w:szCs w:val="28"/>
        </w:rPr>
        <w:t>WORD SEARCH: From Strong’s Concordance</w:t>
      </w:r>
      <w:r w:rsidRPr="5897EC05">
        <w:rPr>
          <w:rFonts w:cs="Calibri"/>
          <w:b/>
          <w:bCs/>
          <w:sz w:val="28"/>
          <w:szCs w:val="28"/>
        </w:rPr>
        <w:t>:</w:t>
      </w:r>
    </w:p>
    <w:p w14:paraId="2ECF8668" w14:textId="77777777" w:rsidR="007E0D34" w:rsidRPr="002902CD" w:rsidRDefault="007E0D34" w:rsidP="00EF73C9">
      <w:pPr>
        <w:pStyle w:val="Heading3"/>
        <w:numPr>
          <w:ilvl w:val="0"/>
          <w:numId w:val="28"/>
        </w:numPr>
        <w:spacing w:before="0" w:beforeAutospacing="0"/>
        <w:ind w:left="720"/>
        <w:jc w:val="both"/>
        <w:rPr>
          <w:rFonts w:ascii="Calibri" w:eastAsia="Calibri" w:hAnsi="Calibri" w:cs="Calibri"/>
          <w:b w:val="0"/>
          <w:bCs w:val="0"/>
          <w:sz w:val="24"/>
          <w:szCs w:val="24"/>
        </w:rPr>
      </w:pPr>
      <w:bookmarkStart w:id="1290" w:name="_Toc450891723"/>
      <w:r w:rsidRPr="5897EC05">
        <w:rPr>
          <w:rFonts w:ascii="Calibri" w:eastAsia="Calibri" w:hAnsi="Calibri" w:cs="Calibri"/>
          <w:sz w:val="24"/>
          <w:szCs w:val="24"/>
        </w:rPr>
        <w:t>Targum</w:t>
      </w:r>
      <w:r w:rsidRPr="5897EC05">
        <w:rPr>
          <w:rFonts w:ascii="Calibri" w:eastAsia="Calibri" w:hAnsi="Calibri" w:cs="Calibri"/>
          <w:b w:val="0"/>
          <w:bCs w:val="0"/>
          <w:sz w:val="24"/>
          <w:szCs w:val="24"/>
        </w:rPr>
        <w:t>: The Aramaic translations of the Hebrew Scriptures for the Jews who came out of captivity in Babylon, possibly translated by Ezra (Neh. 8:6-7)</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In Greek the Memra is God, yet is a separate personality from the Father and Holy Spirit. (Source: from the internet:  oneinmessiah.net/TargumMemraTheWordOfGod.htm edited by Malachi Yosef)</w:t>
      </w:r>
      <w:bookmarkEnd w:id="1290"/>
      <w:r w:rsidRPr="5897EC05">
        <w:rPr>
          <w:rFonts w:ascii="Calibri" w:eastAsia="Calibri" w:hAnsi="Calibri" w:cs="Calibri"/>
          <w:b w:val="0"/>
          <w:bCs w:val="0"/>
          <w:sz w:val="24"/>
          <w:szCs w:val="24"/>
        </w:rPr>
        <w:t xml:space="preserve"> </w:t>
      </w:r>
    </w:p>
    <w:p w14:paraId="6A641633" w14:textId="77777777" w:rsidR="007E0D34" w:rsidRPr="002902CD" w:rsidRDefault="007E0D34" w:rsidP="00EF73C9">
      <w:pPr>
        <w:pStyle w:val="Heading3"/>
        <w:numPr>
          <w:ilvl w:val="0"/>
          <w:numId w:val="28"/>
        </w:numPr>
        <w:ind w:left="720"/>
        <w:jc w:val="both"/>
        <w:rPr>
          <w:rFonts w:ascii="Calibri" w:eastAsia="Calibri" w:hAnsi="Calibri" w:cs="Calibri"/>
          <w:b w:val="0"/>
          <w:bCs w:val="0"/>
          <w:sz w:val="24"/>
          <w:szCs w:val="24"/>
        </w:rPr>
      </w:pPr>
      <w:bookmarkStart w:id="1291" w:name="_Toc450891724"/>
      <w:r w:rsidRPr="5897EC05">
        <w:rPr>
          <w:rFonts w:ascii="Calibri" w:eastAsia="Calibri" w:hAnsi="Calibri" w:cs="Calibri"/>
          <w:sz w:val="24"/>
          <w:szCs w:val="24"/>
        </w:rPr>
        <w:t>Memra</w:t>
      </w:r>
      <w:r w:rsidRPr="5897EC05">
        <w:rPr>
          <w:rFonts w:ascii="Calibri" w:eastAsia="Calibri" w:hAnsi="Calibri" w:cs="Calibri"/>
          <w:b w:val="0"/>
          <w:bCs w:val="0"/>
          <w:sz w:val="24"/>
          <w:szCs w:val="24"/>
        </w:rPr>
        <w:t xml:space="preserve">/ </w:t>
      </w:r>
      <w:r w:rsidRPr="5897EC05">
        <w:rPr>
          <w:rFonts w:ascii="Calibri" w:eastAsia="Calibri" w:hAnsi="Calibri" w:cs="Calibri"/>
          <w:sz w:val="24"/>
          <w:szCs w:val="24"/>
        </w:rPr>
        <w:t>The Word of the LORD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This</w:t>
      </w:r>
      <w:r w:rsidR="00F617C7">
        <w:rPr>
          <w:rFonts w:ascii="Calibri" w:eastAsia="Calibri" w:hAnsi="Calibri" w:cs="Calibri"/>
          <w:b w:val="0"/>
          <w:bCs w:val="0"/>
          <w:sz w:val="24"/>
          <w:szCs w:val="24"/>
        </w:rPr>
        <w:t xml:space="preserve"> is </w:t>
      </w:r>
      <w:r w:rsidRPr="5897EC05">
        <w:rPr>
          <w:rFonts w:ascii="Calibri" w:eastAsia="Calibri" w:hAnsi="Calibri" w:cs="Calibri"/>
          <w:b w:val="0"/>
          <w:bCs w:val="0"/>
          <w:sz w:val="24"/>
          <w:szCs w:val="24"/>
        </w:rPr>
        <w:t>an Aramaic word meaning</w:t>
      </w:r>
      <w:r w:rsidR="00F617C7">
        <w:rPr>
          <w:rFonts w:ascii="Calibri" w:eastAsia="Calibri" w:hAnsi="Calibri" w:cs="Calibri"/>
          <w:b w:val="0"/>
          <w:bCs w:val="0"/>
          <w:sz w:val="24"/>
          <w:szCs w:val="24"/>
        </w:rPr>
        <w:t>: a</w:t>
      </w:r>
      <w:r w:rsidRPr="5897EC05">
        <w:rPr>
          <w:rFonts w:ascii="Calibri" w:eastAsia="Calibri" w:hAnsi="Calibri" w:cs="Calibri"/>
          <w:b w:val="0"/>
          <w:bCs w:val="0"/>
          <w:sz w:val="24"/>
          <w:szCs w:val="24"/>
        </w:rPr>
        <w:t xml:space="preserve"> command, or appointment. It comes from the Aramaic</w:t>
      </w:r>
      <w:r w:rsidR="00A508EA">
        <w:rPr>
          <w:rFonts w:ascii="Calibri" w:eastAsia="Calibri" w:hAnsi="Calibri" w:cs="Calibri"/>
          <w:b w:val="0"/>
          <w:bCs w:val="0"/>
          <w:sz w:val="24"/>
          <w:szCs w:val="24"/>
        </w:rPr>
        <w:t xml:space="preserve"> word</w:t>
      </w:r>
      <w:r w:rsidRPr="5897EC05">
        <w:rPr>
          <w:rFonts w:ascii="Calibri" w:eastAsia="Calibri" w:hAnsi="Calibri" w:cs="Calibri"/>
          <w:b w:val="0"/>
          <w:bCs w:val="0"/>
          <w:sz w:val="24"/>
          <w:szCs w:val="24"/>
        </w:rPr>
        <w:t xml:space="preserve"> </w:t>
      </w:r>
      <w:r w:rsidR="00A17D71">
        <w:rPr>
          <w:rFonts w:ascii="Calibri" w:eastAsia="Calibri" w:hAnsi="Calibri" w:cs="Calibri"/>
          <w:b w:val="0"/>
          <w:bCs w:val="0"/>
          <w:sz w:val="24"/>
          <w:szCs w:val="24"/>
        </w:rPr>
        <w:t>I</w:t>
      </w:r>
      <w:r w:rsidRPr="5897EC05">
        <w:rPr>
          <w:rFonts w:ascii="Calibri" w:eastAsia="Calibri" w:hAnsi="Calibri" w:cs="Calibri"/>
          <w:b w:val="0"/>
          <w:bCs w:val="0"/>
          <w:sz w:val="24"/>
          <w:szCs w:val="24"/>
        </w:rPr>
        <w:t>mrah</w:t>
      </w:r>
      <w:r w:rsidR="00A508EA">
        <w:rPr>
          <w:rFonts w:ascii="Calibri" w:eastAsia="Calibri" w:hAnsi="Calibri" w:cs="Calibri"/>
          <w:b w:val="0"/>
          <w:bCs w:val="0"/>
          <w:sz w:val="24"/>
          <w:szCs w:val="24"/>
        </w:rPr>
        <w:t>, also spelled</w:t>
      </w:r>
      <w:r w:rsidRPr="5897EC05">
        <w:rPr>
          <w:rFonts w:ascii="Calibri" w:eastAsia="Calibri" w:hAnsi="Calibri" w:cs="Calibri"/>
          <w:b w:val="0"/>
          <w:bCs w:val="0"/>
          <w:sz w:val="24"/>
          <w:szCs w:val="24"/>
        </w:rPr>
        <w:t xml:space="preserve"> </w:t>
      </w:r>
      <w:r w:rsidR="00A17D71">
        <w:rPr>
          <w:rFonts w:ascii="Calibri" w:eastAsia="Calibri" w:hAnsi="Calibri" w:cs="Calibri"/>
          <w:b w:val="0"/>
          <w:bCs w:val="0"/>
          <w:sz w:val="24"/>
          <w:szCs w:val="24"/>
        </w:rPr>
        <w:t>E</w:t>
      </w:r>
      <w:r w:rsidRPr="5897EC05">
        <w:rPr>
          <w:rFonts w:ascii="Calibri" w:eastAsia="Calibri" w:hAnsi="Calibri" w:cs="Calibri"/>
          <w:b w:val="0"/>
          <w:bCs w:val="0"/>
          <w:sz w:val="24"/>
          <w:szCs w:val="24"/>
        </w:rPr>
        <w:t xml:space="preserve">mrah. It means: </w:t>
      </w:r>
      <w:r w:rsidRPr="5897EC05">
        <w:rPr>
          <w:rFonts w:ascii="Calibri" w:eastAsia="Calibri" w:hAnsi="Calibri" w:cs="Calibri"/>
          <w:b w:val="0"/>
          <w:bCs w:val="0"/>
          <w:i/>
          <w:iCs/>
          <w:sz w:val="24"/>
          <w:szCs w:val="24"/>
        </w:rPr>
        <w:t>commandment, speech, or word</w:t>
      </w:r>
      <w:r w:rsidRPr="5897EC05">
        <w:rPr>
          <w:rFonts w:ascii="Calibri" w:eastAsia="Calibri" w:hAnsi="Calibri" w:cs="Calibri"/>
          <w:b w:val="0"/>
          <w:bCs w:val="0"/>
          <w:sz w:val="24"/>
          <w:szCs w:val="24"/>
        </w:rPr>
        <w:t xml:space="preserve"> (Ps. 147:15, Is. 55:10-11)</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It is the equivalent of Logos/ The Word. Source </w:t>
      </w:r>
      <w:r w:rsidR="00A508EA">
        <w:rPr>
          <w:rFonts w:ascii="Calibri" w:eastAsia="Calibri" w:hAnsi="Calibri" w:cs="Calibri"/>
          <w:b w:val="0"/>
          <w:bCs w:val="0"/>
          <w:sz w:val="24"/>
          <w:szCs w:val="24"/>
        </w:rPr>
        <w:t>of this information is</w:t>
      </w:r>
      <w:r w:rsidRPr="5897EC05">
        <w:rPr>
          <w:rFonts w:ascii="Calibri" w:eastAsia="Calibri" w:hAnsi="Calibri" w:cs="Calibri"/>
          <w:b w:val="0"/>
          <w:bCs w:val="0"/>
          <w:sz w:val="24"/>
          <w:szCs w:val="24"/>
        </w:rPr>
        <w:t xml:space="preserve"> Bible word</w:t>
      </w:r>
      <w:r w:rsidR="00B67FAB">
        <w:rPr>
          <w:rFonts w:ascii="Calibri" w:eastAsia="Calibri" w:hAnsi="Calibri" w:cs="Calibri"/>
          <w:b w:val="0"/>
          <w:bCs w:val="0"/>
          <w:sz w:val="24"/>
          <w:szCs w:val="24"/>
        </w:rPr>
        <w:t>.org</w:t>
      </w:r>
      <w:r w:rsidR="00A508EA">
        <w:rPr>
          <w:rFonts w:ascii="Calibri" w:eastAsia="Calibri" w:hAnsi="Calibri" w:cs="Calibri"/>
          <w:b w:val="0"/>
          <w:bCs w:val="0"/>
          <w:sz w:val="24"/>
          <w:szCs w:val="24"/>
        </w:rPr>
        <w:t>. (</w:t>
      </w:r>
      <w:r w:rsidR="00B67FAB">
        <w:rPr>
          <w:rFonts w:ascii="Calibri" w:eastAsia="Calibri" w:hAnsi="Calibri" w:cs="Calibri"/>
          <w:b w:val="0"/>
          <w:bCs w:val="0"/>
          <w:sz w:val="24"/>
          <w:szCs w:val="24"/>
        </w:rPr>
        <w:t>John 1:1-3, 10, 14; Psalm</w:t>
      </w:r>
      <w:r w:rsidR="00A508EA">
        <w:rPr>
          <w:rFonts w:ascii="Calibri" w:eastAsia="Calibri" w:hAnsi="Calibri" w:cs="Calibri"/>
          <w:b w:val="0"/>
          <w:bCs w:val="0"/>
          <w:sz w:val="24"/>
          <w:szCs w:val="24"/>
        </w:rPr>
        <w:t xml:space="preserve"> 33:6; Gen. 1:27; 9:17,</w:t>
      </w:r>
      <w:r w:rsidRPr="5897EC05">
        <w:rPr>
          <w:rFonts w:ascii="Calibri" w:eastAsia="Calibri" w:hAnsi="Calibri" w:cs="Calibri"/>
          <w:b w:val="0"/>
          <w:bCs w:val="0"/>
          <w:sz w:val="24"/>
          <w:szCs w:val="24"/>
        </w:rPr>
        <w:t xml:space="preserve"> 28:20-21</w:t>
      </w:r>
      <w:bookmarkEnd w:id="1291"/>
      <w:r w:rsidR="00A508EA">
        <w:rPr>
          <w:rFonts w:ascii="Calibri" w:eastAsia="Calibri" w:hAnsi="Calibri" w:cs="Calibri"/>
          <w:b w:val="0"/>
          <w:bCs w:val="0"/>
          <w:sz w:val="24"/>
          <w:szCs w:val="24"/>
        </w:rPr>
        <w:t>)</w:t>
      </w:r>
    </w:p>
    <w:p w14:paraId="1CB49B3D" w14:textId="77777777" w:rsidR="007E0D34" w:rsidRPr="002902CD" w:rsidRDefault="007E0D34" w:rsidP="00EF73C9">
      <w:pPr>
        <w:pStyle w:val="Heading3"/>
        <w:numPr>
          <w:ilvl w:val="0"/>
          <w:numId w:val="28"/>
        </w:numPr>
        <w:ind w:left="720"/>
        <w:jc w:val="both"/>
        <w:rPr>
          <w:rFonts w:ascii="Calibri" w:eastAsia="Calibri" w:hAnsi="Calibri" w:cs="Calibri"/>
          <w:b w:val="0"/>
          <w:bCs w:val="0"/>
          <w:i/>
          <w:iCs/>
          <w:sz w:val="24"/>
          <w:szCs w:val="24"/>
        </w:rPr>
      </w:pPr>
      <w:bookmarkStart w:id="1292" w:name="_Toc450891725"/>
      <w:r w:rsidRPr="5897EC05">
        <w:rPr>
          <w:rFonts w:ascii="Calibri" w:eastAsia="Calibri" w:hAnsi="Calibri" w:cs="Calibri"/>
          <w:sz w:val="24"/>
          <w:szCs w:val="24"/>
        </w:rPr>
        <w:t>Word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 xml:space="preserve">In </w:t>
      </w:r>
      <w:r w:rsidRPr="5897EC05">
        <w:rPr>
          <w:rFonts w:ascii="Calibri" w:eastAsia="Calibri" w:hAnsi="Calibri" w:cs="Calibri"/>
          <w:b w:val="0"/>
          <w:bCs w:val="0"/>
          <w:sz w:val="24"/>
          <w:szCs w:val="24"/>
        </w:rPr>
        <w:t>Greek</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Logos</w:t>
      </w:r>
      <w:r w:rsidR="00A508EA">
        <w:rPr>
          <w:rFonts w:ascii="Calibri" w:eastAsia="Calibri" w:hAnsi="Calibri" w:cs="Calibri"/>
          <w:b w:val="0"/>
          <w:bCs w:val="0"/>
          <w:sz w:val="24"/>
          <w:szCs w:val="24"/>
        </w:rPr>
        <w:t>. It is defined as:</w:t>
      </w:r>
      <w:r w:rsidRPr="5897EC05">
        <w:rPr>
          <w:rFonts w:ascii="Calibri" w:eastAsia="Calibri" w:hAnsi="Calibri" w:cs="Calibri"/>
          <w:b w:val="0"/>
          <w:bCs w:val="0"/>
          <w:sz w:val="24"/>
          <w:szCs w:val="24"/>
        </w:rPr>
        <w:t xml:space="preserve"> </w:t>
      </w:r>
      <w:r w:rsidRPr="5897EC05">
        <w:rPr>
          <w:rFonts w:ascii="Calibri" w:eastAsia="Calibri" w:hAnsi="Calibri" w:cs="Calibri"/>
          <w:b w:val="0"/>
          <w:bCs w:val="0"/>
          <w:i/>
          <w:iCs/>
          <w:sz w:val="24"/>
          <w:szCs w:val="24"/>
        </w:rPr>
        <w:t>something said a topic, subject of discourse, also reasoning, or motive, the Divine Expression (i.e. Christ): - account, cause, communication, doctrine, fame, mouth, utterance, word, work.</w:t>
      </w:r>
      <w:bookmarkEnd w:id="1292"/>
    </w:p>
    <w:p w14:paraId="57B43E89" w14:textId="77777777" w:rsidR="007E0D34" w:rsidRDefault="007E0D34" w:rsidP="00EF73C9">
      <w:pPr>
        <w:pStyle w:val="Heading3"/>
        <w:numPr>
          <w:ilvl w:val="0"/>
          <w:numId w:val="28"/>
        </w:numPr>
        <w:ind w:left="720"/>
        <w:rPr>
          <w:rFonts w:ascii="Calibri" w:eastAsia="Calibri" w:hAnsi="Calibri" w:cs="Calibri"/>
          <w:b w:val="0"/>
          <w:bCs w:val="0"/>
          <w:i/>
          <w:iCs/>
          <w:sz w:val="24"/>
          <w:szCs w:val="24"/>
        </w:rPr>
      </w:pPr>
      <w:bookmarkStart w:id="1293" w:name="_Toc450891726"/>
      <w:r w:rsidRPr="5897EC05">
        <w:rPr>
          <w:rFonts w:ascii="Calibri" w:eastAsia="Calibri" w:hAnsi="Calibri" w:cs="Calibri"/>
          <w:sz w:val="24"/>
          <w:szCs w:val="24"/>
        </w:rPr>
        <w:t xml:space="preserve">Word: </w:t>
      </w:r>
      <w:r w:rsidR="00A508EA">
        <w:rPr>
          <w:rFonts w:ascii="Calibri" w:eastAsia="Calibri" w:hAnsi="Calibri" w:cs="Calibri"/>
          <w:sz w:val="24"/>
          <w:szCs w:val="24"/>
        </w:rPr>
        <w:t xml:space="preserve">In </w:t>
      </w:r>
      <w:r w:rsidRPr="5897EC05">
        <w:rPr>
          <w:rFonts w:ascii="Calibri" w:eastAsia="Calibri" w:hAnsi="Calibri" w:cs="Calibri"/>
          <w:b w:val="0"/>
          <w:bCs w:val="0"/>
          <w:sz w:val="24"/>
          <w:szCs w:val="24"/>
        </w:rPr>
        <w:t>Hebrew</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Dabar</w:t>
      </w:r>
      <w:r w:rsidR="00A508EA">
        <w:rPr>
          <w:rFonts w:ascii="Calibri" w:eastAsia="Calibri" w:hAnsi="Calibri" w:cs="Calibri"/>
          <w:b w:val="0"/>
          <w:bCs w:val="0"/>
          <w:sz w:val="24"/>
          <w:szCs w:val="24"/>
        </w:rPr>
        <w:t>. It is defined as:</w:t>
      </w:r>
      <w:r w:rsidRPr="5897EC05">
        <w:rPr>
          <w:rFonts w:ascii="Calibri" w:eastAsia="Calibri" w:hAnsi="Calibri" w:cs="Calibri"/>
          <w:b w:val="0"/>
          <w:bCs w:val="0"/>
          <w:i/>
          <w:iCs/>
          <w:sz w:val="24"/>
          <w:szCs w:val="24"/>
        </w:rPr>
        <w:t xml:space="preserve"> to speak, commune, declare, commune, promise. A word spoken, communication, message, act, answer, counsel, </w:t>
      </w:r>
      <w:r>
        <w:rPr>
          <w:rFonts w:ascii="Calibri" w:eastAsia="Calibri" w:hAnsi="Calibri" w:cs="Calibri"/>
          <w:b w:val="0"/>
          <w:bCs w:val="0"/>
          <w:i/>
          <w:iCs/>
          <w:sz w:val="24"/>
          <w:szCs w:val="24"/>
        </w:rPr>
        <w:t>message, power, word and a work.</w:t>
      </w:r>
      <w:bookmarkEnd w:id="1293"/>
    </w:p>
    <w:p w14:paraId="38D003A2" w14:textId="77777777" w:rsidR="00F617C7" w:rsidRPr="002902CD" w:rsidRDefault="00F617C7" w:rsidP="00F617C7">
      <w:pPr>
        <w:pStyle w:val="Heading3"/>
        <w:ind w:left="720"/>
        <w:rPr>
          <w:rFonts w:ascii="Calibri" w:eastAsia="Calibri" w:hAnsi="Calibri" w:cs="Calibri"/>
          <w:b w:val="0"/>
          <w:bCs w:val="0"/>
          <w:i/>
          <w:iCs/>
          <w:sz w:val="24"/>
          <w:szCs w:val="24"/>
        </w:rPr>
      </w:pPr>
    </w:p>
    <w:p w14:paraId="1F282CFA" w14:textId="77777777" w:rsidR="007E0D34" w:rsidRPr="00766D77" w:rsidRDefault="007E0D34" w:rsidP="00766D77">
      <w:pPr>
        <w:spacing w:after="0"/>
        <w:jc w:val="center"/>
        <w:rPr>
          <w:b/>
          <w:sz w:val="24"/>
          <w:szCs w:val="24"/>
        </w:rPr>
      </w:pPr>
      <w:r w:rsidRPr="00766D77">
        <w:rPr>
          <w:b/>
          <w:bCs/>
          <w:iCs/>
          <w:sz w:val="24"/>
          <w:szCs w:val="24"/>
        </w:rPr>
        <w:t>John 11:25 (NASB)</w:t>
      </w:r>
    </w:p>
    <w:p w14:paraId="63524577" w14:textId="77777777" w:rsidR="00B845C0" w:rsidRDefault="007E0D34" w:rsidP="00B845C0">
      <w:pPr>
        <w:spacing w:after="0"/>
        <w:jc w:val="center"/>
        <w:rPr>
          <w:b/>
          <w:bCs/>
          <w:i/>
          <w:iCs/>
          <w:sz w:val="24"/>
          <w:szCs w:val="24"/>
        </w:rPr>
      </w:pPr>
      <w:r w:rsidRPr="5897EC05">
        <w:rPr>
          <w:b/>
          <w:bCs/>
          <w:i/>
          <w:iCs/>
          <w:sz w:val="24"/>
          <w:szCs w:val="24"/>
        </w:rPr>
        <w:t xml:space="preserve">Jesus said to her, ‘I am the resurrection and the life; he who believes in Me will live </w:t>
      </w:r>
    </w:p>
    <w:p w14:paraId="663FCD7B" w14:textId="77777777" w:rsidR="007E0D34" w:rsidRPr="007D38D1" w:rsidRDefault="007E0D34" w:rsidP="007E0D34">
      <w:pPr>
        <w:jc w:val="center"/>
        <w:rPr>
          <w:b/>
          <w:i/>
          <w:sz w:val="24"/>
          <w:szCs w:val="24"/>
        </w:rPr>
      </w:pPr>
      <w:r w:rsidRPr="5897EC05">
        <w:rPr>
          <w:b/>
          <w:bCs/>
          <w:i/>
          <w:iCs/>
          <w:sz w:val="24"/>
          <w:szCs w:val="24"/>
        </w:rPr>
        <w:t>even if he dies, and everyone who lives and believes in Me will never die.’</w:t>
      </w:r>
    </w:p>
    <w:p w14:paraId="38BACD10" w14:textId="77777777" w:rsidR="007E0D34" w:rsidRDefault="007E0D34" w:rsidP="007E0D34">
      <w:pPr>
        <w:pStyle w:val="line1"/>
        <w:ind w:firstLine="720"/>
        <w:jc w:val="both"/>
        <w:rPr>
          <w:rFonts w:asciiTheme="minorHAnsi" w:hAnsiTheme="minorHAnsi"/>
        </w:rPr>
      </w:pPr>
      <w:r>
        <w:rPr>
          <w:rFonts w:asciiTheme="minorHAnsi" w:hAnsiTheme="minorHAnsi"/>
        </w:rPr>
        <w:t xml:space="preserve">When </w:t>
      </w:r>
      <w:r w:rsidRPr="00460CDF">
        <w:rPr>
          <w:rFonts w:asciiTheme="minorHAnsi" w:hAnsiTheme="minorHAnsi"/>
        </w:rPr>
        <w:t>God introduced Himself to Moses, Abraham, Isaac and Jacob, He said, “</w:t>
      </w:r>
      <w:r w:rsidRPr="00460CDF">
        <w:rPr>
          <w:rFonts w:asciiTheme="minorHAnsi" w:hAnsiTheme="minorHAnsi"/>
          <w:bCs/>
          <w:i/>
          <w:iCs/>
        </w:rPr>
        <w:t>I Am Who I Am,</w:t>
      </w:r>
      <w:r w:rsidRPr="00460CDF">
        <w:rPr>
          <w:rFonts w:asciiTheme="minorHAnsi" w:hAnsiTheme="minorHAnsi"/>
        </w:rPr>
        <w:t xml:space="preserve">” </w:t>
      </w:r>
      <w:r w:rsidRPr="00460CDF">
        <w:rPr>
          <w:rFonts w:asciiTheme="minorHAnsi" w:hAnsiTheme="minorHAnsi"/>
          <w:bCs/>
          <w:i/>
          <w:iCs/>
        </w:rPr>
        <w:t>The LORD God Almighty.</w:t>
      </w:r>
      <w:r>
        <w:rPr>
          <w:rFonts w:asciiTheme="minorHAnsi" w:hAnsiTheme="minorHAnsi"/>
          <w:bCs/>
          <w:i/>
          <w:iCs/>
        </w:rPr>
        <w:t xml:space="preserve"> </w:t>
      </w:r>
      <w:r w:rsidRPr="002E0D72">
        <w:rPr>
          <w:rFonts w:asciiTheme="minorHAnsi" w:hAnsiTheme="minorHAnsi"/>
          <w:bCs/>
          <w:iCs/>
        </w:rPr>
        <w:t>Now compare this</w:t>
      </w:r>
      <w:r>
        <w:rPr>
          <w:rFonts w:asciiTheme="minorHAnsi" w:hAnsiTheme="minorHAnsi"/>
          <w:bCs/>
          <w:iCs/>
        </w:rPr>
        <w:t>,</w:t>
      </w:r>
      <w:r w:rsidRPr="002E0D72">
        <w:rPr>
          <w:rFonts w:asciiTheme="minorHAnsi" w:hAnsiTheme="minorHAnsi"/>
          <w:bCs/>
          <w:iCs/>
        </w:rPr>
        <w:t xml:space="preserve"> to the</w:t>
      </w:r>
      <w:r w:rsidRPr="002E0D72">
        <w:rPr>
          <w:rFonts w:asciiTheme="minorHAnsi" w:eastAsiaTheme="minorEastAsia" w:hAnsiTheme="minorHAnsi" w:cstheme="minorBidi"/>
        </w:rPr>
        <w:t xml:space="preserve"> preposterous</w:t>
      </w:r>
      <w:r w:rsidRPr="00460CDF">
        <w:rPr>
          <w:rFonts w:asciiTheme="minorHAnsi" w:eastAsiaTheme="minorEastAsia" w:hAnsiTheme="minorHAnsi" w:cstheme="minorBidi"/>
        </w:rPr>
        <w:t xml:space="preserve"> “I Am</w:t>
      </w:r>
      <w:r w:rsidRPr="5897EC05">
        <w:rPr>
          <w:rFonts w:asciiTheme="minorHAnsi" w:eastAsiaTheme="minorEastAsia" w:hAnsiTheme="minorHAnsi" w:cstheme="minorBidi"/>
        </w:rPr>
        <w:t>” statements</w:t>
      </w:r>
      <w:r>
        <w:rPr>
          <w:rFonts w:asciiTheme="minorHAnsi" w:eastAsiaTheme="minorEastAsia" w:hAnsiTheme="minorHAnsi" w:cstheme="minorBidi"/>
        </w:rPr>
        <w:t xml:space="preserve"> of Jesus, and keep in mind that Jesus Christ is eternal and unchanging. </w:t>
      </w:r>
      <w:r w:rsidRPr="00650EEF">
        <w:rPr>
          <w:rFonts w:asciiTheme="minorHAnsi" w:hAnsiTheme="minorHAnsi"/>
        </w:rPr>
        <w:t xml:space="preserve">If </w:t>
      </w:r>
      <w:r>
        <w:rPr>
          <w:rFonts w:asciiTheme="minorHAnsi" w:hAnsiTheme="minorHAnsi"/>
        </w:rPr>
        <w:t>His</w:t>
      </w:r>
      <w:r w:rsidRPr="00650EEF">
        <w:rPr>
          <w:rFonts w:asciiTheme="minorHAnsi" w:hAnsiTheme="minorHAnsi"/>
        </w:rPr>
        <w:t xml:space="preserve"> claims were not true, </w:t>
      </w:r>
      <w:r>
        <w:rPr>
          <w:rFonts w:asciiTheme="minorHAnsi" w:hAnsiTheme="minorHAnsi"/>
        </w:rPr>
        <w:t xml:space="preserve">then </w:t>
      </w:r>
      <w:r w:rsidRPr="00650EEF">
        <w:rPr>
          <w:rFonts w:asciiTheme="minorHAnsi" w:hAnsiTheme="minorHAnsi"/>
        </w:rPr>
        <w:t xml:space="preserve">they would sound extremely </w:t>
      </w:r>
      <w:r w:rsidR="00A508EA" w:rsidRPr="00650EEF">
        <w:rPr>
          <w:rFonts w:asciiTheme="minorHAnsi" w:hAnsiTheme="minorHAnsi"/>
        </w:rPr>
        <w:t>arrogant,</w:t>
      </w:r>
      <w:r w:rsidRPr="00650EEF">
        <w:rPr>
          <w:rFonts w:asciiTheme="minorHAnsi" w:hAnsiTheme="minorHAnsi"/>
        </w:rPr>
        <w:t xml:space="preserve"> wouldn’t they? But</w:t>
      </w:r>
      <w:r>
        <w:rPr>
          <w:rFonts w:asciiTheme="minorHAnsi" w:hAnsiTheme="minorHAnsi"/>
        </w:rPr>
        <w:t>, on the other hand,</w:t>
      </w:r>
      <w:r w:rsidRPr="00650EEF">
        <w:rPr>
          <w:rFonts w:asciiTheme="minorHAnsi" w:hAnsiTheme="minorHAnsi"/>
        </w:rPr>
        <w:t xml:space="preserve"> </w:t>
      </w:r>
      <w:r>
        <w:rPr>
          <w:rFonts w:asciiTheme="minorHAnsi" w:hAnsiTheme="minorHAnsi"/>
        </w:rPr>
        <w:t>if He was and is</w:t>
      </w:r>
      <w:r w:rsidRPr="00650EEF">
        <w:rPr>
          <w:rFonts w:asciiTheme="minorHAnsi" w:hAnsiTheme="minorHAnsi"/>
        </w:rPr>
        <w:t xml:space="preserve"> the Great I Am, </w:t>
      </w:r>
      <w:r>
        <w:rPr>
          <w:rFonts w:asciiTheme="minorHAnsi" w:hAnsiTheme="minorHAnsi"/>
        </w:rPr>
        <w:t xml:space="preserve">then </w:t>
      </w:r>
      <w:r w:rsidRPr="00650EEF">
        <w:rPr>
          <w:rFonts w:asciiTheme="minorHAnsi" w:hAnsiTheme="minorHAnsi"/>
        </w:rPr>
        <w:t xml:space="preserve">these </w:t>
      </w:r>
      <w:r>
        <w:rPr>
          <w:rFonts w:asciiTheme="minorHAnsi" w:hAnsiTheme="minorHAnsi"/>
        </w:rPr>
        <w:t>are not the words of one who is narcissistic. Jesus was just speaking the truth</w:t>
      </w:r>
      <w:r w:rsidR="008F0B21">
        <w:rPr>
          <w:rFonts w:asciiTheme="minorHAnsi" w:hAnsiTheme="minorHAnsi"/>
        </w:rPr>
        <w:t>, f</w:t>
      </w:r>
      <w:r>
        <w:rPr>
          <w:rFonts w:asciiTheme="minorHAnsi" w:hAnsiTheme="minorHAnsi"/>
        </w:rPr>
        <w:t>or as He claimed</w:t>
      </w:r>
      <w:r w:rsidR="008F0B21">
        <w:rPr>
          <w:rFonts w:asciiTheme="minorHAnsi" w:hAnsiTheme="minorHAnsi"/>
        </w:rPr>
        <w:t>, “</w:t>
      </w:r>
      <w:r>
        <w:rPr>
          <w:rFonts w:asciiTheme="minorHAnsi" w:hAnsiTheme="minorHAnsi"/>
        </w:rPr>
        <w:t xml:space="preserve">I Am the Way, the Truth, and the Life!”  </w:t>
      </w:r>
      <w:r w:rsidRPr="00650EEF">
        <w:rPr>
          <w:rFonts w:asciiTheme="minorHAnsi" w:hAnsiTheme="minorHAnsi"/>
        </w:rPr>
        <w:t xml:space="preserve">(John 10:9; 14:6) </w:t>
      </w:r>
    </w:p>
    <w:p w14:paraId="7159AF6F" w14:textId="77777777" w:rsidR="007E0D34" w:rsidRDefault="007E0D34" w:rsidP="00766D77">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But did Jesus’ actions speak louder than His words? Take</w:t>
      </w:r>
      <w:r w:rsidR="008F0B21">
        <w:rPr>
          <w:rFonts w:asciiTheme="minorHAnsi" w:eastAsiaTheme="minorEastAsia" w:hAnsiTheme="minorHAnsi" w:cstheme="minorBidi"/>
        </w:rPr>
        <w:t>,</w:t>
      </w:r>
      <w:r>
        <w:rPr>
          <w:rFonts w:asciiTheme="minorHAnsi" w:eastAsiaTheme="minorEastAsia" w:hAnsiTheme="minorHAnsi" w:cstheme="minorBidi"/>
        </w:rPr>
        <w:t xml:space="preserve"> if you will, the </w:t>
      </w:r>
      <w:r w:rsidRPr="5897EC05">
        <w:rPr>
          <w:rFonts w:asciiTheme="minorHAnsi" w:eastAsiaTheme="minorEastAsia" w:hAnsiTheme="minorHAnsi" w:cstheme="minorBidi"/>
        </w:rPr>
        <w:t xml:space="preserve">conversation </w:t>
      </w:r>
      <w:r>
        <w:rPr>
          <w:rFonts w:asciiTheme="minorHAnsi" w:eastAsiaTheme="minorEastAsia" w:hAnsiTheme="minorHAnsi" w:cstheme="minorBidi"/>
        </w:rPr>
        <w:t xml:space="preserve">Jesus had </w:t>
      </w:r>
      <w:r w:rsidRPr="5897EC05">
        <w:rPr>
          <w:rFonts w:asciiTheme="minorHAnsi" w:eastAsiaTheme="minorEastAsia" w:hAnsiTheme="minorHAnsi" w:cstheme="minorBidi"/>
        </w:rPr>
        <w:t xml:space="preserve">with Martha as she was grieving the loss of her brother Lazarus. </w:t>
      </w:r>
      <w:r w:rsidRPr="00A508EA">
        <w:rPr>
          <w:rFonts w:asciiTheme="minorHAnsi" w:eastAsiaTheme="minorEastAsia" w:hAnsiTheme="minorHAnsi" w:cstheme="minorBidi"/>
        </w:rPr>
        <w:t>“</w:t>
      </w:r>
      <w:r w:rsidRPr="00A508EA">
        <w:rPr>
          <w:rFonts w:asciiTheme="minorHAnsi" w:eastAsiaTheme="minorEastAsia" w:hAnsiTheme="minorHAnsi" w:cstheme="minorBidi"/>
          <w:bCs/>
          <w:i/>
          <w:iCs/>
        </w:rPr>
        <w:t>I am the resurrection and the life,</w:t>
      </w:r>
      <w:r w:rsidRPr="00A508EA">
        <w:rPr>
          <w:rFonts w:asciiTheme="minorHAnsi" w:eastAsiaTheme="minorEastAsia" w:hAnsiTheme="minorHAnsi" w:cstheme="minorBidi"/>
        </w:rPr>
        <w:t>” Jesus said, and then He proceeds to raise Lazarus from the grave. Now mind you,</w:t>
      </w:r>
      <w:r>
        <w:rPr>
          <w:rFonts w:asciiTheme="minorHAnsi" w:eastAsiaTheme="minorEastAsia" w:hAnsiTheme="minorHAnsi" w:cstheme="minorBidi"/>
        </w:rPr>
        <w:t xml:space="preserve"> this was </w:t>
      </w:r>
      <w:r w:rsidRPr="005B7FC6">
        <w:rPr>
          <w:rFonts w:asciiTheme="minorHAnsi" w:eastAsiaTheme="minorEastAsia" w:hAnsiTheme="minorHAnsi" w:cstheme="minorBidi"/>
          <w:i/>
        </w:rPr>
        <w:t>not just a resuscitation</w:t>
      </w:r>
      <w:r>
        <w:rPr>
          <w:rFonts w:asciiTheme="minorHAnsi" w:eastAsiaTheme="minorEastAsia" w:hAnsiTheme="minorHAnsi" w:cstheme="minorBidi"/>
        </w:rPr>
        <w:t>; Lazarus had been stone cold dead for three days! Jesus hates death, for He stated plainly: “I Am the life!”  On one occasion</w:t>
      </w:r>
      <w:r w:rsidR="00A508EA">
        <w:rPr>
          <w:rFonts w:asciiTheme="minorHAnsi" w:eastAsiaTheme="minorEastAsia" w:hAnsiTheme="minorHAnsi" w:cstheme="minorBidi"/>
        </w:rPr>
        <w:t>,</w:t>
      </w:r>
      <w:r>
        <w:rPr>
          <w:rFonts w:asciiTheme="minorHAnsi" w:eastAsiaTheme="minorEastAsia" w:hAnsiTheme="minorHAnsi" w:cstheme="minorBidi"/>
        </w:rPr>
        <w:t xml:space="preserve"> he turned a funeral into a party by bringing a young man back to life, and on another </w:t>
      </w:r>
      <w:r w:rsidR="00A508EA">
        <w:rPr>
          <w:rFonts w:asciiTheme="minorHAnsi" w:eastAsiaTheme="minorEastAsia" w:hAnsiTheme="minorHAnsi" w:cstheme="minorBidi"/>
        </w:rPr>
        <w:t>occasion,</w:t>
      </w:r>
      <w:r>
        <w:rPr>
          <w:rFonts w:asciiTheme="minorHAnsi" w:eastAsiaTheme="minorEastAsia" w:hAnsiTheme="minorHAnsi" w:cstheme="minorBidi"/>
        </w:rPr>
        <w:t xml:space="preserve"> gave a 12-year-old girl back to her parents. </w:t>
      </w:r>
    </w:p>
    <w:p w14:paraId="18AC2040"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If all of that were not enough, what do you make of all the dead saints who followed Him up out of the grave? It makes one wonder what that must have been like, both for the resurrected and for those who saw them walking about wearing their grave clothes! It is one thing to claim to be the resurrection and the life, and it’s an altogether different thing when you take authority of a dead body and command it to live. Only God could do that! And you know what? One glorious day, He will do away with death all together. </w:t>
      </w:r>
    </w:p>
    <w:p w14:paraId="1E5DF285" w14:textId="77777777" w:rsidR="007E0D34" w:rsidRDefault="007E0D34" w:rsidP="00A508EA">
      <w:pPr>
        <w:pStyle w:val="ListParagraph"/>
        <w:spacing w:after="0" w:line="240" w:lineRule="auto"/>
        <w:ind w:left="0"/>
        <w:contextualSpacing w:val="0"/>
        <w:rPr>
          <w:rFonts w:asciiTheme="minorHAnsi" w:eastAsiaTheme="minorEastAsia" w:hAnsiTheme="minorHAnsi" w:cstheme="minorBidi"/>
          <w:sz w:val="24"/>
          <w:szCs w:val="24"/>
        </w:rPr>
      </w:pPr>
      <w:r>
        <w:rPr>
          <w:b/>
          <w:bCs/>
          <w:sz w:val="28"/>
          <w:szCs w:val="28"/>
        </w:rPr>
        <w:t xml:space="preserve">DIGGING DEEPER: </w:t>
      </w:r>
      <w:r w:rsidRPr="00A508EA">
        <w:rPr>
          <w:rFonts w:asciiTheme="minorHAnsi" w:eastAsiaTheme="minorEastAsia" w:hAnsiTheme="minorHAnsi" w:cstheme="minorBidi"/>
          <w:sz w:val="24"/>
          <w:szCs w:val="24"/>
        </w:rPr>
        <w:t>John11:1-44; Mark 5:21-43; Luke 8:40-56; Matthew 52-53; 1 Corinthians 15:26; Revelation 20: 13-15, 21:1-4</w:t>
      </w:r>
    </w:p>
    <w:p w14:paraId="152DA5CC" w14:textId="77777777" w:rsidR="00A508EA" w:rsidRPr="00A508EA" w:rsidRDefault="00A508EA" w:rsidP="00A508EA">
      <w:pPr>
        <w:pStyle w:val="ListParagraph"/>
        <w:spacing w:after="0" w:line="240" w:lineRule="auto"/>
        <w:ind w:left="0"/>
        <w:contextualSpacing w:val="0"/>
        <w:rPr>
          <w:rFonts w:asciiTheme="minorHAnsi" w:eastAsiaTheme="minorEastAsia" w:hAnsiTheme="minorHAnsi" w:cstheme="minorBidi"/>
          <w:sz w:val="24"/>
          <w:szCs w:val="24"/>
        </w:rPr>
      </w:pPr>
    </w:p>
    <w:p w14:paraId="133E2F8B" w14:textId="77777777" w:rsidR="009A396C" w:rsidRPr="00766D77" w:rsidRDefault="009A396C" w:rsidP="00766D77">
      <w:pPr>
        <w:pStyle w:val="ListParagraph"/>
        <w:spacing w:after="0"/>
        <w:ind w:left="0"/>
        <w:jc w:val="center"/>
        <w:rPr>
          <w:b/>
          <w:sz w:val="24"/>
          <w:szCs w:val="24"/>
        </w:rPr>
      </w:pPr>
      <w:r w:rsidRPr="00766D77">
        <w:rPr>
          <w:b/>
          <w:bCs/>
          <w:iCs/>
          <w:sz w:val="24"/>
          <w:szCs w:val="24"/>
        </w:rPr>
        <w:t>Isaiah 42:8 (NASB)</w:t>
      </w:r>
    </w:p>
    <w:p w14:paraId="53B2B652" w14:textId="77777777" w:rsidR="00FB36BE" w:rsidRDefault="009A396C" w:rsidP="00FB36BE">
      <w:pPr>
        <w:spacing w:after="0"/>
        <w:ind w:left="360"/>
        <w:jc w:val="center"/>
        <w:rPr>
          <w:b/>
          <w:bCs/>
          <w:i/>
          <w:iCs/>
          <w:sz w:val="24"/>
          <w:szCs w:val="24"/>
        </w:rPr>
      </w:pPr>
      <w:r w:rsidRPr="009A396C">
        <w:rPr>
          <w:b/>
          <w:bCs/>
          <w:i/>
          <w:iCs/>
          <w:sz w:val="24"/>
          <w:szCs w:val="24"/>
        </w:rPr>
        <w:t xml:space="preserve">I am the LORD, that is MY NAME; I will not give MY GLORY to another, </w:t>
      </w:r>
    </w:p>
    <w:p w14:paraId="0A0944EE" w14:textId="77777777" w:rsidR="009A396C" w:rsidRDefault="009A396C" w:rsidP="009A396C">
      <w:pPr>
        <w:ind w:left="360"/>
        <w:jc w:val="center"/>
        <w:rPr>
          <w:b/>
          <w:bCs/>
          <w:i/>
          <w:iCs/>
          <w:sz w:val="24"/>
          <w:szCs w:val="24"/>
        </w:rPr>
      </w:pPr>
      <w:r w:rsidRPr="009A396C">
        <w:rPr>
          <w:b/>
          <w:bCs/>
          <w:i/>
          <w:iCs/>
          <w:sz w:val="24"/>
          <w:szCs w:val="24"/>
        </w:rPr>
        <w:t>Nor MY praise to graven images.</w:t>
      </w:r>
    </w:p>
    <w:p w14:paraId="20A60979" w14:textId="77777777" w:rsidR="007E0D34" w:rsidRPr="00FB36BE" w:rsidRDefault="007E0D34" w:rsidP="00766D77">
      <w:pPr>
        <w:spacing w:after="0"/>
        <w:ind w:left="360"/>
        <w:jc w:val="center"/>
        <w:rPr>
          <w:rFonts w:cs="Calibri"/>
          <w:b/>
          <w:sz w:val="24"/>
          <w:szCs w:val="24"/>
        </w:rPr>
      </w:pPr>
      <w:r w:rsidRPr="00FB36BE">
        <w:rPr>
          <w:rFonts w:cs="Calibri"/>
          <w:b/>
          <w:bCs/>
          <w:iCs/>
          <w:sz w:val="24"/>
          <w:szCs w:val="24"/>
        </w:rPr>
        <w:t>Isaiah 45:21-25 (NIV)</w:t>
      </w:r>
    </w:p>
    <w:p w14:paraId="1CC6247A" w14:textId="77777777"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Declare what is to be, present it—let them take counsel together. Who foretold this </w:t>
      </w:r>
    </w:p>
    <w:p w14:paraId="787214AA" w14:textId="77777777"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long ago, who declared it from the distant past? Was it not I,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w:t>
      </w:r>
    </w:p>
    <w:p w14:paraId="4B8FAE60"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And there is no God apart from me, a righteous God and a Savior; there is none but me. “Turn to me and be saved, all you end of the earth; for I am God, and there is no other.</w:t>
      </w:r>
    </w:p>
    <w:p w14:paraId="62217303"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Style w:val="reftext"/>
          <w:rFonts w:ascii="Calibri" w:eastAsia="Calibri" w:hAnsi="Calibri" w:cs="Calibri"/>
          <w:b/>
          <w:bCs/>
          <w:i/>
          <w:iCs/>
        </w:rPr>
        <w:t xml:space="preserve"> </w:t>
      </w:r>
      <w:r w:rsidRPr="5897EC05">
        <w:rPr>
          <w:rFonts w:ascii="Calibri" w:eastAsia="Calibri" w:hAnsi="Calibri" w:cs="Calibri"/>
          <w:b/>
          <w:bCs/>
          <w:i/>
          <w:iCs/>
        </w:rPr>
        <w:t xml:space="preserve">By myself I have sworn, my mouth has uttered in all integrity a word that will not </w:t>
      </w:r>
    </w:p>
    <w:p w14:paraId="384627A3" w14:textId="77777777" w:rsidR="00FB36BE" w:rsidRDefault="007E0D34" w:rsidP="00FB36BE">
      <w:pPr>
        <w:pStyle w:val="line1"/>
        <w:spacing w:before="0" w:beforeAutospacing="0" w:after="0" w:afterAutospacing="0"/>
        <w:ind w:left="360"/>
        <w:jc w:val="center"/>
        <w:rPr>
          <w:rStyle w:val="reftext"/>
          <w:rFonts w:ascii="Calibri" w:eastAsia="Calibri" w:hAnsi="Calibri" w:cs="Calibri"/>
          <w:b/>
          <w:bCs/>
          <w:i/>
          <w:iCs/>
        </w:rPr>
      </w:pPr>
      <w:r w:rsidRPr="5897EC05">
        <w:rPr>
          <w:rFonts w:ascii="Calibri" w:eastAsia="Calibri" w:hAnsi="Calibri" w:cs="Calibri"/>
          <w:b/>
          <w:bCs/>
          <w:i/>
          <w:iCs/>
        </w:rPr>
        <w:t>be revoked: Before me every knee will bow; by me every tongue will swear.</w:t>
      </w:r>
      <w:r w:rsidRPr="5897EC05">
        <w:rPr>
          <w:rStyle w:val="reftext"/>
          <w:rFonts w:ascii="Calibri" w:eastAsia="Calibri" w:hAnsi="Calibri" w:cs="Calibri"/>
          <w:b/>
          <w:bCs/>
          <w:i/>
          <w:iCs/>
        </w:rPr>
        <w:t xml:space="preserve"> </w:t>
      </w:r>
    </w:p>
    <w:p w14:paraId="766B611E"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They will say of me, ‘In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alone are deliverance and strength.’”</w:t>
      </w:r>
    </w:p>
    <w:p w14:paraId="1079B1FD" w14:textId="77777777" w:rsidR="007E0D34"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 All who have raged against him will come to him and be put to shame.</w:t>
      </w:r>
    </w:p>
    <w:p w14:paraId="27ADF494" w14:textId="77777777" w:rsidR="00766D77" w:rsidRDefault="00766D77" w:rsidP="00766D77">
      <w:pPr>
        <w:pStyle w:val="line1"/>
        <w:spacing w:before="0" w:beforeAutospacing="0" w:after="0" w:afterAutospacing="0"/>
        <w:ind w:left="360"/>
        <w:jc w:val="center"/>
        <w:rPr>
          <w:rFonts w:ascii="Calibri" w:hAnsi="Calibri" w:cs="Calibri"/>
          <w:b/>
          <w:i/>
        </w:rPr>
      </w:pPr>
    </w:p>
    <w:p w14:paraId="578C980C" w14:textId="77777777" w:rsidR="007E0D34" w:rsidRPr="00FB36BE" w:rsidRDefault="007E0D34" w:rsidP="00FB36BE">
      <w:pPr>
        <w:spacing w:after="0"/>
        <w:ind w:left="360"/>
        <w:jc w:val="center"/>
        <w:rPr>
          <w:b/>
          <w:sz w:val="24"/>
          <w:szCs w:val="24"/>
        </w:rPr>
      </w:pPr>
      <w:r w:rsidRPr="00FB36BE">
        <w:rPr>
          <w:b/>
          <w:bCs/>
          <w:iCs/>
          <w:sz w:val="24"/>
          <w:szCs w:val="24"/>
        </w:rPr>
        <w:t>Acts 10:42-43 (NASB)</w:t>
      </w:r>
    </w:p>
    <w:p w14:paraId="47B1ECBC" w14:textId="77777777" w:rsidR="00FB36BE" w:rsidRDefault="007E0D34" w:rsidP="00FB36BE">
      <w:pPr>
        <w:spacing w:after="0"/>
        <w:ind w:left="360"/>
        <w:jc w:val="center"/>
        <w:rPr>
          <w:b/>
          <w:bCs/>
          <w:i/>
          <w:iCs/>
          <w:sz w:val="24"/>
          <w:szCs w:val="24"/>
        </w:rPr>
      </w:pPr>
      <w:r w:rsidRPr="5897EC05">
        <w:rPr>
          <w:b/>
          <w:bCs/>
          <w:i/>
          <w:iCs/>
          <w:sz w:val="24"/>
          <w:szCs w:val="24"/>
        </w:rPr>
        <w:t xml:space="preserve">And He ordered us to preach to the people, and solemnly to testify that this is </w:t>
      </w:r>
    </w:p>
    <w:p w14:paraId="0FD3C31D" w14:textId="77777777" w:rsidR="00FB36BE" w:rsidRDefault="007E0D34" w:rsidP="00FB36BE">
      <w:pPr>
        <w:spacing w:after="0"/>
        <w:ind w:left="360"/>
        <w:jc w:val="center"/>
        <w:rPr>
          <w:b/>
          <w:bCs/>
          <w:i/>
          <w:iCs/>
          <w:sz w:val="24"/>
          <w:szCs w:val="24"/>
        </w:rPr>
      </w:pPr>
      <w:r w:rsidRPr="5897EC05">
        <w:rPr>
          <w:b/>
          <w:bCs/>
          <w:i/>
          <w:iCs/>
          <w:sz w:val="24"/>
          <w:szCs w:val="24"/>
          <w:u w:val="single"/>
        </w:rPr>
        <w:t>THE ONE</w:t>
      </w:r>
      <w:r w:rsidRPr="5897EC05">
        <w:rPr>
          <w:b/>
          <w:bCs/>
          <w:i/>
          <w:iCs/>
          <w:sz w:val="24"/>
          <w:szCs w:val="24"/>
        </w:rPr>
        <w:t xml:space="preserve"> who has been appointed by God as judge of the living and the dead. Of HIM </w:t>
      </w:r>
      <w:r w:rsidRPr="5897EC05">
        <w:rPr>
          <w:b/>
          <w:bCs/>
          <w:i/>
          <w:iCs/>
          <w:sz w:val="24"/>
          <w:szCs w:val="24"/>
          <w:u w:val="single"/>
        </w:rPr>
        <w:t>ALL</w:t>
      </w:r>
      <w:r w:rsidRPr="5897EC05">
        <w:rPr>
          <w:b/>
          <w:bCs/>
          <w:i/>
          <w:iCs/>
          <w:sz w:val="24"/>
          <w:szCs w:val="24"/>
        </w:rPr>
        <w:t xml:space="preserve"> the prophets bear witness that through </w:t>
      </w:r>
      <w:r w:rsidRPr="5897EC05">
        <w:rPr>
          <w:b/>
          <w:bCs/>
          <w:i/>
          <w:iCs/>
          <w:sz w:val="24"/>
          <w:szCs w:val="24"/>
          <w:u w:val="single"/>
        </w:rPr>
        <w:t>HIS NAME</w:t>
      </w:r>
      <w:r w:rsidRPr="5897EC05">
        <w:rPr>
          <w:b/>
          <w:bCs/>
          <w:i/>
          <w:iCs/>
          <w:sz w:val="24"/>
          <w:szCs w:val="24"/>
        </w:rPr>
        <w:t xml:space="preserve"> everyone who believes</w:t>
      </w:r>
    </w:p>
    <w:p w14:paraId="49F0E8B5" w14:textId="77777777" w:rsidR="007E0D34" w:rsidRDefault="007E0D34" w:rsidP="007E0D34">
      <w:pPr>
        <w:ind w:left="360"/>
        <w:jc w:val="center"/>
        <w:rPr>
          <w:b/>
          <w:bCs/>
          <w:i/>
          <w:iCs/>
          <w:sz w:val="24"/>
          <w:szCs w:val="24"/>
        </w:rPr>
      </w:pPr>
      <w:r w:rsidRPr="5897EC05">
        <w:rPr>
          <w:b/>
          <w:bCs/>
          <w:i/>
          <w:iCs/>
          <w:sz w:val="24"/>
          <w:szCs w:val="24"/>
        </w:rPr>
        <w:t xml:space="preserve"> IN HIM receives forgiveness of sins.</w:t>
      </w:r>
    </w:p>
    <w:p w14:paraId="3A1C31EF" w14:textId="77777777" w:rsidR="007E0D34" w:rsidRDefault="007E0D34" w:rsidP="007E0D34">
      <w:pPr>
        <w:jc w:val="both"/>
        <w:rPr>
          <w:b/>
          <w:sz w:val="28"/>
          <w:szCs w:val="28"/>
        </w:rPr>
      </w:pPr>
      <w:r>
        <w:rPr>
          <w:b/>
          <w:bCs/>
          <w:sz w:val="28"/>
          <w:szCs w:val="28"/>
        </w:rPr>
        <w:t>WORD SEARCH: From Strong’s Concordance</w:t>
      </w:r>
      <w:r w:rsidRPr="5897EC05">
        <w:rPr>
          <w:b/>
          <w:bCs/>
          <w:sz w:val="28"/>
          <w:szCs w:val="28"/>
        </w:rPr>
        <w:t>:</w:t>
      </w:r>
    </w:p>
    <w:p w14:paraId="66B470EB"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I AM</w:t>
      </w:r>
      <w:r w:rsidRPr="001F46BC">
        <w:rPr>
          <w:sz w:val="24"/>
          <w:szCs w:val="24"/>
        </w:rPr>
        <w:t xml:space="preserve"> in</w:t>
      </w:r>
      <w:r w:rsidRPr="001F46BC">
        <w:rPr>
          <w:b/>
          <w:bCs/>
          <w:sz w:val="24"/>
          <w:szCs w:val="24"/>
        </w:rPr>
        <w:t xml:space="preserve"> </w:t>
      </w:r>
      <w:r w:rsidRPr="001F46BC">
        <w:rPr>
          <w:sz w:val="24"/>
          <w:szCs w:val="24"/>
        </w:rPr>
        <w:t xml:space="preserve">Hebrew is Hayah.  It is the root word for the next name LORD. </w:t>
      </w:r>
    </w:p>
    <w:p w14:paraId="335CD212"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LORD </w:t>
      </w:r>
      <w:r w:rsidRPr="001F46BC">
        <w:rPr>
          <w:sz w:val="24"/>
          <w:szCs w:val="24"/>
        </w:rPr>
        <w:t>in Hebrew is Yehovah-Jehovah:</w:t>
      </w:r>
      <w:r w:rsidRPr="001F46BC">
        <w:rPr>
          <w:b/>
          <w:bCs/>
          <w:sz w:val="24"/>
          <w:szCs w:val="24"/>
        </w:rPr>
        <w:t xml:space="preserve"> </w:t>
      </w:r>
      <w:r w:rsidRPr="00A508EA">
        <w:rPr>
          <w:bCs/>
          <w:i/>
          <w:iCs/>
          <w:sz w:val="24"/>
          <w:szCs w:val="24"/>
        </w:rPr>
        <w:t>T</w:t>
      </w:r>
      <w:r w:rsidRPr="001F46BC">
        <w:rPr>
          <w:i/>
          <w:iCs/>
          <w:sz w:val="24"/>
          <w:szCs w:val="24"/>
        </w:rPr>
        <w:t>he LORD-The Self-Existent or Eternal Jehovah, Jewish national name of God.</w:t>
      </w:r>
      <w:r w:rsidRPr="001F46BC">
        <w:rPr>
          <w:sz w:val="24"/>
          <w:szCs w:val="24"/>
        </w:rPr>
        <w:t xml:space="preserve"> The root of this word is the name: “</w:t>
      </w:r>
      <w:r w:rsidRPr="001F46BC">
        <w:rPr>
          <w:b/>
          <w:bCs/>
          <w:sz w:val="24"/>
          <w:szCs w:val="24"/>
        </w:rPr>
        <w:t>I Am</w:t>
      </w:r>
      <w:r w:rsidR="005B25BC">
        <w:rPr>
          <w:b/>
          <w:bCs/>
          <w:sz w:val="24"/>
          <w:szCs w:val="24"/>
        </w:rPr>
        <w:t>.</w:t>
      </w:r>
      <w:r w:rsidR="005B25BC">
        <w:rPr>
          <w:sz w:val="24"/>
          <w:szCs w:val="24"/>
        </w:rPr>
        <w:t>”</w:t>
      </w:r>
    </w:p>
    <w:p w14:paraId="0AF3C932"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Jesus or Joshua </w:t>
      </w:r>
      <w:r w:rsidRPr="001F46BC">
        <w:rPr>
          <w:sz w:val="24"/>
          <w:szCs w:val="24"/>
        </w:rPr>
        <w:t xml:space="preserve">in Hebrew is Yehowshuwa.  In Greek this name is </w:t>
      </w:r>
      <w:r w:rsidRPr="001F46BC">
        <w:rPr>
          <w:b/>
          <w:bCs/>
          <w:sz w:val="24"/>
          <w:szCs w:val="24"/>
        </w:rPr>
        <w:t>Jesus</w:t>
      </w:r>
      <w:r w:rsidRPr="001F46BC">
        <w:rPr>
          <w:sz w:val="24"/>
          <w:szCs w:val="24"/>
        </w:rPr>
        <w:t xml:space="preserve">.  This Hebrew name is made up of two words, one we just saw, the </w:t>
      </w:r>
      <w:r w:rsidRPr="001F46BC">
        <w:rPr>
          <w:b/>
          <w:bCs/>
          <w:sz w:val="24"/>
          <w:szCs w:val="24"/>
        </w:rPr>
        <w:t>LORD-Jehova</w:t>
      </w:r>
      <w:r w:rsidRPr="001F46BC">
        <w:rPr>
          <w:sz w:val="24"/>
          <w:szCs w:val="24"/>
        </w:rPr>
        <w:t xml:space="preserve">, from the root word </w:t>
      </w:r>
      <w:r w:rsidRPr="001F46BC">
        <w:rPr>
          <w:b/>
          <w:bCs/>
          <w:sz w:val="24"/>
          <w:szCs w:val="24"/>
        </w:rPr>
        <w:t>I AM</w:t>
      </w:r>
      <w:r w:rsidRPr="001F46BC">
        <w:rPr>
          <w:sz w:val="24"/>
          <w:szCs w:val="24"/>
        </w:rPr>
        <w:t xml:space="preserve">, and the second word that the name </w:t>
      </w:r>
      <w:r w:rsidRPr="001F46BC">
        <w:rPr>
          <w:b/>
          <w:bCs/>
          <w:sz w:val="24"/>
          <w:szCs w:val="24"/>
        </w:rPr>
        <w:t>Jesus/Joshua</w:t>
      </w:r>
      <w:r w:rsidRPr="001F46BC">
        <w:rPr>
          <w:sz w:val="24"/>
          <w:szCs w:val="24"/>
        </w:rPr>
        <w:t xml:space="preserve"> comes from is the word save or </w:t>
      </w:r>
      <w:r w:rsidRPr="001F46BC">
        <w:rPr>
          <w:b/>
          <w:bCs/>
          <w:sz w:val="24"/>
          <w:szCs w:val="24"/>
        </w:rPr>
        <w:t xml:space="preserve">Savior. </w:t>
      </w:r>
    </w:p>
    <w:p w14:paraId="457A2FAC"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Savior or Save </w:t>
      </w:r>
      <w:r w:rsidRPr="001F46BC">
        <w:rPr>
          <w:sz w:val="24"/>
          <w:szCs w:val="24"/>
        </w:rPr>
        <w:t>in Hebrew is Yasha</w:t>
      </w:r>
      <w:r w:rsidRPr="001F46BC">
        <w:rPr>
          <w:b/>
          <w:bCs/>
          <w:sz w:val="24"/>
          <w:szCs w:val="24"/>
        </w:rPr>
        <w:t xml:space="preserve">: </w:t>
      </w:r>
      <w:r w:rsidRPr="001F46BC">
        <w:rPr>
          <w:sz w:val="24"/>
          <w:szCs w:val="24"/>
        </w:rPr>
        <w:t>-</w:t>
      </w:r>
      <w:r w:rsidRPr="001F46BC">
        <w:rPr>
          <w:i/>
          <w:iCs/>
          <w:sz w:val="24"/>
          <w:szCs w:val="24"/>
        </w:rPr>
        <w:t xml:space="preserve">to be open wide or free-rescue be safe-bringing salvation, save, savoir, get victory.   </w:t>
      </w:r>
    </w:p>
    <w:p w14:paraId="7B83AF46"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Isaiah </w:t>
      </w:r>
      <w:r w:rsidRPr="001F46BC">
        <w:rPr>
          <w:sz w:val="24"/>
          <w:szCs w:val="24"/>
        </w:rPr>
        <w:t xml:space="preserve">in Hebrew is Yeshayahuw. This name comes from the word </w:t>
      </w:r>
      <w:r w:rsidRPr="001F46BC">
        <w:rPr>
          <w:b/>
          <w:bCs/>
          <w:sz w:val="24"/>
          <w:szCs w:val="24"/>
        </w:rPr>
        <w:t>Savior</w:t>
      </w:r>
      <w:r w:rsidRPr="001F46BC">
        <w:rPr>
          <w:sz w:val="24"/>
          <w:szCs w:val="24"/>
        </w:rPr>
        <w:t xml:space="preserve">. His name means, </w:t>
      </w:r>
      <w:r w:rsidRPr="001F46BC">
        <w:rPr>
          <w:i/>
          <w:iCs/>
          <w:sz w:val="24"/>
          <w:szCs w:val="24"/>
        </w:rPr>
        <w:t>Yesha has saved</w:t>
      </w:r>
      <w:r w:rsidRPr="001F46BC">
        <w:rPr>
          <w:sz w:val="24"/>
          <w:szCs w:val="24"/>
        </w:rPr>
        <w:t>. (Did you note that Isaiah’s name means “</w:t>
      </w:r>
      <w:r w:rsidRPr="001F46BC">
        <w:rPr>
          <w:i/>
          <w:iCs/>
          <w:sz w:val="24"/>
          <w:szCs w:val="24"/>
        </w:rPr>
        <w:t>Yesha has saved”</w:t>
      </w:r>
      <w:r w:rsidRPr="001F46BC">
        <w:rPr>
          <w:sz w:val="24"/>
          <w:szCs w:val="24"/>
        </w:rPr>
        <w:t xml:space="preserve"> – in the past tense?)</w:t>
      </w:r>
    </w:p>
    <w:p w14:paraId="05E80FD0" w14:textId="77777777" w:rsidR="001F46BC" w:rsidRDefault="007E0D34" w:rsidP="007E0D34">
      <w:pPr>
        <w:ind w:firstLine="720"/>
        <w:rPr>
          <w:sz w:val="24"/>
          <w:szCs w:val="24"/>
        </w:rPr>
      </w:pPr>
      <w:r>
        <w:rPr>
          <w:sz w:val="24"/>
          <w:szCs w:val="24"/>
        </w:rPr>
        <w:t xml:space="preserve">I know this is a lot of Greek and Hebrew, but I hope you will not skip over these Word Searches. I implore you to take a closer look. As you look at those words, do you see Jesus? Do they answer the question of His identity? In case you’re not yet convinced, were not done yet. By the way, Jesus’ favorite “Self- title” is - The Son of Man. This is curious because we know that based on the Bible He is The Son of God. So why did He speak of Himself in third person as the </w:t>
      </w:r>
      <w:r w:rsidRPr="000302F0">
        <w:rPr>
          <w:i/>
          <w:sz w:val="24"/>
          <w:szCs w:val="24"/>
        </w:rPr>
        <w:t>Son of Man</w:t>
      </w:r>
      <w:r>
        <w:rPr>
          <w:sz w:val="24"/>
          <w:szCs w:val="24"/>
        </w:rPr>
        <w:t>?</w:t>
      </w:r>
    </w:p>
    <w:p w14:paraId="32B349F2" w14:textId="77777777" w:rsidR="00A508EA" w:rsidRPr="00FB36BE" w:rsidRDefault="00A508EA" w:rsidP="00A508EA">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 xml:space="preserve">Daniel 7:13-14 (NASB) </w:t>
      </w:r>
    </w:p>
    <w:p w14:paraId="2328A946"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I kept looking in the night visions, and behold, with the clouds of heaven ONE LIKE a </w:t>
      </w:r>
    </w:p>
    <w:p w14:paraId="69F2AC88"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SON OF MAN was coming, and He came to the Ancient of Days and was presented</w:t>
      </w:r>
    </w:p>
    <w:p w14:paraId="1DD1CFE6"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 before Him. And He was given Dominion, GLORY and a kingdom that all the peoples, </w:t>
      </w:r>
    </w:p>
    <w:p w14:paraId="15217303"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nations and men of every language might serve HIM. His Dominion is an everlasting Dominion which will not pass away; and His kingdom is one which will not be destroyed.  </w:t>
      </w:r>
    </w:p>
    <w:p w14:paraId="3F46065E" w14:textId="77777777" w:rsidR="00A508EA" w:rsidRDefault="00A508EA" w:rsidP="007E0D34">
      <w:pPr>
        <w:ind w:firstLine="720"/>
        <w:rPr>
          <w:sz w:val="24"/>
          <w:szCs w:val="24"/>
        </w:rPr>
      </w:pPr>
    </w:p>
    <w:p w14:paraId="7C6F1A8A" w14:textId="77777777" w:rsidR="007E0D34" w:rsidRPr="00FB36BE" w:rsidRDefault="007E0D34" w:rsidP="00EF73C9">
      <w:pPr>
        <w:pStyle w:val="ListParagraph"/>
        <w:numPr>
          <w:ilvl w:val="0"/>
          <w:numId w:val="20"/>
        </w:numPr>
        <w:rPr>
          <w:sz w:val="24"/>
          <w:szCs w:val="24"/>
        </w:rPr>
      </w:pPr>
      <w:r w:rsidRPr="001F46BC">
        <w:rPr>
          <w:sz w:val="24"/>
          <w:szCs w:val="24"/>
        </w:rPr>
        <w:t xml:space="preserve">After you read the following passages, give an explanation as to why Jesus called Himself the </w:t>
      </w:r>
      <w:r w:rsidRPr="001F46BC">
        <w:rPr>
          <w:i/>
          <w:sz w:val="24"/>
          <w:szCs w:val="24"/>
        </w:rPr>
        <w:t>Son of Man</w:t>
      </w:r>
      <w:r w:rsidRPr="001F46BC">
        <w:rPr>
          <w:sz w:val="24"/>
          <w:szCs w:val="24"/>
        </w:rPr>
        <w:t>. (</w:t>
      </w:r>
      <w:r w:rsidR="00A508EA">
        <w:rPr>
          <w:sz w:val="24"/>
          <w:szCs w:val="24"/>
        </w:rPr>
        <w:t xml:space="preserve">Daniel 7:9-14; </w:t>
      </w:r>
      <w:r w:rsidRPr="001F46BC">
        <w:rPr>
          <w:sz w:val="24"/>
          <w:szCs w:val="24"/>
        </w:rPr>
        <w:t>Revelation</w:t>
      </w:r>
      <w:r w:rsidR="008F0B21">
        <w:rPr>
          <w:sz w:val="24"/>
          <w:szCs w:val="24"/>
        </w:rPr>
        <w:t xml:space="preserve"> </w:t>
      </w:r>
      <w:r w:rsidRPr="001F46BC">
        <w:rPr>
          <w:sz w:val="24"/>
          <w:szCs w:val="24"/>
        </w:rPr>
        <w:t>1:13; Mark 8:31)</w:t>
      </w:r>
      <w:r w:rsidR="00FB36BE">
        <w:rPr>
          <w:sz w:val="24"/>
          <w:szCs w:val="24"/>
        </w:rPr>
        <w:t xml:space="preserve"> _______________________________</w:t>
      </w:r>
      <w:r w:rsidR="00A508EA">
        <w:rPr>
          <w:sz w:val="24"/>
          <w:szCs w:val="24"/>
        </w:rPr>
        <w:t>_________________________________________</w:t>
      </w:r>
      <w:r w:rsidRPr="00FB36BE">
        <w:rPr>
          <w:sz w:val="24"/>
          <w:szCs w:val="24"/>
        </w:rPr>
        <w:t xml:space="preserve"> ____________________________________________________________________________________________________________________________________________________________</w:t>
      </w:r>
      <w:r w:rsidR="001F46BC" w:rsidRPr="00FB36BE">
        <w:rPr>
          <w:sz w:val="24"/>
          <w:szCs w:val="24"/>
        </w:rPr>
        <w:t>____________________________________________________________</w:t>
      </w:r>
    </w:p>
    <w:p w14:paraId="4D5A0A88"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24:30 (NASB)</w:t>
      </w:r>
    </w:p>
    <w:p w14:paraId="1252DA8D" w14:textId="77777777" w:rsidR="00FB36BE" w:rsidRDefault="007E0D34" w:rsidP="00FB36BE">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then the sign of the Son of Man will appear in the sky, and then all the tribes of the earth will morn, and they will see the SON OF MAN COMING ON THE CLOUDS OF THE SKY </w:t>
      </w:r>
    </w:p>
    <w:p w14:paraId="0F971038" w14:textId="77777777" w:rsidR="007E0D34" w:rsidRDefault="00FB36BE" w:rsidP="007E0D34">
      <w:pPr>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t>with power and great glory.</w:t>
      </w:r>
    </w:p>
    <w:p w14:paraId="3155E247"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Mark 13:26 (NASB)</w:t>
      </w:r>
    </w:p>
    <w:p w14:paraId="46D67E88" w14:textId="77777777" w:rsidR="007E0D34" w:rsidRDefault="007E0D34" w:rsidP="007E0D3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Then they will see The Son of Man coming in the clouds with great power and glory.</w:t>
      </w:r>
    </w:p>
    <w:p w14:paraId="2DC0FED9"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28:18 (KJV)</w:t>
      </w:r>
    </w:p>
    <w:p w14:paraId="5FFDA3B2" w14:textId="77777777" w:rsidR="00FB36BE" w:rsidRDefault="00FB36BE" w:rsidP="00FB36BE">
      <w:pPr>
        <w:spacing w:after="0"/>
        <w:jc w:val="center"/>
        <w:rPr>
          <w:b/>
          <w:bCs/>
          <w:i/>
          <w:sz w:val="24"/>
          <w:szCs w:val="24"/>
        </w:rPr>
      </w:pPr>
      <w:r>
        <w:rPr>
          <w:rFonts w:asciiTheme="minorHAnsi" w:eastAsiaTheme="minorEastAsia" w:hAnsiTheme="minorHAnsi" w:cstheme="minorBidi"/>
          <w:b/>
          <w:bCs/>
          <w:i/>
          <w:iCs/>
          <w:sz w:val="24"/>
          <w:szCs w:val="24"/>
        </w:rPr>
        <w:t xml:space="preserve"> </w:t>
      </w:r>
      <w:r w:rsidR="007E0D34" w:rsidRPr="008442DA">
        <w:rPr>
          <w:rFonts w:asciiTheme="minorHAnsi" w:eastAsiaTheme="minorEastAsia" w:hAnsiTheme="minorHAnsi" w:cstheme="minorBidi"/>
          <w:b/>
          <w:bCs/>
          <w:i/>
          <w:sz w:val="24"/>
          <w:szCs w:val="24"/>
        </w:rPr>
        <w:t xml:space="preserve">And Jesus came and </w:t>
      </w:r>
      <w:r w:rsidR="007E0D34" w:rsidRPr="008442DA">
        <w:rPr>
          <w:b/>
          <w:bCs/>
          <w:i/>
          <w:sz w:val="24"/>
          <w:szCs w:val="24"/>
        </w:rPr>
        <w:t>spake unto them, saying,</w:t>
      </w:r>
    </w:p>
    <w:p w14:paraId="207DCDD7" w14:textId="77777777" w:rsidR="007E0D34" w:rsidRDefault="007E0D34" w:rsidP="00FB36BE">
      <w:pPr>
        <w:spacing w:after="0"/>
        <w:jc w:val="center"/>
        <w:rPr>
          <w:b/>
          <w:bCs/>
          <w:i/>
          <w:sz w:val="24"/>
          <w:szCs w:val="24"/>
        </w:rPr>
      </w:pPr>
      <w:r w:rsidRPr="008442DA">
        <w:rPr>
          <w:b/>
          <w:bCs/>
          <w:i/>
          <w:sz w:val="24"/>
          <w:szCs w:val="24"/>
        </w:rPr>
        <w:t xml:space="preserve"> “All power is given unto me in heaven and in earth.”</w:t>
      </w:r>
    </w:p>
    <w:p w14:paraId="154E7358" w14:textId="77777777" w:rsidR="00FB36BE" w:rsidRPr="00FB36BE" w:rsidRDefault="00FB36BE" w:rsidP="00FB36BE">
      <w:pPr>
        <w:spacing w:after="0"/>
        <w:jc w:val="center"/>
        <w:rPr>
          <w:b/>
          <w:bCs/>
          <w:i/>
          <w:sz w:val="24"/>
          <w:szCs w:val="24"/>
        </w:rPr>
      </w:pPr>
    </w:p>
    <w:p w14:paraId="7DABC052"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Deuteronomy 4:39 (NIV)</w:t>
      </w:r>
    </w:p>
    <w:p w14:paraId="40FE0353" w14:textId="77777777" w:rsidR="00FB36BE" w:rsidRDefault="007E0D34" w:rsidP="00FB36BE">
      <w:pPr>
        <w:spacing w:after="0"/>
        <w:jc w:val="center"/>
        <w:rPr>
          <w:b/>
          <w:bCs/>
          <w:i/>
          <w:iCs/>
          <w:sz w:val="24"/>
          <w:szCs w:val="24"/>
        </w:rPr>
      </w:pPr>
      <w:r w:rsidRPr="5897EC05">
        <w:rPr>
          <w:b/>
          <w:bCs/>
          <w:i/>
          <w:iCs/>
          <w:sz w:val="24"/>
          <w:szCs w:val="24"/>
        </w:rPr>
        <w:t>Know therefore today, and lay it to your heart, that the LORD is God in heaven above</w:t>
      </w:r>
    </w:p>
    <w:p w14:paraId="6BD2529A" w14:textId="77777777" w:rsidR="007E0D34" w:rsidRDefault="007E0D34" w:rsidP="007E0D34">
      <w:pPr>
        <w:jc w:val="center"/>
        <w:rPr>
          <w:b/>
          <w:bCs/>
          <w:i/>
          <w:iCs/>
          <w:sz w:val="24"/>
          <w:szCs w:val="24"/>
        </w:rPr>
      </w:pPr>
      <w:r w:rsidRPr="5897EC05">
        <w:rPr>
          <w:b/>
          <w:bCs/>
          <w:i/>
          <w:iCs/>
          <w:sz w:val="24"/>
          <w:szCs w:val="24"/>
        </w:rPr>
        <w:t xml:space="preserve"> and on the earth beneath; there is no other.</w:t>
      </w:r>
    </w:p>
    <w:p w14:paraId="7EB7DAC6" w14:textId="77777777" w:rsidR="007E0D34" w:rsidRPr="00FB36BE" w:rsidRDefault="007E0D34" w:rsidP="00FB36BE">
      <w:pPr>
        <w:spacing w:before="100" w:beforeAutospacing="1" w:after="0" w:line="240" w:lineRule="auto"/>
        <w:jc w:val="center"/>
        <w:rPr>
          <w:rFonts w:asciiTheme="minorHAnsi" w:eastAsia="Times New Roman" w:hAnsiTheme="minorHAnsi" w:cstheme="minorHAnsi"/>
          <w:b/>
          <w:sz w:val="24"/>
          <w:szCs w:val="24"/>
        </w:rPr>
      </w:pPr>
      <w:r w:rsidRPr="00FB36BE">
        <w:rPr>
          <w:rFonts w:asciiTheme="minorHAnsi" w:eastAsiaTheme="minorEastAsia" w:hAnsiTheme="minorHAnsi" w:cstheme="minorBidi"/>
          <w:b/>
          <w:bCs/>
          <w:iCs/>
          <w:sz w:val="24"/>
          <w:szCs w:val="24"/>
        </w:rPr>
        <w:t>Psalms 103:19 (ESV)</w:t>
      </w:r>
    </w:p>
    <w:p w14:paraId="6E50CF72" w14:textId="77777777" w:rsidR="007E0D34" w:rsidRDefault="007E0D34" w:rsidP="00FB36BE">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Lord has established his throne in the heavens, and his kingdom rules over all.</w:t>
      </w:r>
    </w:p>
    <w:p w14:paraId="2D332973" w14:textId="77777777" w:rsidR="007E0D34" w:rsidRPr="00FB36BE" w:rsidRDefault="007E0D34" w:rsidP="00FB36BE">
      <w:pPr>
        <w:spacing w:after="0"/>
        <w:jc w:val="center"/>
        <w:rPr>
          <w:rFonts w:cs="Calibri"/>
          <w:b/>
          <w:sz w:val="24"/>
          <w:szCs w:val="24"/>
        </w:rPr>
      </w:pPr>
      <w:r w:rsidRPr="00FB36BE">
        <w:rPr>
          <w:rFonts w:cs="Calibri"/>
          <w:b/>
          <w:bCs/>
          <w:iCs/>
          <w:sz w:val="24"/>
          <w:szCs w:val="24"/>
        </w:rPr>
        <w:t>Isaiah 45:11-12 (NASB)</w:t>
      </w:r>
    </w:p>
    <w:p w14:paraId="1EC9DCF2"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Thus says the LORD, the Holy One of Israel, and his Maker: </w:t>
      </w:r>
    </w:p>
    <w:p w14:paraId="412E0449"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“Ask Me about the things to come concerning My sons, and you shall commit to Me</w:t>
      </w:r>
    </w:p>
    <w:p w14:paraId="1D672C3A"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 the work of My hands. “It is I who made the earth, and created man upon it.</w:t>
      </w:r>
    </w:p>
    <w:p w14:paraId="1A188065" w14:textId="77777777" w:rsidR="007E0D34" w:rsidRDefault="007E0D34" w:rsidP="00FB36BE">
      <w:pPr>
        <w:pStyle w:val="NormalWeb"/>
        <w:spacing w:before="0" w:beforeAutospacing="0"/>
        <w:jc w:val="center"/>
        <w:rPr>
          <w:rFonts w:ascii="Calibri" w:eastAsia="Calibri" w:hAnsi="Calibri" w:cs="Calibri"/>
          <w:b/>
          <w:bCs/>
          <w:i/>
          <w:iCs/>
        </w:rPr>
      </w:pPr>
      <w:r w:rsidRPr="5897EC05">
        <w:rPr>
          <w:rFonts w:ascii="Calibri" w:eastAsia="Calibri" w:hAnsi="Calibri" w:cs="Calibri"/>
          <w:b/>
          <w:bCs/>
          <w:i/>
          <w:iCs/>
        </w:rPr>
        <w:t> I stretched out the heavens with My hands. And I ordained all their host.</w:t>
      </w:r>
    </w:p>
    <w:p w14:paraId="39025592" w14:textId="77777777" w:rsidR="007E0D34" w:rsidRPr="000938C1" w:rsidRDefault="007E0D34" w:rsidP="00B16EB6">
      <w:pPr>
        <w:spacing w:after="0"/>
        <w:jc w:val="center"/>
        <w:rPr>
          <w:b/>
          <w:sz w:val="24"/>
          <w:szCs w:val="24"/>
        </w:rPr>
      </w:pPr>
      <w:r w:rsidRPr="000938C1">
        <w:rPr>
          <w:b/>
          <w:bCs/>
          <w:iCs/>
          <w:sz w:val="24"/>
          <w:szCs w:val="24"/>
        </w:rPr>
        <w:t>Isaiah 43:10 (NASB)</w:t>
      </w:r>
    </w:p>
    <w:p w14:paraId="29998254" w14:textId="77777777" w:rsidR="00FB36BE" w:rsidRDefault="007E0D34" w:rsidP="00B16EB6">
      <w:pPr>
        <w:spacing w:after="0"/>
        <w:jc w:val="center"/>
        <w:rPr>
          <w:b/>
          <w:bCs/>
          <w:i/>
          <w:iCs/>
          <w:sz w:val="24"/>
          <w:szCs w:val="24"/>
        </w:rPr>
      </w:pPr>
      <w:r w:rsidRPr="000938C1">
        <w:rPr>
          <w:b/>
          <w:bCs/>
          <w:i/>
          <w:iCs/>
          <w:sz w:val="24"/>
          <w:szCs w:val="24"/>
        </w:rPr>
        <w:t>So that you may know and believe Me and understand that</w:t>
      </w:r>
      <w:r w:rsidRPr="5897EC05">
        <w:rPr>
          <w:b/>
          <w:bCs/>
          <w:i/>
          <w:iCs/>
          <w:sz w:val="24"/>
          <w:szCs w:val="24"/>
        </w:rPr>
        <w:t xml:space="preserve"> I AM He. Before Me </w:t>
      </w:r>
    </w:p>
    <w:p w14:paraId="0129A484" w14:textId="77777777" w:rsidR="00FB36BE" w:rsidRDefault="007E0D34" w:rsidP="00FB36BE">
      <w:pPr>
        <w:spacing w:after="0"/>
        <w:ind w:left="360"/>
        <w:jc w:val="center"/>
        <w:rPr>
          <w:b/>
          <w:bCs/>
          <w:i/>
          <w:iCs/>
          <w:sz w:val="24"/>
          <w:szCs w:val="24"/>
        </w:rPr>
      </w:pPr>
      <w:r w:rsidRPr="5897EC05">
        <w:rPr>
          <w:b/>
          <w:bCs/>
          <w:i/>
          <w:iCs/>
          <w:sz w:val="24"/>
          <w:szCs w:val="24"/>
        </w:rPr>
        <w:t>there was no God formed, and there will be none after me.  I, even I am the LORD,</w:t>
      </w:r>
    </w:p>
    <w:p w14:paraId="359900D2" w14:textId="77777777" w:rsidR="007E0D34" w:rsidRPr="00083761" w:rsidRDefault="007E0D34" w:rsidP="007E0D34">
      <w:pPr>
        <w:ind w:left="360"/>
        <w:jc w:val="center"/>
        <w:rPr>
          <w:b/>
          <w:i/>
          <w:sz w:val="24"/>
          <w:szCs w:val="24"/>
        </w:rPr>
      </w:pPr>
      <w:r w:rsidRPr="5897EC05">
        <w:rPr>
          <w:b/>
          <w:bCs/>
          <w:i/>
          <w:iCs/>
          <w:sz w:val="24"/>
          <w:szCs w:val="24"/>
        </w:rPr>
        <w:t xml:space="preserve"> and</w:t>
      </w:r>
      <w:r w:rsidR="00FB36BE">
        <w:rPr>
          <w:b/>
          <w:bCs/>
          <w:i/>
          <w:iCs/>
          <w:sz w:val="24"/>
          <w:szCs w:val="24"/>
        </w:rPr>
        <w:t xml:space="preserve"> there is no savior besides Me.</w:t>
      </w:r>
    </w:p>
    <w:p w14:paraId="49C139DA" w14:textId="77777777" w:rsidR="007E0D34" w:rsidRPr="00FB36BE" w:rsidRDefault="007E0D34" w:rsidP="00FB36BE">
      <w:pPr>
        <w:spacing w:after="0"/>
        <w:jc w:val="center"/>
        <w:rPr>
          <w:b/>
          <w:sz w:val="24"/>
          <w:szCs w:val="24"/>
        </w:rPr>
      </w:pPr>
      <w:r w:rsidRPr="00FB36BE">
        <w:rPr>
          <w:b/>
          <w:bCs/>
          <w:iCs/>
          <w:sz w:val="24"/>
          <w:szCs w:val="24"/>
        </w:rPr>
        <w:t>Genesis 17:1 (NIV)</w:t>
      </w:r>
    </w:p>
    <w:p w14:paraId="14D54307" w14:textId="77777777" w:rsidR="00FB36BE" w:rsidRDefault="007E0D34" w:rsidP="00FB36BE">
      <w:pPr>
        <w:spacing w:after="0"/>
        <w:jc w:val="center"/>
        <w:rPr>
          <w:b/>
          <w:bCs/>
          <w:i/>
          <w:iCs/>
          <w:sz w:val="24"/>
          <w:szCs w:val="24"/>
        </w:rPr>
      </w:pPr>
      <w:r w:rsidRPr="5897EC05">
        <w:rPr>
          <w:b/>
          <w:bCs/>
          <w:i/>
          <w:iCs/>
          <w:sz w:val="24"/>
          <w:szCs w:val="24"/>
        </w:rPr>
        <w:t xml:space="preserve">When Abram was ninety-nine years old, the </w:t>
      </w:r>
      <w:r w:rsidRPr="5897EC05">
        <w:rPr>
          <w:rStyle w:val="name"/>
          <w:b/>
          <w:bCs/>
          <w:i/>
          <w:iCs/>
          <w:sz w:val="24"/>
          <w:szCs w:val="24"/>
        </w:rPr>
        <w:t>Lord</w:t>
      </w:r>
      <w:r w:rsidRPr="5897EC05">
        <w:rPr>
          <w:b/>
          <w:bCs/>
          <w:i/>
          <w:iCs/>
          <w:sz w:val="24"/>
          <w:szCs w:val="24"/>
        </w:rPr>
        <w:t xml:space="preserve"> appeared to him and said, </w:t>
      </w:r>
    </w:p>
    <w:p w14:paraId="54792D6C" w14:textId="77777777" w:rsidR="007E0D34" w:rsidRDefault="007E0D34" w:rsidP="007E0D34">
      <w:pPr>
        <w:jc w:val="center"/>
        <w:rPr>
          <w:b/>
          <w:i/>
          <w:sz w:val="24"/>
          <w:szCs w:val="24"/>
        </w:rPr>
      </w:pPr>
      <w:r w:rsidRPr="5897EC05">
        <w:rPr>
          <w:b/>
          <w:bCs/>
          <w:i/>
          <w:iCs/>
          <w:sz w:val="24"/>
          <w:szCs w:val="24"/>
        </w:rPr>
        <w:t>“I am God Almighty; walk before me faithfully and be blameless.</w:t>
      </w:r>
    </w:p>
    <w:p w14:paraId="47D065D2" w14:textId="77777777" w:rsidR="007E0D34" w:rsidRPr="00FB36BE" w:rsidRDefault="007E0D34" w:rsidP="00FB36BE">
      <w:pPr>
        <w:spacing w:after="0"/>
        <w:jc w:val="center"/>
        <w:rPr>
          <w:b/>
          <w:sz w:val="24"/>
          <w:szCs w:val="24"/>
        </w:rPr>
      </w:pPr>
      <w:r w:rsidRPr="00FB36BE">
        <w:rPr>
          <w:b/>
          <w:bCs/>
          <w:iCs/>
          <w:sz w:val="24"/>
          <w:szCs w:val="24"/>
        </w:rPr>
        <w:t>Exodus 6:2-3 (NIV)</w:t>
      </w:r>
    </w:p>
    <w:p w14:paraId="20DEFE1C" w14:textId="77777777" w:rsidR="00FB36BE" w:rsidRDefault="007E0D34" w:rsidP="00FB36BE">
      <w:pPr>
        <w:spacing w:after="0"/>
        <w:jc w:val="center"/>
        <w:rPr>
          <w:b/>
          <w:bCs/>
          <w:i/>
          <w:iCs/>
          <w:sz w:val="24"/>
          <w:szCs w:val="24"/>
        </w:rPr>
      </w:pPr>
      <w:r w:rsidRPr="5897EC05">
        <w:rPr>
          <w:b/>
          <w:bCs/>
          <w:i/>
          <w:iCs/>
          <w:sz w:val="24"/>
          <w:szCs w:val="24"/>
        </w:rPr>
        <w:t xml:space="preserve">God also said to Moses, “I am the </w:t>
      </w:r>
      <w:r w:rsidRPr="5897EC05">
        <w:rPr>
          <w:rStyle w:val="name"/>
          <w:b/>
          <w:bCs/>
          <w:i/>
          <w:iCs/>
          <w:sz w:val="24"/>
          <w:szCs w:val="24"/>
        </w:rPr>
        <w:t>Lord</w:t>
      </w:r>
      <w:r w:rsidRPr="5897EC05">
        <w:rPr>
          <w:b/>
          <w:bCs/>
          <w:i/>
          <w:iCs/>
          <w:sz w:val="24"/>
          <w:szCs w:val="24"/>
        </w:rPr>
        <w:t xml:space="preserve">. I appeared to Abraham, to Isaac and to Jacob </w:t>
      </w:r>
    </w:p>
    <w:p w14:paraId="25C74354" w14:textId="77777777" w:rsidR="007E0D34" w:rsidRDefault="007E0D34" w:rsidP="007E0D34">
      <w:pPr>
        <w:jc w:val="center"/>
        <w:rPr>
          <w:b/>
          <w:bCs/>
          <w:i/>
          <w:iCs/>
          <w:sz w:val="24"/>
          <w:szCs w:val="24"/>
        </w:rPr>
      </w:pPr>
      <w:r w:rsidRPr="5897EC05">
        <w:rPr>
          <w:b/>
          <w:bCs/>
          <w:i/>
          <w:iCs/>
          <w:sz w:val="24"/>
          <w:szCs w:val="24"/>
        </w:rPr>
        <w:t xml:space="preserve">as God Almighty, but by my name the </w:t>
      </w:r>
      <w:r w:rsidRPr="5897EC05">
        <w:rPr>
          <w:rStyle w:val="name"/>
          <w:b/>
          <w:bCs/>
          <w:i/>
          <w:iCs/>
          <w:sz w:val="24"/>
          <w:szCs w:val="24"/>
        </w:rPr>
        <w:t>Lord</w:t>
      </w:r>
      <w:r w:rsidRPr="5897EC05">
        <w:rPr>
          <w:b/>
          <w:bCs/>
          <w:i/>
          <w:iCs/>
          <w:sz w:val="24"/>
          <w:szCs w:val="24"/>
        </w:rPr>
        <w:t xml:space="preserve"> I did not make myself fully known to them.</w:t>
      </w:r>
    </w:p>
    <w:p w14:paraId="686EA81B" w14:textId="77777777" w:rsidR="007E0D34" w:rsidRPr="00FB36BE" w:rsidRDefault="007E0D34" w:rsidP="00FB36BE">
      <w:pPr>
        <w:spacing w:after="0"/>
        <w:jc w:val="center"/>
        <w:rPr>
          <w:b/>
          <w:sz w:val="24"/>
          <w:szCs w:val="24"/>
        </w:rPr>
      </w:pPr>
      <w:r w:rsidRPr="00FB36BE">
        <w:rPr>
          <w:b/>
          <w:bCs/>
          <w:iCs/>
          <w:sz w:val="24"/>
          <w:szCs w:val="24"/>
        </w:rPr>
        <w:t>Isaiah 54:5 (NIV)</w:t>
      </w:r>
    </w:p>
    <w:p w14:paraId="783415A8" w14:textId="77777777" w:rsidR="00FB36BE" w:rsidRDefault="007E0D34" w:rsidP="00FB36BE">
      <w:pPr>
        <w:spacing w:after="0"/>
        <w:jc w:val="center"/>
        <w:rPr>
          <w:b/>
          <w:bCs/>
          <w:i/>
          <w:iCs/>
          <w:sz w:val="24"/>
          <w:szCs w:val="24"/>
        </w:rPr>
      </w:pPr>
      <w:r w:rsidRPr="5897EC05">
        <w:rPr>
          <w:b/>
          <w:bCs/>
          <w:i/>
          <w:iCs/>
          <w:sz w:val="24"/>
          <w:szCs w:val="24"/>
        </w:rPr>
        <w:t>For your Maker is your husband – the LORD Almighty is his name – the Holy One of Israel</w:t>
      </w:r>
    </w:p>
    <w:p w14:paraId="012FC5EC" w14:textId="77777777" w:rsidR="007E0D34" w:rsidRDefault="007E0D34" w:rsidP="007E0D34">
      <w:pPr>
        <w:jc w:val="center"/>
        <w:rPr>
          <w:b/>
          <w:bCs/>
          <w:i/>
          <w:iCs/>
          <w:sz w:val="24"/>
          <w:szCs w:val="24"/>
        </w:rPr>
      </w:pPr>
      <w:r w:rsidRPr="5897EC05">
        <w:rPr>
          <w:b/>
          <w:bCs/>
          <w:i/>
          <w:iCs/>
          <w:sz w:val="24"/>
          <w:szCs w:val="24"/>
        </w:rPr>
        <w:t xml:space="preserve"> is your Redeemer; he is c</w:t>
      </w:r>
      <w:r w:rsidR="00FB36BE">
        <w:rPr>
          <w:b/>
          <w:bCs/>
          <w:i/>
          <w:iCs/>
          <w:sz w:val="24"/>
          <w:szCs w:val="24"/>
        </w:rPr>
        <w:t>alled the God of all the earth.</w:t>
      </w:r>
    </w:p>
    <w:p w14:paraId="20C893D3" w14:textId="77777777" w:rsidR="007E0D34" w:rsidRPr="000938C1" w:rsidRDefault="007E0D34" w:rsidP="00FB36BE">
      <w:pPr>
        <w:spacing w:after="0"/>
        <w:jc w:val="center"/>
        <w:rPr>
          <w:b/>
          <w:sz w:val="24"/>
          <w:szCs w:val="24"/>
        </w:rPr>
      </w:pPr>
      <w:r w:rsidRPr="000938C1">
        <w:rPr>
          <w:b/>
          <w:bCs/>
          <w:iCs/>
          <w:sz w:val="24"/>
          <w:szCs w:val="24"/>
        </w:rPr>
        <w:t>Exodus 3:13-15 (NIV)</w:t>
      </w:r>
    </w:p>
    <w:p w14:paraId="49DBDC1F" w14:textId="77777777" w:rsidR="00FB36BE" w:rsidRDefault="007E0D34" w:rsidP="00FB36BE">
      <w:pPr>
        <w:spacing w:after="0"/>
        <w:jc w:val="center"/>
        <w:rPr>
          <w:b/>
          <w:bCs/>
          <w:i/>
          <w:iCs/>
          <w:sz w:val="24"/>
          <w:szCs w:val="24"/>
        </w:rPr>
      </w:pPr>
      <w:r w:rsidRPr="5897EC05">
        <w:rPr>
          <w:b/>
          <w:bCs/>
          <w:i/>
          <w:iCs/>
          <w:sz w:val="24"/>
          <w:szCs w:val="24"/>
        </w:rPr>
        <w:t>Then Moses said to God, "Behold, I am going to the sons of Israel, and I will say to them,</w:t>
      </w:r>
    </w:p>
    <w:p w14:paraId="129867C5" w14:textId="77777777" w:rsidR="00FB36BE" w:rsidRDefault="007E0D34" w:rsidP="00FB36BE">
      <w:pPr>
        <w:spacing w:after="0"/>
        <w:jc w:val="center"/>
        <w:rPr>
          <w:b/>
          <w:bCs/>
          <w:i/>
          <w:iCs/>
          <w:sz w:val="24"/>
          <w:szCs w:val="24"/>
        </w:rPr>
      </w:pPr>
      <w:r w:rsidRPr="5897EC05">
        <w:rPr>
          <w:b/>
          <w:bCs/>
          <w:i/>
          <w:iCs/>
          <w:sz w:val="24"/>
          <w:szCs w:val="24"/>
        </w:rPr>
        <w:t xml:space="preserve"> 'The God of your fathers has sent me to you.' Now they may say to me, 'What is His name?' What shall I say to them?" God said to Moses, "I AM WHO I AM"; and He said, </w:t>
      </w:r>
    </w:p>
    <w:p w14:paraId="7BD1ABE8" w14:textId="77777777" w:rsidR="00FB36BE" w:rsidRDefault="007E0D34" w:rsidP="00FB36BE">
      <w:pPr>
        <w:spacing w:after="0"/>
        <w:jc w:val="center"/>
        <w:rPr>
          <w:b/>
          <w:bCs/>
          <w:i/>
          <w:iCs/>
          <w:sz w:val="24"/>
          <w:szCs w:val="24"/>
        </w:rPr>
      </w:pPr>
      <w:r w:rsidRPr="5897EC05">
        <w:rPr>
          <w:b/>
          <w:bCs/>
          <w:i/>
          <w:iCs/>
          <w:sz w:val="24"/>
          <w:szCs w:val="24"/>
        </w:rPr>
        <w:t xml:space="preserve">"Thus you shall say to the sons of Israel, 'I AM has sent me to you.' God, furthermore, </w:t>
      </w:r>
    </w:p>
    <w:p w14:paraId="35BCDE17" w14:textId="77777777" w:rsidR="00FB36BE" w:rsidRDefault="007E0D34" w:rsidP="00FB36BE">
      <w:pPr>
        <w:spacing w:after="0"/>
        <w:jc w:val="center"/>
        <w:rPr>
          <w:b/>
          <w:bCs/>
          <w:i/>
          <w:iCs/>
          <w:sz w:val="24"/>
          <w:szCs w:val="24"/>
        </w:rPr>
      </w:pPr>
      <w:r w:rsidRPr="5897EC05">
        <w:rPr>
          <w:b/>
          <w:bCs/>
          <w:i/>
          <w:iCs/>
          <w:sz w:val="24"/>
          <w:szCs w:val="24"/>
        </w:rPr>
        <w:t xml:space="preserve">said to Moses, "Thus you shall say to the sons of Israel, 'The LORD, the God of your fathers, the God of Abraham, the God of Isaac, and the God of Jacob, has sent me to you.' </w:t>
      </w:r>
    </w:p>
    <w:p w14:paraId="29A0E71B" w14:textId="77777777" w:rsidR="007E0D34" w:rsidRDefault="007E0D34" w:rsidP="007E0D34">
      <w:pPr>
        <w:jc w:val="center"/>
      </w:pPr>
      <w:r w:rsidRPr="5897EC05">
        <w:rPr>
          <w:b/>
          <w:bCs/>
          <w:i/>
          <w:iCs/>
          <w:sz w:val="24"/>
          <w:szCs w:val="24"/>
        </w:rPr>
        <w:t>This is My name forever, and this is My memorial-name to all generations.…</w:t>
      </w:r>
    </w:p>
    <w:p w14:paraId="1CCECCFB" w14:textId="77777777" w:rsidR="007E0D34" w:rsidRPr="00FB36BE" w:rsidRDefault="007E0D34" w:rsidP="00FB36BE">
      <w:pPr>
        <w:spacing w:after="0"/>
        <w:jc w:val="center"/>
        <w:rPr>
          <w:b/>
          <w:bCs/>
          <w:iCs/>
          <w:sz w:val="24"/>
          <w:szCs w:val="24"/>
        </w:rPr>
      </w:pPr>
      <w:r w:rsidRPr="00FB36BE">
        <w:rPr>
          <w:b/>
          <w:bCs/>
          <w:iCs/>
          <w:sz w:val="24"/>
          <w:szCs w:val="24"/>
        </w:rPr>
        <w:t>John 8:58 (NASB)</w:t>
      </w:r>
    </w:p>
    <w:p w14:paraId="449A6850" w14:textId="77777777" w:rsidR="007E0D34" w:rsidRDefault="007E0D34" w:rsidP="007E0D34">
      <w:pPr>
        <w:jc w:val="center"/>
        <w:rPr>
          <w:b/>
          <w:i/>
          <w:sz w:val="24"/>
          <w:szCs w:val="24"/>
        </w:rPr>
      </w:pPr>
      <w:r w:rsidRPr="00C04B0D">
        <w:rPr>
          <w:b/>
          <w:i/>
          <w:sz w:val="24"/>
          <w:szCs w:val="24"/>
        </w:rPr>
        <w:t>Jesus said to them, “Truly, truly, I say to you, before Abraham was born, I am.”</w:t>
      </w:r>
    </w:p>
    <w:p w14:paraId="72A0A891" w14:textId="77777777" w:rsidR="007E0D34" w:rsidRPr="00FB36BE" w:rsidRDefault="007E0D34" w:rsidP="00FB36BE">
      <w:pPr>
        <w:spacing w:after="0"/>
        <w:jc w:val="center"/>
        <w:rPr>
          <w:b/>
          <w:sz w:val="24"/>
          <w:szCs w:val="24"/>
        </w:rPr>
      </w:pPr>
      <w:r w:rsidRPr="00FB36BE">
        <w:rPr>
          <w:b/>
          <w:bCs/>
          <w:iCs/>
          <w:sz w:val="24"/>
          <w:szCs w:val="24"/>
        </w:rPr>
        <w:t>1 John 1:1 (NASB)</w:t>
      </w:r>
    </w:p>
    <w:p w14:paraId="186FA4E9" w14:textId="77777777" w:rsidR="00FB36BE" w:rsidRDefault="007E0D34" w:rsidP="00FB36BE">
      <w:pPr>
        <w:spacing w:after="0"/>
        <w:jc w:val="center"/>
        <w:rPr>
          <w:b/>
          <w:bCs/>
          <w:i/>
          <w:iCs/>
          <w:sz w:val="24"/>
          <w:szCs w:val="24"/>
        </w:rPr>
      </w:pPr>
      <w:r w:rsidRPr="5897EC05">
        <w:rPr>
          <w:b/>
          <w:bCs/>
          <w:i/>
          <w:iCs/>
          <w:sz w:val="24"/>
          <w:szCs w:val="24"/>
          <w:u w:val="single"/>
        </w:rPr>
        <w:t>What was from the beginning</w:t>
      </w:r>
      <w:r w:rsidRPr="5897EC05">
        <w:rPr>
          <w:b/>
          <w:bCs/>
          <w:i/>
          <w:iCs/>
          <w:sz w:val="24"/>
          <w:szCs w:val="24"/>
        </w:rPr>
        <w:t xml:space="preserve">, what we have heard, what we have seen with our eyes, </w:t>
      </w:r>
    </w:p>
    <w:p w14:paraId="0E163738" w14:textId="77777777" w:rsidR="007E0D34" w:rsidRPr="00D31BBC" w:rsidRDefault="007E0D34" w:rsidP="007E0D34">
      <w:pPr>
        <w:jc w:val="center"/>
        <w:rPr>
          <w:b/>
          <w:i/>
          <w:sz w:val="24"/>
          <w:szCs w:val="24"/>
        </w:rPr>
      </w:pPr>
      <w:r w:rsidRPr="5897EC05">
        <w:rPr>
          <w:b/>
          <w:bCs/>
          <w:i/>
          <w:iCs/>
          <w:sz w:val="24"/>
          <w:szCs w:val="24"/>
        </w:rPr>
        <w:t>what we have looked at and touched with our hand</w:t>
      </w:r>
      <w:r w:rsidR="00FB36BE">
        <w:rPr>
          <w:b/>
          <w:bCs/>
          <w:i/>
          <w:iCs/>
          <w:sz w:val="24"/>
          <w:szCs w:val="24"/>
        </w:rPr>
        <w:t>s, concerning the WORD OF LIFE.</w:t>
      </w:r>
    </w:p>
    <w:p w14:paraId="05511825" w14:textId="77777777" w:rsidR="007E0D34" w:rsidRPr="00FB36BE" w:rsidRDefault="007E0D34" w:rsidP="00FB36BE">
      <w:pPr>
        <w:spacing w:after="0"/>
        <w:jc w:val="center"/>
        <w:rPr>
          <w:b/>
          <w:sz w:val="24"/>
          <w:szCs w:val="24"/>
        </w:rPr>
      </w:pPr>
      <w:r w:rsidRPr="00FB36BE">
        <w:rPr>
          <w:b/>
          <w:bCs/>
          <w:iCs/>
          <w:sz w:val="24"/>
          <w:szCs w:val="24"/>
        </w:rPr>
        <w:t>Revelation 2:8 (NASB)</w:t>
      </w:r>
    </w:p>
    <w:p w14:paraId="1317EAC8" w14:textId="77777777" w:rsidR="007E0D34" w:rsidRDefault="007E0D34" w:rsidP="007E0D34">
      <w:pPr>
        <w:jc w:val="center"/>
        <w:rPr>
          <w:b/>
          <w:bCs/>
          <w:i/>
          <w:iCs/>
          <w:sz w:val="24"/>
          <w:szCs w:val="24"/>
        </w:rPr>
      </w:pPr>
      <w:r w:rsidRPr="5897EC05">
        <w:rPr>
          <w:b/>
          <w:bCs/>
          <w:i/>
          <w:iCs/>
          <w:sz w:val="24"/>
          <w:szCs w:val="24"/>
          <w:u w:val="single"/>
        </w:rPr>
        <w:t>The first and the last</w:t>
      </w:r>
      <w:r w:rsidRPr="5897EC05">
        <w:rPr>
          <w:b/>
          <w:bCs/>
          <w:i/>
          <w:iCs/>
          <w:sz w:val="24"/>
          <w:szCs w:val="24"/>
        </w:rPr>
        <w:t xml:space="preserve">, who was dead, </w:t>
      </w:r>
      <w:r w:rsidR="00FB36BE">
        <w:rPr>
          <w:b/>
          <w:bCs/>
          <w:i/>
          <w:iCs/>
          <w:sz w:val="24"/>
          <w:szCs w:val="24"/>
        </w:rPr>
        <w:t>and has come to life, says this</w:t>
      </w:r>
    </w:p>
    <w:p w14:paraId="1796BBFF" w14:textId="77777777" w:rsidR="007E0D34" w:rsidRPr="00FB36BE" w:rsidRDefault="007E0D34" w:rsidP="00FB36BE">
      <w:pPr>
        <w:spacing w:after="0"/>
        <w:jc w:val="center"/>
        <w:rPr>
          <w:b/>
          <w:sz w:val="24"/>
          <w:szCs w:val="24"/>
        </w:rPr>
      </w:pPr>
      <w:r w:rsidRPr="00FB36BE">
        <w:rPr>
          <w:b/>
          <w:bCs/>
          <w:iCs/>
          <w:sz w:val="24"/>
          <w:szCs w:val="24"/>
        </w:rPr>
        <w:t>Revelation 3:14 (NASB)</w:t>
      </w:r>
    </w:p>
    <w:p w14:paraId="0CB6E81A" w14:textId="77777777" w:rsidR="007E0D34" w:rsidRPr="00D31BBC" w:rsidRDefault="007E0D34" w:rsidP="007E0D34">
      <w:pPr>
        <w:jc w:val="center"/>
        <w:rPr>
          <w:b/>
          <w:i/>
          <w:sz w:val="24"/>
          <w:szCs w:val="24"/>
          <w:u w:val="single"/>
        </w:rPr>
      </w:pPr>
      <w:r w:rsidRPr="5897EC05">
        <w:rPr>
          <w:b/>
          <w:bCs/>
          <w:i/>
          <w:iCs/>
          <w:sz w:val="24"/>
          <w:szCs w:val="24"/>
        </w:rPr>
        <w:t>The AMEN, the faithful and true Witness</w:t>
      </w:r>
      <w:r w:rsidRPr="00FB36BE">
        <w:rPr>
          <w:b/>
          <w:bCs/>
          <w:i/>
          <w:iCs/>
          <w:sz w:val="24"/>
          <w:szCs w:val="24"/>
        </w:rPr>
        <w:t xml:space="preserve">, </w:t>
      </w:r>
      <w:r w:rsidRPr="5897EC05">
        <w:rPr>
          <w:b/>
          <w:bCs/>
          <w:i/>
          <w:iCs/>
          <w:sz w:val="24"/>
          <w:szCs w:val="24"/>
          <w:u w:val="single"/>
        </w:rPr>
        <w:t>The Beginning</w:t>
      </w:r>
      <w:r w:rsidR="00FB36BE">
        <w:rPr>
          <w:b/>
          <w:bCs/>
          <w:i/>
          <w:iCs/>
          <w:sz w:val="24"/>
          <w:szCs w:val="24"/>
          <w:u w:val="single"/>
        </w:rPr>
        <w:t xml:space="preserve"> of the creation of God”, says t</w:t>
      </w:r>
      <w:r w:rsidRPr="5897EC05">
        <w:rPr>
          <w:b/>
          <w:bCs/>
          <w:i/>
          <w:iCs/>
          <w:sz w:val="24"/>
          <w:szCs w:val="24"/>
          <w:u w:val="single"/>
        </w:rPr>
        <w:t>his.</w:t>
      </w:r>
    </w:p>
    <w:p w14:paraId="5FF2E557" w14:textId="77777777" w:rsidR="007E0D34" w:rsidRPr="00FB36BE" w:rsidRDefault="007E0D34" w:rsidP="00FB36BE">
      <w:pPr>
        <w:spacing w:after="0"/>
        <w:jc w:val="center"/>
        <w:rPr>
          <w:b/>
          <w:sz w:val="24"/>
          <w:szCs w:val="24"/>
        </w:rPr>
      </w:pPr>
      <w:r w:rsidRPr="00FB36BE">
        <w:rPr>
          <w:b/>
          <w:bCs/>
          <w:iCs/>
          <w:sz w:val="24"/>
          <w:szCs w:val="24"/>
        </w:rPr>
        <w:t>Revelation 21:6 (NASB)</w:t>
      </w:r>
    </w:p>
    <w:p w14:paraId="045527C8" w14:textId="77777777" w:rsidR="007E0D34" w:rsidRPr="00D31BBC" w:rsidRDefault="007E0D34" w:rsidP="007E0D34">
      <w:pPr>
        <w:jc w:val="center"/>
        <w:rPr>
          <w:b/>
          <w:i/>
          <w:sz w:val="24"/>
          <w:szCs w:val="24"/>
          <w:u w:val="single"/>
        </w:rPr>
      </w:pPr>
      <w:r w:rsidRPr="5897EC05">
        <w:rPr>
          <w:b/>
          <w:bCs/>
          <w:i/>
          <w:iCs/>
          <w:sz w:val="24"/>
          <w:szCs w:val="24"/>
        </w:rPr>
        <w:t xml:space="preserve">Then He said to me, </w:t>
      </w:r>
      <w:r w:rsidR="00FB36BE">
        <w:rPr>
          <w:b/>
          <w:bCs/>
          <w:i/>
          <w:iCs/>
          <w:sz w:val="24"/>
          <w:szCs w:val="24"/>
        </w:rPr>
        <w:t>“I</w:t>
      </w:r>
      <w:r w:rsidRPr="5897EC05">
        <w:rPr>
          <w:b/>
          <w:bCs/>
          <w:i/>
          <w:iCs/>
          <w:sz w:val="24"/>
          <w:szCs w:val="24"/>
        </w:rPr>
        <w:t>t is done. I am the Alpha and the omega</w:t>
      </w:r>
      <w:r w:rsidRPr="00FB36BE">
        <w:rPr>
          <w:b/>
          <w:bCs/>
          <w:i/>
          <w:iCs/>
          <w:sz w:val="24"/>
          <w:szCs w:val="24"/>
        </w:rPr>
        <w:t xml:space="preserve">, </w:t>
      </w:r>
      <w:r w:rsidRPr="5897EC05">
        <w:rPr>
          <w:b/>
          <w:bCs/>
          <w:i/>
          <w:iCs/>
          <w:sz w:val="24"/>
          <w:szCs w:val="24"/>
          <w:u w:val="single"/>
        </w:rPr>
        <w:t>the beginning and the end.</w:t>
      </w:r>
      <w:r w:rsidRPr="00FB36BE">
        <w:rPr>
          <w:b/>
          <w:bCs/>
          <w:i/>
          <w:iCs/>
          <w:sz w:val="24"/>
          <w:szCs w:val="24"/>
        </w:rPr>
        <w:t xml:space="preserve"> “</w:t>
      </w:r>
    </w:p>
    <w:p w14:paraId="51E3C9B8" w14:textId="77777777" w:rsidR="007E0D34" w:rsidRPr="00FB36BE" w:rsidRDefault="007E0D34" w:rsidP="00FB36BE">
      <w:pPr>
        <w:spacing w:after="0"/>
        <w:jc w:val="center"/>
        <w:rPr>
          <w:b/>
          <w:sz w:val="24"/>
          <w:szCs w:val="24"/>
        </w:rPr>
      </w:pPr>
      <w:r w:rsidRPr="00FB36BE">
        <w:rPr>
          <w:b/>
          <w:bCs/>
          <w:iCs/>
          <w:sz w:val="24"/>
          <w:szCs w:val="24"/>
        </w:rPr>
        <w:t>Revelation 22:13 (NASB)</w:t>
      </w:r>
    </w:p>
    <w:p w14:paraId="2ABE7C2D" w14:textId="77777777" w:rsidR="007E0D34" w:rsidRPr="00D31BBC" w:rsidRDefault="007E0D34" w:rsidP="007E0D34">
      <w:pPr>
        <w:jc w:val="center"/>
        <w:rPr>
          <w:b/>
          <w:i/>
          <w:sz w:val="24"/>
          <w:szCs w:val="24"/>
        </w:rPr>
      </w:pPr>
      <w:r w:rsidRPr="5897EC05">
        <w:rPr>
          <w:b/>
          <w:bCs/>
          <w:i/>
          <w:iCs/>
          <w:sz w:val="24"/>
          <w:szCs w:val="24"/>
        </w:rPr>
        <w:t>I am the Alpha and the Omega, the first and the l</w:t>
      </w:r>
      <w:r w:rsidR="00FB36BE">
        <w:rPr>
          <w:b/>
          <w:bCs/>
          <w:i/>
          <w:iCs/>
          <w:sz w:val="24"/>
          <w:szCs w:val="24"/>
        </w:rPr>
        <w:t>ast, the beginning and the end.</w:t>
      </w:r>
    </w:p>
    <w:p w14:paraId="68AE8623" w14:textId="77777777" w:rsidR="007E0D34" w:rsidRPr="00FB36BE" w:rsidRDefault="007E0D34" w:rsidP="007E0D34">
      <w:pPr>
        <w:pStyle w:val="ListParagraph"/>
        <w:ind w:left="0"/>
        <w:jc w:val="center"/>
        <w:rPr>
          <w:b/>
          <w:sz w:val="24"/>
          <w:szCs w:val="24"/>
        </w:rPr>
      </w:pPr>
      <w:r w:rsidRPr="00FB36BE">
        <w:rPr>
          <w:b/>
          <w:bCs/>
          <w:iCs/>
          <w:sz w:val="24"/>
          <w:szCs w:val="24"/>
        </w:rPr>
        <w:t xml:space="preserve">John 1:10-14 (NASB) </w:t>
      </w:r>
    </w:p>
    <w:p w14:paraId="0A5CEAF9" w14:textId="77777777" w:rsidR="00FB36BE" w:rsidRDefault="007E0D34" w:rsidP="007E0D34">
      <w:pPr>
        <w:pStyle w:val="ListParagraph"/>
        <w:ind w:left="0"/>
        <w:jc w:val="center"/>
        <w:rPr>
          <w:b/>
          <w:bCs/>
          <w:i/>
          <w:iCs/>
          <w:sz w:val="24"/>
          <w:szCs w:val="24"/>
        </w:rPr>
      </w:pPr>
      <w:r w:rsidRPr="5897EC05">
        <w:rPr>
          <w:b/>
          <w:bCs/>
          <w:i/>
          <w:iCs/>
          <w:sz w:val="24"/>
          <w:szCs w:val="24"/>
        </w:rPr>
        <w:t xml:space="preserve"> He was in the world, and the world was made through Him, and the world did not know Him.  And the Word became flesh, and dwelt among us, and we saw </w:t>
      </w:r>
      <w:r w:rsidRPr="5897EC05">
        <w:rPr>
          <w:b/>
          <w:bCs/>
          <w:i/>
          <w:iCs/>
          <w:sz w:val="24"/>
          <w:szCs w:val="24"/>
          <w:u w:val="single"/>
        </w:rPr>
        <w:t>His glory</w:t>
      </w:r>
      <w:r w:rsidRPr="5897EC05">
        <w:rPr>
          <w:b/>
          <w:bCs/>
          <w:i/>
          <w:iCs/>
          <w:sz w:val="24"/>
          <w:szCs w:val="24"/>
        </w:rPr>
        <w:t>,</w:t>
      </w:r>
    </w:p>
    <w:p w14:paraId="29AF0868" w14:textId="77777777" w:rsidR="007E0D34" w:rsidRDefault="007E0D34" w:rsidP="007E0D34">
      <w:pPr>
        <w:pStyle w:val="ListParagraph"/>
        <w:ind w:left="0"/>
        <w:jc w:val="center"/>
        <w:rPr>
          <w:b/>
          <w:bCs/>
          <w:i/>
          <w:iCs/>
          <w:sz w:val="24"/>
          <w:szCs w:val="24"/>
        </w:rPr>
      </w:pPr>
      <w:r w:rsidRPr="5897EC05">
        <w:rPr>
          <w:b/>
          <w:bCs/>
          <w:i/>
          <w:iCs/>
          <w:sz w:val="24"/>
          <w:szCs w:val="24"/>
        </w:rPr>
        <w:t xml:space="preserve"> the glory of the only begotten from the Father, full of grace and truth. </w:t>
      </w:r>
    </w:p>
    <w:p w14:paraId="3AE24F3B" w14:textId="77777777" w:rsidR="009675E4" w:rsidRDefault="009675E4" w:rsidP="007E0D34">
      <w:pPr>
        <w:pStyle w:val="ListParagraph"/>
        <w:ind w:left="0"/>
        <w:jc w:val="center"/>
        <w:rPr>
          <w:b/>
          <w:bCs/>
          <w:i/>
          <w:iCs/>
          <w:sz w:val="24"/>
          <w:szCs w:val="24"/>
        </w:rPr>
      </w:pPr>
    </w:p>
    <w:p w14:paraId="17064EEC" w14:textId="77777777" w:rsidR="009675E4" w:rsidRDefault="009675E4" w:rsidP="007E0D34">
      <w:pPr>
        <w:pStyle w:val="ListParagraph"/>
        <w:ind w:left="0"/>
        <w:jc w:val="center"/>
        <w:rPr>
          <w:b/>
          <w:bCs/>
          <w:i/>
          <w:iCs/>
          <w:sz w:val="24"/>
          <w:szCs w:val="24"/>
        </w:rPr>
      </w:pPr>
    </w:p>
    <w:p w14:paraId="680E67F5" w14:textId="77777777" w:rsidR="009675E4" w:rsidRDefault="009675E4" w:rsidP="007E0D34">
      <w:pPr>
        <w:pStyle w:val="ListParagraph"/>
        <w:ind w:left="0"/>
        <w:jc w:val="center"/>
        <w:rPr>
          <w:b/>
          <w:i/>
          <w:sz w:val="24"/>
          <w:szCs w:val="24"/>
        </w:rPr>
      </w:pPr>
    </w:p>
    <w:p w14:paraId="0BB71300" w14:textId="77777777" w:rsidR="007E0D34" w:rsidRPr="00D31BBC" w:rsidRDefault="007E0D34" w:rsidP="007E0D34">
      <w:pPr>
        <w:pStyle w:val="ListParagraph"/>
        <w:ind w:left="0"/>
        <w:jc w:val="center"/>
        <w:rPr>
          <w:b/>
          <w:i/>
          <w:sz w:val="24"/>
          <w:szCs w:val="24"/>
        </w:rPr>
      </w:pPr>
    </w:p>
    <w:p w14:paraId="0960972F" w14:textId="77777777" w:rsidR="007E0D34" w:rsidRPr="002902CD" w:rsidRDefault="007E0D34" w:rsidP="007E0D34">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599491AE" w14:textId="77777777" w:rsidR="007E0D34" w:rsidRDefault="00B67FAB" w:rsidP="00EF73C9">
      <w:pPr>
        <w:pStyle w:val="ListParagraph"/>
        <w:numPr>
          <w:ilvl w:val="0"/>
          <w:numId w:val="2"/>
        </w:numPr>
        <w:jc w:val="both"/>
        <w:rPr>
          <w:sz w:val="24"/>
          <w:szCs w:val="24"/>
        </w:rPr>
      </w:pPr>
      <w:r>
        <w:rPr>
          <w:sz w:val="24"/>
          <w:szCs w:val="24"/>
        </w:rPr>
        <w:t>Acts 5:31; Romans 9:5; Psalm</w:t>
      </w:r>
      <w:r w:rsidR="007E0D34" w:rsidRPr="5897EC05">
        <w:rPr>
          <w:sz w:val="24"/>
          <w:szCs w:val="24"/>
        </w:rPr>
        <w:t xml:space="preserve"> 2:6-12, 83:18, 86:9-10, 97:7, 45:6-7, 101:1-13; Daniel 7:13-14; Isaiah 42:8, 45:5-6, 52:10; Hebrew 1:1-13; 12:2-3, Acts 5:31, 10:36; Matt. 8:29, 22:41-45, 24:30, 26:64, 28:18</w:t>
      </w:r>
    </w:p>
    <w:p w14:paraId="33A5B57A" w14:textId="77777777" w:rsidR="00AD797D" w:rsidRDefault="00AD797D" w:rsidP="00AD797D">
      <w:pPr>
        <w:jc w:val="both"/>
        <w:rPr>
          <w:sz w:val="24"/>
          <w:szCs w:val="24"/>
        </w:rPr>
      </w:pPr>
    </w:p>
    <w:p w14:paraId="772FC70F" w14:textId="77777777" w:rsidR="009675E4" w:rsidRDefault="009675E4" w:rsidP="00AD797D">
      <w:pPr>
        <w:jc w:val="both"/>
        <w:rPr>
          <w:sz w:val="24"/>
          <w:szCs w:val="24"/>
        </w:rPr>
      </w:pPr>
    </w:p>
    <w:p w14:paraId="7EF47E0F" w14:textId="77777777" w:rsidR="009675E4" w:rsidRDefault="009675E4" w:rsidP="00AD797D">
      <w:pPr>
        <w:jc w:val="both"/>
        <w:rPr>
          <w:sz w:val="24"/>
          <w:szCs w:val="24"/>
        </w:rPr>
      </w:pPr>
    </w:p>
    <w:p w14:paraId="04951025" w14:textId="77777777" w:rsidR="009675E4" w:rsidRDefault="009675E4" w:rsidP="00AD797D">
      <w:pPr>
        <w:jc w:val="both"/>
        <w:rPr>
          <w:sz w:val="24"/>
          <w:szCs w:val="24"/>
        </w:rPr>
      </w:pPr>
    </w:p>
    <w:p w14:paraId="6599174F" w14:textId="77777777" w:rsidR="009675E4" w:rsidRDefault="009675E4" w:rsidP="00AD797D">
      <w:pPr>
        <w:jc w:val="both"/>
        <w:rPr>
          <w:sz w:val="24"/>
          <w:szCs w:val="24"/>
        </w:rPr>
      </w:pPr>
    </w:p>
    <w:p w14:paraId="3D20108F" w14:textId="77777777" w:rsidR="009675E4" w:rsidRDefault="009675E4" w:rsidP="00AD797D">
      <w:pPr>
        <w:jc w:val="both"/>
        <w:rPr>
          <w:sz w:val="24"/>
          <w:szCs w:val="24"/>
        </w:rPr>
      </w:pPr>
    </w:p>
    <w:p w14:paraId="12281625" w14:textId="77777777" w:rsidR="009675E4" w:rsidRDefault="009675E4" w:rsidP="00AD797D">
      <w:pPr>
        <w:jc w:val="both"/>
        <w:rPr>
          <w:sz w:val="24"/>
          <w:szCs w:val="24"/>
        </w:rPr>
      </w:pPr>
    </w:p>
    <w:p w14:paraId="26E634E7" w14:textId="77777777" w:rsidR="009675E4" w:rsidRDefault="009675E4" w:rsidP="00AD797D">
      <w:pPr>
        <w:jc w:val="both"/>
        <w:rPr>
          <w:sz w:val="24"/>
          <w:szCs w:val="24"/>
        </w:rPr>
      </w:pPr>
    </w:p>
    <w:p w14:paraId="688842E1" w14:textId="77777777" w:rsidR="009675E4" w:rsidRDefault="009675E4" w:rsidP="00AD797D">
      <w:pPr>
        <w:jc w:val="both"/>
        <w:rPr>
          <w:sz w:val="24"/>
          <w:szCs w:val="24"/>
        </w:rPr>
      </w:pPr>
    </w:p>
    <w:p w14:paraId="4E7A9E16" w14:textId="77777777" w:rsidR="009675E4" w:rsidRDefault="009675E4" w:rsidP="00AD797D">
      <w:pPr>
        <w:jc w:val="both"/>
        <w:rPr>
          <w:sz w:val="24"/>
          <w:szCs w:val="24"/>
        </w:rPr>
      </w:pPr>
    </w:p>
    <w:p w14:paraId="510F7E7E" w14:textId="77777777" w:rsidR="009675E4" w:rsidRDefault="009675E4" w:rsidP="00AD797D">
      <w:pPr>
        <w:jc w:val="both"/>
        <w:rPr>
          <w:sz w:val="24"/>
          <w:szCs w:val="24"/>
        </w:rPr>
      </w:pPr>
    </w:p>
    <w:p w14:paraId="5A749312" w14:textId="77777777" w:rsidR="009675E4" w:rsidRDefault="009675E4" w:rsidP="00AD797D">
      <w:pPr>
        <w:jc w:val="both"/>
        <w:rPr>
          <w:sz w:val="24"/>
          <w:szCs w:val="24"/>
        </w:rPr>
      </w:pPr>
    </w:p>
    <w:p w14:paraId="453AF793" w14:textId="77777777" w:rsidR="009675E4" w:rsidRDefault="009675E4" w:rsidP="00AD797D">
      <w:pPr>
        <w:jc w:val="both"/>
        <w:rPr>
          <w:sz w:val="24"/>
          <w:szCs w:val="24"/>
        </w:rPr>
      </w:pPr>
    </w:p>
    <w:p w14:paraId="02389AAC" w14:textId="77777777" w:rsidR="009675E4" w:rsidRDefault="009675E4" w:rsidP="00AD797D">
      <w:pPr>
        <w:jc w:val="both"/>
        <w:rPr>
          <w:sz w:val="24"/>
          <w:szCs w:val="24"/>
        </w:rPr>
      </w:pPr>
    </w:p>
    <w:p w14:paraId="50926AE9" w14:textId="77777777" w:rsidR="009675E4" w:rsidRDefault="009675E4" w:rsidP="00AD797D">
      <w:pPr>
        <w:jc w:val="both"/>
        <w:rPr>
          <w:sz w:val="24"/>
          <w:szCs w:val="24"/>
        </w:rPr>
      </w:pPr>
    </w:p>
    <w:p w14:paraId="1C1C4FDB" w14:textId="77777777" w:rsidR="009675E4" w:rsidRDefault="009675E4" w:rsidP="00AD797D">
      <w:pPr>
        <w:jc w:val="both"/>
        <w:rPr>
          <w:sz w:val="24"/>
          <w:szCs w:val="24"/>
        </w:rPr>
      </w:pPr>
    </w:p>
    <w:p w14:paraId="05303B8F" w14:textId="77777777" w:rsidR="009675E4" w:rsidRDefault="009675E4" w:rsidP="00AD797D">
      <w:pPr>
        <w:jc w:val="both"/>
        <w:rPr>
          <w:sz w:val="24"/>
          <w:szCs w:val="24"/>
        </w:rPr>
      </w:pPr>
    </w:p>
    <w:p w14:paraId="26699CDD" w14:textId="77777777" w:rsidR="009675E4" w:rsidRDefault="009675E4" w:rsidP="00AD797D">
      <w:pPr>
        <w:jc w:val="both"/>
        <w:rPr>
          <w:sz w:val="24"/>
          <w:szCs w:val="24"/>
        </w:rPr>
      </w:pPr>
    </w:p>
    <w:p w14:paraId="3CB3A1CD" w14:textId="77777777" w:rsidR="009675E4" w:rsidRDefault="009675E4" w:rsidP="00AD797D">
      <w:pPr>
        <w:jc w:val="both"/>
        <w:rPr>
          <w:sz w:val="24"/>
          <w:szCs w:val="24"/>
        </w:rPr>
      </w:pPr>
    </w:p>
    <w:p w14:paraId="5253154E" w14:textId="77777777" w:rsidR="009675E4" w:rsidRPr="00AD797D" w:rsidRDefault="009675E4" w:rsidP="00AD797D">
      <w:pPr>
        <w:jc w:val="both"/>
        <w:rPr>
          <w:sz w:val="24"/>
          <w:szCs w:val="24"/>
        </w:rPr>
      </w:pPr>
    </w:p>
    <w:p w14:paraId="58653763" w14:textId="77777777" w:rsidR="008F0B21" w:rsidRDefault="00AD797D" w:rsidP="00AD797D">
      <w:pPr>
        <w:jc w:val="center"/>
        <w:rPr>
          <w:b/>
          <w:sz w:val="36"/>
          <w:szCs w:val="36"/>
        </w:rPr>
      </w:pPr>
      <w:r w:rsidRPr="00AD797D">
        <w:rPr>
          <w:b/>
          <w:sz w:val="36"/>
          <w:szCs w:val="36"/>
        </w:rPr>
        <w:t>Week #</w:t>
      </w:r>
      <w:r w:rsidR="00287000">
        <w:rPr>
          <w:b/>
          <w:sz w:val="36"/>
          <w:szCs w:val="36"/>
        </w:rPr>
        <w:t>10</w:t>
      </w:r>
    </w:p>
    <w:p w14:paraId="3E0AB9F1" w14:textId="77777777" w:rsidR="00A508EA" w:rsidRPr="00A508EA" w:rsidRDefault="00A508EA" w:rsidP="00EF73C9">
      <w:pPr>
        <w:pStyle w:val="ListParagraph"/>
        <w:numPr>
          <w:ilvl w:val="0"/>
          <w:numId w:val="18"/>
        </w:numPr>
        <w:jc w:val="center"/>
        <w:rPr>
          <w:b/>
          <w:sz w:val="36"/>
          <w:szCs w:val="36"/>
        </w:rPr>
      </w:pPr>
    </w:p>
    <w:p w14:paraId="3C8C1862" w14:textId="77777777" w:rsidR="007E0D34" w:rsidRPr="00A508EA" w:rsidRDefault="007E0D34" w:rsidP="007E0D34">
      <w:pPr>
        <w:jc w:val="center"/>
        <w:rPr>
          <w:rFonts w:ascii="Edwardian Script ITC" w:hAnsi="Edwardian Script ITC"/>
          <w:b/>
          <w:sz w:val="72"/>
          <w:szCs w:val="72"/>
        </w:rPr>
      </w:pPr>
      <w:r w:rsidRPr="00A508EA">
        <w:rPr>
          <w:rFonts w:ascii="Edwardian Script ITC" w:hAnsi="Edwardian Script ITC"/>
          <w:b/>
          <w:bCs/>
          <w:sz w:val="72"/>
          <w:szCs w:val="72"/>
        </w:rPr>
        <w:t>He’s Alive</w:t>
      </w:r>
      <w:r w:rsidR="00D162ED" w:rsidRPr="00A508EA">
        <w:rPr>
          <w:rFonts w:ascii="Edwardian Script ITC" w:hAnsi="Edwardian Script ITC"/>
          <w:b/>
          <w:bCs/>
          <w:sz w:val="72"/>
          <w:szCs w:val="72"/>
        </w:rPr>
        <w:t xml:space="preserve"> and Active</w:t>
      </w:r>
    </w:p>
    <w:p w14:paraId="65904C87"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1 Peter 1:3-9 (ESV)</w:t>
      </w:r>
    </w:p>
    <w:p w14:paraId="6BD4CA94" w14:textId="77777777"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w:t>
      </w:r>
    </w:p>
    <w:p w14:paraId="5D6C936A" w14:textId="77777777"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in the last time. In this you rejoice, though now for a little while, if necessary, you have been grieved by various trials, so that the tested genuineness of your faith—more precious than gold that perishes though it is tested by fire—may be found to result in praise and glory and honor at the revelation of Jesus Christ. Though you have not seen him, you love him. </w:t>
      </w:r>
    </w:p>
    <w:p w14:paraId="296028E5" w14:textId="77777777" w:rsidR="007E0D34" w:rsidRDefault="007E0D34" w:rsidP="00FB36BE">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Though you do not now see him, you believe in him and rejoice with joy that is inexpressible and filled with glory, obtaining the outcome of your faith, the salvation of your souls.</w:t>
      </w:r>
    </w:p>
    <w:p w14:paraId="690D956E" w14:textId="77777777" w:rsidR="007E0D34" w:rsidRDefault="007E0D34" w:rsidP="007E0D34">
      <w:pPr>
        <w:ind w:firstLine="720"/>
        <w:jc w:val="both"/>
        <w:rPr>
          <w:sz w:val="24"/>
          <w:szCs w:val="24"/>
        </w:rPr>
      </w:pPr>
      <w:r>
        <w:rPr>
          <w:sz w:val="24"/>
          <w:szCs w:val="24"/>
        </w:rPr>
        <w:t xml:space="preserve">As we have already observed in previous </w:t>
      </w:r>
      <w:r w:rsidR="003A67D1">
        <w:rPr>
          <w:sz w:val="24"/>
          <w:szCs w:val="24"/>
        </w:rPr>
        <w:t>lessons</w:t>
      </w:r>
      <w:r w:rsidRPr="5897EC05">
        <w:rPr>
          <w:sz w:val="24"/>
          <w:szCs w:val="24"/>
        </w:rPr>
        <w:t xml:space="preserve">, faith and belief must have an object to rest upon. The Christian’s faith rests </w:t>
      </w:r>
      <w:r>
        <w:rPr>
          <w:sz w:val="24"/>
          <w:szCs w:val="24"/>
        </w:rPr>
        <w:t>securely upon the Rock of Ages… the Lord Jesus</w:t>
      </w:r>
      <w:r w:rsidRPr="5897EC05">
        <w:rPr>
          <w:sz w:val="24"/>
          <w:szCs w:val="24"/>
        </w:rPr>
        <w:t xml:space="preserve"> Christ.  </w:t>
      </w:r>
      <w:r>
        <w:rPr>
          <w:sz w:val="24"/>
          <w:szCs w:val="24"/>
        </w:rPr>
        <w:t xml:space="preserve">(Ephesians 3:20-22) Yet, without a clear understanding of who He truly is, we have no security whatsoever, and therefore, we are no different than those who worship any other dead god. </w:t>
      </w:r>
    </w:p>
    <w:p w14:paraId="492A9EA9" w14:textId="77777777" w:rsidR="007E0D34" w:rsidRDefault="007E0D34" w:rsidP="007E0D34">
      <w:pPr>
        <w:ind w:firstLine="720"/>
        <w:jc w:val="both"/>
        <w:rPr>
          <w:sz w:val="24"/>
          <w:szCs w:val="24"/>
        </w:rPr>
      </w:pPr>
      <w:r>
        <w:rPr>
          <w:sz w:val="24"/>
          <w:szCs w:val="24"/>
        </w:rPr>
        <w:t>Therefore</w:t>
      </w:r>
      <w:r w:rsidRPr="5897EC05">
        <w:rPr>
          <w:sz w:val="24"/>
          <w:szCs w:val="24"/>
        </w:rPr>
        <w:t xml:space="preserve">, the single most important </w:t>
      </w:r>
      <w:r>
        <w:rPr>
          <w:sz w:val="24"/>
          <w:szCs w:val="24"/>
        </w:rPr>
        <w:t xml:space="preserve">thing </w:t>
      </w:r>
      <w:r w:rsidRPr="5897EC05">
        <w:rPr>
          <w:sz w:val="24"/>
          <w:szCs w:val="24"/>
        </w:rPr>
        <w:t xml:space="preserve">that sets Christianity apart from all other religions is this: our God conquered death…. He is alive! </w:t>
      </w:r>
      <w:r w:rsidR="00683B99">
        <w:rPr>
          <w:sz w:val="24"/>
          <w:szCs w:val="24"/>
        </w:rPr>
        <w:t>Furthermore, b</w:t>
      </w:r>
      <w:r w:rsidRPr="5897EC05">
        <w:rPr>
          <w:sz w:val="24"/>
          <w:szCs w:val="24"/>
        </w:rPr>
        <w:t>elief in th</w:t>
      </w:r>
      <w:r>
        <w:rPr>
          <w:sz w:val="24"/>
          <w:szCs w:val="24"/>
        </w:rPr>
        <w:t>e</w:t>
      </w:r>
      <w:r w:rsidRPr="5897EC05">
        <w:rPr>
          <w:sz w:val="24"/>
          <w:szCs w:val="24"/>
        </w:rPr>
        <w:t xml:space="preserve"> fact </w:t>
      </w:r>
      <w:r>
        <w:rPr>
          <w:sz w:val="24"/>
          <w:szCs w:val="24"/>
        </w:rPr>
        <w:t xml:space="preserve">of Christ’s resurrection </w:t>
      </w:r>
      <w:r w:rsidRPr="5897EC05">
        <w:rPr>
          <w:sz w:val="24"/>
          <w:szCs w:val="24"/>
        </w:rPr>
        <w:t xml:space="preserve">is foundational to true </w:t>
      </w:r>
      <w:r>
        <w:rPr>
          <w:sz w:val="24"/>
          <w:szCs w:val="24"/>
        </w:rPr>
        <w:t xml:space="preserve">saving faith.  </w:t>
      </w:r>
    </w:p>
    <w:p w14:paraId="0315A359" w14:textId="77777777" w:rsidR="007E0D34" w:rsidRPr="00FA16CD" w:rsidRDefault="007E0D34" w:rsidP="00FA16CD">
      <w:pPr>
        <w:spacing w:after="0" w:line="270" w:lineRule="atLeast"/>
        <w:ind w:left="720" w:right="720"/>
        <w:jc w:val="center"/>
        <w:rPr>
          <w:b/>
          <w:sz w:val="24"/>
          <w:szCs w:val="24"/>
        </w:rPr>
      </w:pPr>
      <w:r w:rsidRPr="00FA16CD">
        <w:rPr>
          <w:b/>
          <w:bCs/>
          <w:iCs/>
          <w:sz w:val="24"/>
          <w:szCs w:val="24"/>
        </w:rPr>
        <w:t>Romans 10:9 (NASB)</w:t>
      </w:r>
    </w:p>
    <w:p w14:paraId="70283AA9" w14:textId="77777777" w:rsidR="00FA16CD" w:rsidRDefault="007E0D34" w:rsidP="00FA16CD">
      <w:pPr>
        <w:spacing w:after="0"/>
        <w:jc w:val="center"/>
        <w:rPr>
          <w:b/>
          <w:bCs/>
          <w:i/>
          <w:iCs/>
          <w:sz w:val="24"/>
          <w:szCs w:val="24"/>
        </w:rPr>
      </w:pPr>
      <w:r w:rsidRPr="5897EC05">
        <w:rPr>
          <w:b/>
          <w:bCs/>
          <w:i/>
          <w:iCs/>
          <w:sz w:val="24"/>
          <w:szCs w:val="24"/>
        </w:rPr>
        <w:t>That if you confess with your mouth Jesus as Lord and believe in your heart</w:t>
      </w:r>
    </w:p>
    <w:p w14:paraId="525F617A" w14:textId="77777777" w:rsidR="007E0D34" w:rsidRDefault="007E0D34" w:rsidP="007E0D34">
      <w:pPr>
        <w:jc w:val="center"/>
        <w:rPr>
          <w:b/>
          <w:i/>
          <w:sz w:val="24"/>
          <w:szCs w:val="24"/>
        </w:rPr>
      </w:pPr>
      <w:r w:rsidRPr="5897EC05">
        <w:rPr>
          <w:b/>
          <w:bCs/>
          <w:i/>
          <w:iCs/>
          <w:sz w:val="24"/>
          <w:szCs w:val="24"/>
        </w:rPr>
        <w:t xml:space="preserve"> that God raised Him from the dead, you will be saved.</w:t>
      </w:r>
    </w:p>
    <w:p w14:paraId="302B6E72" w14:textId="77777777" w:rsidR="007E0D34" w:rsidRDefault="007E0D34" w:rsidP="007E0D34">
      <w:pPr>
        <w:ind w:firstLine="720"/>
        <w:jc w:val="both"/>
        <w:rPr>
          <w:sz w:val="24"/>
          <w:szCs w:val="24"/>
        </w:rPr>
      </w:pPr>
      <w:r>
        <w:rPr>
          <w:sz w:val="24"/>
          <w:szCs w:val="24"/>
        </w:rPr>
        <w:t xml:space="preserve">Let’s make some application here. What does the </w:t>
      </w:r>
      <w:r w:rsidRPr="5897EC05">
        <w:rPr>
          <w:sz w:val="24"/>
          <w:szCs w:val="24"/>
        </w:rPr>
        <w:t>resurrection</w:t>
      </w:r>
      <w:r>
        <w:rPr>
          <w:sz w:val="24"/>
          <w:szCs w:val="24"/>
        </w:rPr>
        <w:t xml:space="preserve"> of Christ have to do with your life and mine as believers</w:t>
      </w:r>
      <w:r w:rsidRPr="5897EC05">
        <w:rPr>
          <w:sz w:val="24"/>
          <w:szCs w:val="24"/>
        </w:rPr>
        <w:t xml:space="preserve">? </w:t>
      </w:r>
      <w:r>
        <w:rPr>
          <w:sz w:val="24"/>
          <w:szCs w:val="24"/>
        </w:rPr>
        <w:t xml:space="preserve">The answer is absolutely </w:t>
      </w:r>
      <w:r w:rsidRPr="00902DBB">
        <w:rPr>
          <w:i/>
          <w:sz w:val="24"/>
          <w:szCs w:val="24"/>
        </w:rPr>
        <w:t>everything</w:t>
      </w:r>
      <w:r>
        <w:rPr>
          <w:sz w:val="24"/>
          <w:szCs w:val="24"/>
        </w:rPr>
        <w:t xml:space="preserve">! </w:t>
      </w:r>
      <w:r w:rsidRPr="5897EC05">
        <w:rPr>
          <w:sz w:val="24"/>
          <w:szCs w:val="24"/>
        </w:rPr>
        <w:t xml:space="preserve">In his book entitled, </w:t>
      </w:r>
      <w:r w:rsidRPr="5897EC05">
        <w:rPr>
          <w:sz w:val="24"/>
          <w:szCs w:val="24"/>
          <w:u w:val="single"/>
        </w:rPr>
        <w:t>Sacred Marriage,</w:t>
      </w:r>
      <w:r w:rsidRPr="5897EC05">
        <w:rPr>
          <w:sz w:val="24"/>
          <w:szCs w:val="24"/>
        </w:rPr>
        <w:t xml:space="preserve"> (page 150) Gary Thomas said, “Christianity doesn’t make much sense without the reality of heaven.” </w:t>
      </w:r>
      <w:r>
        <w:rPr>
          <w:sz w:val="24"/>
          <w:szCs w:val="24"/>
        </w:rPr>
        <w:t>Let’s ponder that statement for just a moment. Having recently buried several loved ones, I can attest to the fact that without the prospect of life beyond the grave, the rest of Jesus’ claims are a moot point. Likewise, the prospect of living in this sin cursed world and then nothing, makes this option pretty bleak</w:t>
      </w:r>
      <w:r w:rsidR="00287000">
        <w:rPr>
          <w:sz w:val="24"/>
          <w:szCs w:val="24"/>
        </w:rPr>
        <w:t>,</w:t>
      </w:r>
      <w:r>
        <w:rPr>
          <w:sz w:val="24"/>
          <w:szCs w:val="24"/>
        </w:rPr>
        <w:t xml:space="preserve"> wouldn’t you say?</w:t>
      </w:r>
    </w:p>
    <w:p w14:paraId="0D38DF30" w14:textId="77777777" w:rsidR="00473CFD" w:rsidRDefault="00473CFD" w:rsidP="00473CFD">
      <w:pPr>
        <w:ind w:firstLine="720"/>
        <w:jc w:val="both"/>
        <w:rPr>
          <w:sz w:val="24"/>
          <w:szCs w:val="24"/>
        </w:rPr>
      </w:pPr>
      <w:r>
        <w:rPr>
          <w:sz w:val="24"/>
          <w:szCs w:val="24"/>
        </w:rPr>
        <w:t xml:space="preserve">You’ll find an </w:t>
      </w:r>
      <w:r w:rsidRPr="5897EC05">
        <w:rPr>
          <w:sz w:val="24"/>
          <w:szCs w:val="24"/>
        </w:rPr>
        <w:t xml:space="preserve">extensive explanation of this in </w:t>
      </w:r>
      <w:r>
        <w:rPr>
          <w:sz w:val="24"/>
          <w:szCs w:val="24"/>
        </w:rPr>
        <w:t xml:space="preserve">Paul’s first letter to the </w:t>
      </w:r>
      <w:r w:rsidRPr="5897EC05">
        <w:rPr>
          <w:sz w:val="24"/>
          <w:szCs w:val="24"/>
        </w:rPr>
        <w:t xml:space="preserve">Corinthians </w:t>
      </w:r>
      <w:r>
        <w:rPr>
          <w:sz w:val="24"/>
          <w:szCs w:val="24"/>
        </w:rPr>
        <w:t xml:space="preserve">in </w:t>
      </w:r>
      <w:r w:rsidRPr="5897EC05">
        <w:rPr>
          <w:sz w:val="24"/>
          <w:szCs w:val="24"/>
        </w:rPr>
        <w:t xml:space="preserve">chapter fifteen. </w:t>
      </w:r>
      <w:r>
        <w:rPr>
          <w:sz w:val="24"/>
          <w:szCs w:val="24"/>
        </w:rPr>
        <w:t xml:space="preserve"> As Paul said, “If only for this life we have hope in Christ, we are to be pitied more than all men.” (1 Corinthians 15:18) (NIV) And besides that</w:t>
      </w:r>
      <w:r w:rsidRPr="5897EC05">
        <w:rPr>
          <w:sz w:val="24"/>
          <w:szCs w:val="24"/>
        </w:rPr>
        <w:t xml:space="preserve">, </w:t>
      </w:r>
      <w:r>
        <w:rPr>
          <w:sz w:val="24"/>
          <w:szCs w:val="24"/>
        </w:rPr>
        <w:t>how can we</w:t>
      </w:r>
      <w:r w:rsidRPr="5897EC05">
        <w:rPr>
          <w:sz w:val="24"/>
          <w:szCs w:val="24"/>
        </w:rPr>
        <w:t xml:space="preserve"> endure the trials of this life, much less </w:t>
      </w:r>
      <w:r>
        <w:rPr>
          <w:sz w:val="24"/>
          <w:szCs w:val="24"/>
        </w:rPr>
        <w:t xml:space="preserve">have </w:t>
      </w:r>
      <w:r w:rsidRPr="5897EC05">
        <w:rPr>
          <w:sz w:val="24"/>
          <w:szCs w:val="24"/>
        </w:rPr>
        <w:t xml:space="preserve">a hope beyond the grave. </w:t>
      </w:r>
      <w:r>
        <w:rPr>
          <w:sz w:val="24"/>
          <w:szCs w:val="24"/>
        </w:rPr>
        <w:t>(Those who are not “in Christ” are without hope!) (Ephesians 2:1-13)</w:t>
      </w:r>
    </w:p>
    <w:p w14:paraId="59D6EAC2" w14:textId="77777777" w:rsidR="007E0D34" w:rsidRDefault="007E0D34" w:rsidP="007E0D34">
      <w:pPr>
        <w:ind w:firstLine="720"/>
        <w:jc w:val="both"/>
        <w:rPr>
          <w:sz w:val="24"/>
          <w:szCs w:val="24"/>
        </w:rPr>
      </w:pPr>
      <w:r>
        <w:rPr>
          <w:sz w:val="24"/>
          <w:szCs w:val="24"/>
        </w:rPr>
        <w:t>So</w:t>
      </w:r>
      <w:r w:rsidR="00D66434">
        <w:rPr>
          <w:sz w:val="24"/>
          <w:szCs w:val="24"/>
        </w:rPr>
        <w:t>,</w:t>
      </w:r>
      <w:r>
        <w:rPr>
          <w:sz w:val="24"/>
          <w:szCs w:val="24"/>
        </w:rPr>
        <w:t xml:space="preserve"> here’s some food for thought for the scoffer. For the sake of the argument, let’s suppose Jesus</w:t>
      </w:r>
      <w:r w:rsidRPr="5897EC05">
        <w:rPr>
          <w:sz w:val="24"/>
          <w:szCs w:val="24"/>
        </w:rPr>
        <w:t xml:space="preserve"> is dead</w:t>
      </w:r>
      <w:r>
        <w:rPr>
          <w:sz w:val="24"/>
          <w:szCs w:val="24"/>
        </w:rPr>
        <w:t>. There is no heaven, and there is no hell. If Christians have believed in a lie, then how do you reconcile the justice of someone, say, an Adolf Hitler? He certainly did not receive his due penalty on earth</w:t>
      </w:r>
      <w:r w:rsidR="00D66434">
        <w:rPr>
          <w:sz w:val="24"/>
          <w:szCs w:val="24"/>
        </w:rPr>
        <w:t>,</w:t>
      </w:r>
      <w:r>
        <w:rPr>
          <w:sz w:val="24"/>
          <w:szCs w:val="24"/>
        </w:rPr>
        <w:t xml:space="preserve"> did he?  And what about someone like Mother Teresa?  Where’s her reward? </w:t>
      </w:r>
    </w:p>
    <w:p w14:paraId="24F908C4" w14:textId="77777777" w:rsidR="00FA16CD" w:rsidRPr="00FA16CD" w:rsidRDefault="00E91F16" w:rsidP="00EF73C9">
      <w:pPr>
        <w:pStyle w:val="ListParagraph"/>
        <w:numPr>
          <w:ilvl w:val="0"/>
          <w:numId w:val="20"/>
        </w:numPr>
        <w:rPr>
          <w:sz w:val="24"/>
          <w:szCs w:val="24"/>
        </w:rPr>
      </w:pPr>
      <w:r>
        <w:t xml:space="preserve">Explain why God’s justice is so important? </w:t>
      </w:r>
      <w:r w:rsidR="00FA16CD">
        <w:t>___________________________________________</w:t>
      </w:r>
    </w:p>
    <w:p w14:paraId="00D21D73" w14:textId="77777777" w:rsidR="00E91F16" w:rsidRPr="001F46BC" w:rsidRDefault="00E91F16" w:rsidP="00FA16CD">
      <w:pPr>
        <w:pStyle w:val="ListParagraph"/>
        <w:rPr>
          <w:sz w:val="24"/>
          <w:szCs w:val="24"/>
        </w:rPr>
      </w:pPr>
      <w:r>
        <w:t>____________________________________________________________________________________________________________________________________________________________</w:t>
      </w:r>
    </w:p>
    <w:p w14:paraId="17C07AE1" w14:textId="77777777" w:rsidR="00E91F16" w:rsidRPr="001F46BC" w:rsidRDefault="00E91F16" w:rsidP="00EF73C9">
      <w:pPr>
        <w:pStyle w:val="ListParagraph"/>
        <w:numPr>
          <w:ilvl w:val="0"/>
          <w:numId w:val="20"/>
        </w:numPr>
        <w:rPr>
          <w:sz w:val="24"/>
          <w:szCs w:val="24"/>
        </w:rPr>
      </w:pPr>
      <w:r>
        <w:t>Why do people get so worked up when justice is not served?</w:t>
      </w:r>
      <w:r w:rsidR="000938C1">
        <w:t xml:space="preserve"> ____________________________</w:t>
      </w:r>
      <w:r>
        <w:t xml:space="preserve"> ____________________________________________________________________________________________________________________________________________________________</w:t>
      </w:r>
    </w:p>
    <w:p w14:paraId="4E36C2C2" w14:textId="77777777" w:rsidR="00946B39" w:rsidRDefault="00946B39" w:rsidP="00EF73C9">
      <w:pPr>
        <w:pStyle w:val="ListParagraph"/>
        <w:numPr>
          <w:ilvl w:val="0"/>
          <w:numId w:val="20"/>
        </w:numPr>
        <w:rPr>
          <w:sz w:val="24"/>
          <w:szCs w:val="24"/>
        </w:rPr>
      </w:pPr>
      <w:r w:rsidRPr="00553EFF">
        <w:rPr>
          <w:sz w:val="24"/>
          <w:szCs w:val="24"/>
        </w:rPr>
        <w:t>As you read these passages, can you determine who will ultimately Judge of the world? Isaiah 33:22; Revelation 19:11; Matt. 10:28, 16:21; Romans 1:18-32</w:t>
      </w:r>
      <w:r w:rsidR="000938C1">
        <w:rPr>
          <w:sz w:val="24"/>
          <w:szCs w:val="24"/>
        </w:rPr>
        <w:t xml:space="preserve"> ________________</w:t>
      </w:r>
      <w:r w:rsidRPr="00553EFF">
        <w:rPr>
          <w:sz w:val="24"/>
          <w:szCs w:val="24"/>
        </w:rPr>
        <w:t xml:space="preserve"> ______________________________________________________________________</w:t>
      </w:r>
      <w:r w:rsidR="000938C1">
        <w:rPr>
          <w:sz w:val="24"/>
          <w:szCs w:val="24"/>
        </w:rPr>
        <w:t>_</w:t>
      </w:r>
    </w:p>
    <w:p w14:paraId="25DA7A96" w14:textId="77777777" w:rsidR="007E0D34" w:rsidRPr="00FA16CD" w:rsidRDefault="004534EC" w:rsidP="00FA16CD">
      <w:pPr>
        <w:tabs>
          <w:tab w:val="left" w:pos="3840"/>
        </w:tabs>
        <w:spacing w:after="0"/>
        <w:jc w:val="center"/>
        <w:rPr>
          <w:rFonts w:asciiTheme="minorHAnsi" w:hAnsiTheme="minorHAnsi" w:cstheme="minorHAnsi"/>
          <w:b/>
          <w:sz w:val="24"/>
          <w:szCs w:val="24"/>
        </w:rPr>
      </w:pPr>
      <w:r>
        <w:rPr>
          <w:rFonts w:asciiTheme="minorHAnsi" w:eastAsiaTheme="minorEastAsia" w:hAnsiTheme="minorHAnsi" w:cstheme="minorBidi"/>
          <w:b/>
          <w:bCs/>
          <w:iCs/>
          <w:sz w:val="24"/>
          <w:szCs w:val="24"/>
        </w:rPr>
        <w:t>1</w:t>
      </w:r>
      <w:r w:rsidR="007E0D34" w:rsidRPr="00FA16CD">
        <w:rPr>
          <w:rFonts w:asciiTheme="minorHAnsi" w:eastAsiaTheme="minorEastAsia" w:hAnsiTheme="minorHAnsi" w:cstheme="minorBidi"/>
          <w:b/>
          <w:bCs/>
          <w:iCs/>
          <w:sz w:val="24"/>
          <w:szCs w:val="24"/>
        </w:rPr>
        <w:t xml:space="preserve"> Timothy 4:10-11 (NIV)</w:t>
      </w:r>
    </w:p>
    <w:p w14:paraId="499D9014" w14:textId="77777777" w:rsidR="007E0D34" w:rsidRDefault="007E0D34" w:rsidP="00FA16CD">
      <w:pPr>
        <w:pStyle w:val="reg"/>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That is why we labor and strive, because we have put our hope in the living God, who is the Savior of all people, and especially of those who believe. Command and teach these things.</w:t>
      </w:r>
    </w:p>
    <w:p w14:paraId="3CAD22F6" w14:textId="77777777" w:rsidR="007E0D34" w:rsidRDefault="007E0D34" w:rsidP="007E0D34">
      <w:pPr>
        <w:ind w:firstLine="720"/>
        <w:jc w:val="both"/>
        <w:rPr>
          <w:sz w:val="24"/>
          <w:szCs w:val="24"/>
        </w:rPr>
      </w:pPr>
      <w:r>
        <w:rPr>
          <w:sz w:val="24"/>
          <w:szCs w:val="24"/>
        </w:rPr>
        <w:t>Yet, Christ has risen - just as He said He would! (</w:t>
      </w:r>
      <w:r w:rsidR="00A562AF">
        <w:rPr>
          <w:sz w:val="24"/>
          <w:szCs w:val="24"/>
        </w:rPr>
        <w:t>Luke 24:6-7</w:t>
      </w:r>
      <w:r w:rsidR="00E91F16">
        <w:rPr>
          <w:sz w:val="24"/>
          <w:szCs w:val="24"/>
        </w:rPr>
        <w:t xml:space="preserve">; </w:t>
      </w:r>
      <w:r>
        <w:rPr>
          <w:sz w:val="24"/>
          <w:szCs w:val="24"/>
        </w:rPr>
        <w:t xml:space="preserve">Matthew 27:63, 28:6; </w:t>
      </w:r>
      <w:r w:rsidR="00A562AF">
        <w:rPr>
          <w:sz w:val="24"/>
          <w:szCs w:val="24"/>
        </w:rPr>
        <w:t>M</w:t>
      </w:r>
      <w:r>
        <w:rPr>
          <w:sz w:val="24"/>
          <w:szCs w:val="24"/>
        </w:rPr>
        <w:t>ark 16:6) And we</w:t>
      </w:r>
      <w:r w:rsidRPr="5897EC05">
        <w:rPr>
          <w:sz w:val="24"/>
          <w:szCs w:val="24"/>
        </w:rPr>
        <w:t xml:space="preserve"> are not without hope because </w:t>
      </w:r>
      <w:r>
        <w:rPr>
          <w:sz w:val="24"/>
          <w:szCs w:val="24"/>
        </w:rPr>
        <w:t>Jesus conquered death. He walked out of the tomb.</w:t>
      </w:r>
      <w:r w:rsidRPr="5897EC05">
        <w:rPr>
          <w:sz w:val="24"/>
          <w:szCs w:val="24"/>
        </w:rPr>
        <w:t xml:space="preserve"> He is alive, and through faith in Him, we </w:t>
      </w:r>
      <w:r>
        <w:rPr>
          <w:sz w:val="24"/>
          <w:szCs w:val="24"/>
        </w:rPr>
        <w:t xml:space="preserve">too </w:t>
      </w:r>
      <w:r w:rsidRPr="5897EC05">
        <w:rPr>
          <w:sz w:val="24"/>
          <w:szCs w:val="24"/>
        </w:rPr>
        <w:t xml:space="preserve">have life </w:t>
      </w:r>
      <w:r>
        <w:rPr>
          <w:sz w:val="24"/>
          <w:szCs w:val="24"/>
        </w:rPr>
        <w:t>beyond the grave.</w:t>
      </w:r>
      <w:r w:rsidRPr="5897EC05">
        <w:rPr>
          <w:sz w:val="24"/>
          <w:szCs w:val="24"/>
        </w:rPr>
        <w:t xml:space="preserve"> </w:t>
      </w:r>
      <w:r>
        <w:rPr>
          <w:sz w:val="24"/>
          <w:szCs w:val="24"/>
        </w:rPr>
        <w:t xml:space="preserve">We can walk confidently through the valley of the shadow of death with hope and without fear. The fact that Jesus is alive has a great deal to do with how we face death. We have hope for living and hope for dying, and because He lives, as </w:t>
      </w:r>
      <w:r w:rsidR="009C1C9A">
        <w:rPr>
          <w:sz w:val="24"/>
          <w:szCs w:val="24"/>
        </w:rPr>
        <w:t>Bill Gaither wrote in the song by this title,</w:t>
      </w:r>
      <w:r>
        <w:rPr>
          <w:sz w:val="24"/>
          <w:szCs w:val="24"/>
        </w:rPr>
        <w:t xml:space="preserve"> “I can face tomorrow.”</w:t>
      </w:r>
    </w:p>
    <w:p w14:paraId="59230D15" w14:textId="77777777" w:rsidR="00E91F16" w:rsidRPr="00FA16CD" w:rsidRDefault="00E91F16" w:rsidP="00EF73C9">
      <w:pPr>
        <w:pStyle w:val="ListParagraph"/>
        <w:numPr>
          <w:ilvl w:val="0"/>
          <w:numId w:val="21"/>
        </w:numPr>
        <w:rPr>
          <w:sz w:val="24"/>
          <w:szCs w:val="24"/>
        </w:rPr>
      </w:pPr>
      <w:r w:rsidRPr="00553EFF">
        <w:rPr>
          <w:sz w:val="24"/>
          <w:szCs w:val="24"/>
        </w:rPr>
        <w:t>Why is the fact of Christ’s resurrection so important to believers?</w:t>
      </w:r>
      <w:r w:rsidR="00FA16CD">
        <w:rPr>
          <w:sz w:val="24"/>
          <w:szCs w:val="24"/>
        </w:rPr>
        <w:t xml:space="preserve"> __________________</w:t>
      </w:r>
      <w:r w:rsidRPr="00FA16CD">
        <w:rPr>
          <w:sz w:val="24"/>
          <w:szCs w:val="24"/>
        </w:rPr>
        <w:t xml:space="preserve"> ________________________________________________________________________</w:t>
      </w:r>
    </w:p>
    <w:p w14:paraId="30B9D70A" w14:textId="77777777" w:rsidR="00E91F16" w:rsidRPr="00FA16CD" w:rsidRDefault="00E91F16" w:rsidP="00EF73C9">
      <w:pPr>
        <w:pStyle w:val="ListParagraph"/>
        <w:numPr>
          <w:ilvl w:val="0"/>
          <w:numId w:val="21"/>
        </w:numPr>
        <w:rPr>
          <w:sz w:val="24"/>
          <w:szCs w:val="24"/>
        </w:rPr>
      </w:pPr>
      <w:r w:rsidRPr="00553EFF">
        <w:rPr>
          <w:sz w:val="24"/>
          <w:szCs w:val="24"/>
        </w:rPr>
        <w:t>If you were told today that you had a terminal illness, would you face death with fear or with faith? Explain your answer.</w:t>
      </w:r>
      <w:r w:rsidR="00FA16CD">
        <w:rPr>
          <w:sz w:val="24"/>
          <w:szCs w:val="24"/>
        </w:rPr>
        <w:t xml:space="preserve">  _____________________________________________</w:t>
      </w:r>
      <w:r w:rsidRPr="00553EFF">
        <w:rPr>
          <w:sz w:val="24"/>
          <w:szCs w:val="24"/>
        </w:rPr>
        <w:t xml:space="preserve"> </w:t>
      </w:r>
      <w:r w:rsidRPr="00FA16CD">
        <w:rPr>
          <w:sz w:val="24"/>
          <w:szCs w:val="24"/>
        </w:rPr>
        <w:t>________________________________________________________________________</w:t>
      </w:r>
    </w:p>
    <w:p w14:paraId="647B7080" w14:textId="77777777" w:rsidR="007E0D34" w:rsidRPr="00FA16CD" w:rsidRDefault="007E0D34" w:rsidP="00FA16CD">
      <w:pPr>
        <w:spacing w:after="0"/>
        <w:ind w:left="360"/>
        <w:jc w:val="center"/>
        <w:rPr>
          <w:b/>
          <w:sz w:val="24"/>
          <w:szCs w:val="24"/>
        </w:rPr>
      </w:pPr>
      <w:r w:rsidRPr="00FA16CD">
        <w:rPr>
          <w:b/>
          <w:bCs/>
          <w:iCs/>
          <w:sz w:val="24"/>
          <w:szCs w:val="24"/>
        </w:rPr>
        <w:t>1 Corinthians 15:25-27 (NASB)</w:t>
      </w:r>
    </w:p>
    <w:p w14:paraId="6E97BE7B" w14:textId="77777777" w:rsidR="00FA16CD" w:rsidRDefault="007E0D34" w:rsidP="00FA16CD">
      <w:pPr>
        <w:spacing w:after="0"/>
        <w:ind w:left="360"/>
        <w:jc w:val="center"/>
        <w:rPr>
          <w:b/>
          <w:bCs/>
          <w:i/>
          <w:iCs/>
          <w:sz w:val="24"/>
          <w:szCs w:val="24"/>
        </w:rPr>
      </w:pPr>
      <w:r w:rsidRPr="5897EC05">
        <w:rPr>
          <w:b/>
          <w:bCs/>
          <w:i/>
          <w:iCs/>
          <w:sz w:val="24"/>
          <w:szCs w:val="24"/>
        </w:rPr>
        <w:t xml:space="preserve">For He must reign until He has put all His enemies under His feet. The last enemy </w:t>
      </w:r>
    </w:p>
    <w:p w14:paraId="4E7368AC" w14:textId="77777777" w:rsidR="007E0D34" w:rsidRDefault="007E0D34" w:rsidP="007E0D34">
      <w:pPr>
        <w:ind w:left="360"/>
        <w:jc w:val="center"/>
        <w:rPr>
          <w:b/>
          <w:bCs/>
          <w:i/>
          <w:iCs/>
          <w:sz w:val="24"/>
          <w:szCs w:val="24"/>
        </w:rPr>
      </w:pPr>
      <w:r w:rsidRPr="5897EC05">
        <w:rPr>
          <w:b/>
          <w:bCs/>
          <w:i/>
          <w:iCs/>
          <w:sz w:val="24"/>
          <w:szCs w:val="24"/>
        </w:rPr>
        <w:t>that will be abolished is death. For He has put all things in subjection under His feet.</w:t>
      </w:r>
    </w:p>
    <w:p w14:paraId="3C836F38" w14:textId="77777777" w:rsidR="008F0B21" w:rsidRDefault="008F0B21" w:rsidP="007E0D34">
      <w:pPr>
        <w:ind w:left="360"/>
        <w:jc w:val="center"/>
        <w:rPr>
          <w:b/>
          <w:bCs/>
          <w:i/>
          <w:iCs/>
          <w:sz w:val="24"/>
          <w:szCs w:val="24"/>
        </w:rPr>
      </w:pPr>
    </w:p>
    <w:p w14:paraId="194E7DEE" w14:textId="77777777" w:rsidR="007E0D34" w:rsidRDefault="007E0D34" w:rsidP="000938C1">
      <w:pPr>
        <w:pStyle w:val="ListParagraph"/>
        <w:spacing w:after="0" w:line="240" w:lineRule="auto"/>
        <w:ind w:left="0"/>
        <w:contextualSpacing w:val="0"/>
        <w:rPr>
          <w:b/>
          <w:bCs/>
          <w:sz w:val="28"/>
          <w:szCs w:val="28"/>
        </w:rPr>
      </w:pPr>
      <w:r>
        <w:rPr>
          <w:b/>
          <w:bCs/>
          <w:sz w:val="28"/>
          <w:szCs w:val="28"/>
        </w:rPr>
        <w:t>DIGGING DEEPER: Read the following passages and make notes of any insights and personal applications.</w:t>
      </w:r>
    </w:p>
    <w:p w14:paraId="7341CAFB" w14:textId="77777777" w:rsidR="000938C1" w:rsidRPr="002902CD" w:rsidRDefault="000938C1" w:rsidP="000938C1">
      <w:pPr>
        <w:pStyle w:val="ListParagraph"/>
        <w:spacing w:after="0" w:line="240" w:lineRule="auto"/>
        <w:ind w:left="0"/>
        <w:contextualSpacing w:val="0"/>
        <w:rPr>
          <w:rFonts w:cs="Calibri"/>
          <w:sz w:val="24"/>
          <w:szCs w:val="24"/>
        </w:rPr>
      </w:pPr>
    </w:p>
    <w:p w14:paraId="3E14EFE0" w14:textId="77777777" w:rsidR="007E0D34" w:rsidRDefault="007E0D34" w:rsidP="00EF73C9">
      <w:pPr>
        <w:pStyle w:val="ListParagraph"/>
        <w:numPr>
          <w:ilvl w:val="0"/>
          <w:numId w:val="2"/>
        </w:numPr>
        <w:rPr>
          <w:sz w:val="24"/>
          <w:szCs w:val="24"/>
        </w:rPr>
      </w:pPr>
      <w:r>
        <w:rPr>
          <w:sz w:val="24"/>
          <w:szCs w:val="24"/>
        </w:rPr>
        <w:t>2</w:t>
      </w:r>
      <w:r w:rsidRPr="00296B0C">
        <w:rPr>
          <w:sz w:val="24"/>
          <w:szCs w:val="24"/>
        </w:rPr>
        <w:t xml:space="preserve"> Corinthians 1:1</w:t>
      </w:r>
      <w:r>
        <w:rPr>
          <w:sz w:val="24"/>
          <w:szCs w:val="24"/>
        </w:rPr>
        <w:t>8-20</w:t>
      </w:r>
      <w:r w:rsidRPr="00296B0C">
        <w:rPr>
          <w:sz w:val="24"/>
          <w:szCs w:val="24"/>
        </w:rPr>
        <w:t>; Colossians 1:1-20; John 11:25-26; 10:15-18; Matthew 27:33- 28:20; Revelation 1:5-18</w:t>
      </w:r>
      <w:r>
        <w:rPr>
          <w:sz w:val="24"/>
          <w:szCs w:val="24"/>
        </w:rPr>
        <w:t>, 19:13-16,</w:t>
      </w:r>
      <w:r w:rsidR="00473CFD">
        <w:rPr>
          <w:sz w:val="24"/>
          <w:szCs w:val="24"/>
        </w:rPr>
        <w:t>21:3-6</w:t>
      </w:r>
      <w:r>
        <w:rPr>
          <w:sz w:val="24"/>
          <w:szCs w:val="24"/>
        </w:rPr>
        <w:t xml:space="preserve"> 22:16-21; Hebrew 6:19-20; 2 Timothy 1:10</w:t>
      </w:r>
      <w:r w:rsidR="00473CFD">
        <w:rPr>
          <w:sz w:val="24"/>
          <w:szCs w:val="24"/>
        </w:rPr>
        <w:t>-12</w:t>
      </w:r>
    </w:p>
    <w:p w14:paraId="44434568" w14:textId="77777777" w:rsidR="008F0B21" w:rsidRDefault="008F0B21" w:rsidP="008F0B21">
      <w:pPr>
        <w:pStyle w:val="ListParagraph"/>
        <w:rPr>
          <w:sz w:val="24"/>
          <w:szCs w:val="24"/>
        </w:rPr>
      </w:pPr>
    </w:p>
    <w:p w14:paraId="63CA893C" w14:textId="77777777" w:rsidR="007E0D34" w:rsidRDefault="004E2262" w:rsidP="007E0D34">
      <w:pPr>
        <w:tabs>
          <w:tab w:val="left" w:pos="2925"/>
        </w:tabs>
        <w:jc w:val="center"/>
        <w:rPr>
          <w:b/>
          <w:bCs/>
          <w:sz w:val="28"/>
          <w:szCs w:val="28"/>
        </w:rPr>
      </w:pPr>
      <w:r>
        <w:rPr>
          <w:b/>
          <w:bCs/>
          <w:sz w:val="28"/>
          <w:szCs w:val="28"/>
        </w:rPr>
        <w:t>He I</w:t>
      </w:r>
      <w:r w:rsidR="007E0D34" w:rsidRPr="5897EC05">
        <w:rPr>
          <w:b/>
          <w:bCs/>
          <w:sz w:val="28"/>
          <w:szCs w:val="28"/>
        </w:rPr>
        <w:t>s Seated at the Right Hand of God</w:t>
      </w:r>
    </w:p>
    <w:p w14:paraId="6BFFB68F" w14:textId="77777777" w:rsidR="007E0D34" w:rsidRPr="00FA16CD" w:rsidRDefault="007E0D34" w:rsidP="00FA16CD">
      <w:pPr>
        <w:spacing w:after="0"/>
        <w:jc w:val="center"/>
        <w:rPr>
          <w:sz w:val="24"/>
          <w:szCs w:val="24"/>
        </w:rPr>
      </w:pPr>
      <w:r w:rsidRPr="00FA16CD">
        <w:rPr>
          <w:b/>
          <w:bCs/>
          <w:iCs/>
          <w:sz w:val="24"/>
          <w:szCs w:val="24"/>
        </w:rPr>
        <w:t>Hebrews 12:2 (NASB)</w:t>
      </w:r>
    </w:p>
    <w:p w14:paraId="4C0B7E24" w14:textId="77777777" w:rsidR="007E0D34" w:rsidRDefault="007E0D34" w:rsidP="007E0D34">
      <w:pPr>
        <w:jc w:val="center"/>
        <w:rPr>
          <w:b/>
          <w:bCs/>
          <w:i/>
          <w:iCs/>
          <w:sz w:val="24"/>
          <w:szCs w:val="24"/>
        </w:rPr>
      </w:pPr>
      <w:r w:rsidRPr="5897EC05">
        <w:rPr>
          <w:b/>
          <w:bCs/>
          <w:i/>
          <w:iCs/>
          <w:sz w:val="24"/>
          <w:szCs w:val="24"/>
        </w:rPr>
        <w:t>Fixing our eyes on Jesus, the author and perfecter of our faith, who for the joy set before Him endured the cross, despising the shame, and sat down at the right hand of the throne of God.</w:t>
      </w:r>
    </w:p>
    <w:p w14:paraId="6FF2FE05" w14:textId="77777777" w:rsidR="00741C2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If you’ll recall, Paul was imprisoned in Rome when he wrote this letter. Nevertheless, </w:t>
      </w:r>
      <w:r w:rsidR="004532CE" w:rsidRPr="004E2262">
        <w:rPr>
          <w:rFonts w:eastAsia="Times New Roman"/>
          <w:color w:val="000000"/>
          <w:sz w:val="24"/>
          <w:szCs w:val="24"/>
        </w:rPr>
        <w:t>despite</w:t>
      </w:r>
      <w:r w:rsidRPr="004E2262">
        <w:rPr>
          <w:rFonts w:eastAsia="Times New Roman"/>
          <w:color w:val="000000"/>
          <w:sz w:val="24"/>
          <w:szCs w:val="24"/>
        </w:rPr>
        <w:t xml:space="preserve"> his situation, Paul reminded the saints (as well as himself) of this life sustaining truth: </w:t>
      </w:r>
      <w:r w:rsidRPr="004E2262">
        <w:rPr>
          <w:rFonts w:eastAsia="Times New Roman"/>
          <w:b/>
          <w:bCs/>
          <w:i/>
          <w:iCs/>
          <w:color w:val="000000"/>
          <w:sz w:val="24"/>
          <w:szCs w:val="24"/>
        </w:rPr>
        <w:t>God is in control!</w:t>
      </w:r>
      <w:r w:rsidRPr="004E2262">
        <w:rPr>
          <w:rFonts w:eastAsia="Times New Roman"/>
          <w:color w:val="000000"/>
          <w:sz w:val="24"/>
          <w:szCs w:val="24"/>
        </w:rPr>
        <w:t xml:space="preserve"> The Lord God -- the Almighty -- Jesus Christ rules and reigns over all. Not a single minute detail of our lives, nor the tiniest molecule in the universe is outside of His sovereign dominion. </w:t>
      </w:r>
    </w:p>
    <w:p w14:paraId="580808F1" w14:textId="77777777" w:rsidR="00741C22" w:rsidRDefault="00741C22" w:rsidP="009675E4">
      <w:pPr>
        <w:spacing w:after="0"/>
        <w:rPr>
          <w:rFonts w:asciiTheme="minorHAnsi" w:hAnsiTheme="minorHAnsi" w:cstheme="minorHAnsi"/>
          <w:bCs/>
          <w:sz w:val="24"/>
          <w:szCs w:val="24"/>
        </w:rPr>
      </w:pPr>
      <w:r w:rsidRPr="009675E4">
        <w:rPr>
          <w:rFonts w:asciiTheme="minorHAnsi" w:hAnsiTheme="minorHAnsi" w:cstheme="minorHAnsi"/>
          <w:bCs/>
          <w:sz w:val="24"/>
          <w:szCs w:val="24"/>
        </w:rPr>
        <w:t>Grace Gems January 10, 17</w:t>
      </w:r>
      <w:r w:rsidR="009675E4" w:rsidRPr="009675E4">
        <w:rPr>
          <w:rFonts w:asciiTheme="minorHAnsi" w:hAnsiTheme="minorHAnsi" w:cstheme="minorHAnsi"/>
          <w:bCs/>
          <w:sz w:val="24"/>
          <w:szCs w:val="24"/>
        </w:rPr>
        <w:t xml:space="preserve"> </w:t>
      </w:r>
      <w:r w:rsidRPr="009675E4">
        <w:rPr>
          <w:rFonts w:asciiTheme="minorHAnsi" w:hAnsiTheme="minorHAnsi" w:cstheme="minorHAnsi"/>
          <w:bCs/>
          <w:sz w:val="24"/>
          <w:szCs w:val="24"/>
        </w:rPr>
        <w:t>Spurgeon's Morning by Morning, January 11</w:t>
      </w:r>
      <w:r w:rsidRPr="009675E4">
        <w:rPr>
          <w:rFonts w:asciiTheme="minorHAnsi" w:hAnsiTheme="minorHAnsi" w:cstheme="minorHAnsi"/>
          <w:bCs/>
          <w:sz w:val="24"/>
          <w:szCs w:val="24"/>
        </w:rPr>
        <w:br/>
        <w:t>The smallest trifles are as much arranged by the God of Providence!</w:t>
      </w:r>
      <w:r w:rsidRPr="009675E4">
        <w:rPr>
          <w:rFonts w:asciiTheme="minorHAnsi" w:hAnsiTheme="minorHAnsi" w:cstheme="minorHAnsi"/>
          <w:bCs/>
          <w:sz w:val="24"/>
          <w:szCs w:val="24"/>
        </w:rPr>
        <w:br/>
        <w:t xml:space="preserve">"In Him we were also chosen, having been predestined according to </w:t>
      </w:r>
      <w:r w:rsidRPr="009675E4">
        <w:rPr>
          <w:rFonts w:asciiTheme="minorHAnsi" w:hAnsiTheme="minorHAnsi" w:cstheme="minorHAnsi"/>
          <w:bCs/>
          <w:i/>
          <w:iCs/>
          <w:sz w:val="24"/>
          <w:szCs w:val="24"/>
        </w:rPr>
        <w:t>the plan of Him who works out everything in conformity with the purpose of His will."</w:t>
      </w:r>
      <w:r w:rsidRPr="009675E4">
        <w:rPr>
          <w:rFonts w:asciiTheme="minorHAnsi" w:hAnsiTheme="minorHAnsi" w:cstheme="minorHAnsi"/>
          <w:bCs/>
          <w:sz w:val="24"/>
          <w:szCs w:val="24"/>
        </w:rPr>
        <w:t xml:space="preserve"> Ephesians 1:11 </w:t>
      </w:r>
      <w:r w:rsidRPr="009675E4">
        <w:rPr>
          <w:rFonts w:asciiTheme="minorHAnsi" w:hAnsiTheme="minorHAnsi" w:cstheme="minorHAnsi"/>
          <w:bCs/>
          <w:sz w:val="24"/>
          <w:szCs w:val="24"/>
        </w:rPr>
        <w:br/>
        <w:t xml:space="preserve">It is most important for us to learn that the smallest trifles are as much arranged by the God of Providence--as the most momentous events! </w:t>
      </w:r>
      <w:r w:rsidRPr="009675E4">
        <w:rPr>
          <w:rFonts w:asciiTheme="minorHAnsi" w:hAnsiTheme="minorHAnsi" w:cstheme="minorHAnsi"/>
          <w:bCs/>
          <w:sz w:val="24"/>
          <w:szCs w:val="24"/>
        </w:rPr>
        <w:br/>
        <w:t xml:space="preserve">He who counts the </w:t>
      </w:r>
      <w:r w:rsidRPr="009675E4">
        <w:rPr>
          <w:rFonts w:asciiTheme="minorHAnsi" w:hAnsiTheme="minorHAnsi" w:cstheme="minorHAnsi"/>
          <w:bCs/>
          <w:i/>
          <w:iCs/>
          <w:sz w:val="24"/>
          <w:szCs w:val="24"/>
        </w:rPr>
        <w:t>stars</w:t>
      </w:r>
      <w:r w:rsidRPr="009675E4">
        <w:rPr>
          <w:rFonts w:asciiTheme="minorHAnsi" w:hAnsiTheme="minorHAnsi" w:cstheme="minorHAnsi"/>
          <w:bCs/>
          <w:sz w:val="24"/>
          <w:szCs w:val="24"/>
        </w:rPr>
        <w:t xml:space="preserve">--has also numbered the </w:t>
      </w:r>
      <w:r w:rsidRPr="009675E4">
        <w:rPr>
          <w:rFonts w:asciiTheme="minorHAnsi" w:hAnsiTheme="minorHAnsi" w:cstheme="minorHAnsi"/>
          <w:bCs/>
          <w:i/>
          <w:iCs/>
          <w:sz w:val="24"/>
          <w:szCs w:val="24"/>
        </w:rPr>
        <w:t>hairs</w:t>
      </w:r>
      <w:r w:rsidRPr="009675E4">
        <w:rPr>
          <w:rFonts w:asciiTheme="minorHAnsi" w:hAnsiTheme="minorHAnsi" w:cstheme="minorHAnsi"/>
          <w:bCs/>
          <w:sz w:val="24"/>
          <w:szCs w:val="24"/>
        </w:rPr>
        <w:t xml:space="preserve"> of our heads!</w:t>
      </w:r>
      <w:r w:rsidRPr="009675E4">
        <w:rPr>
          <w:rFonts w:asciiTheme="minorHAnsi" w:hAnsiTheme="minorHAnsi" w:cstheme="minorHAnsi"/>
          <w:bCs/>
          <w:sz w:val="24"/>
          <w:szCs w:val="24"/>
        </w:rPr>
        <w:br/>
        <w:t xml:space="preserve">Our lives and deaths are predestined--but so, also, are our sitting down and our rising up. </w:t>
      </w:r>
      <w:r w:rsidRPr="009675E4">
        <w:rPr>
          <w:rFonts w:asciiTheme="minorHAnsi" w:hAnsiTheme="minorHAnsi" w:cstheme="minorHAnsi"/>
          <w:bCs/>
          <w:sz w:val="24"/>
          <w:szCs w:val="24"/>
        </w:rPr>
        <w:br/>
        <w:t xml:space="preserve">I believe that every particle of </w:t>
      </w:r>
      <w:r w:rsidRPr="009675E4">
        <w:rPr>
          <w:rFonts w:asciiTheme="minorHAnsi" w:hAnsiTheme="minorHAnsi" w:cstheme="minorHAnsi"/>
          <w:bCs/>
          <w:i/>
          <w:iCs/>
          <w:sz w:val="24"/>
          <w:szCs w:val="24"/>
        </w:rPr>
        <w:t xml:space="preserve">dust </w:t>
      </w:r>
      <w:r w:rsidRPr="009675E4">
        <w:rPr>
          <w:rFonts w:asciiTheme="minorHAnsi" w:hAnsiTheme="minorHAnsi" w:cstheme="minorHAnsi"/>
          <w:bCs/>
          <w:sz w:val="24"/>
          <w:szCs w:val="24"/>
        </w:rPr>
        <w:t>that dances in the sunbeam, does not move an atom more or less than God wishes.</w:t>
      </w:r>
    </w:p>
    <w:p w14:paraId="474BDA98" w14:textId="77777777" w:rsidR="009675E4" w:rsidRPr="009675E4" w:rsidRDefault="009675E4" w:rsidP="009675E4">
      <w:pPr>
        <w:spacing w:after="0"/>
        <w:rPr>
          <w:rFonts w:asciiTheme="minorHAnsi" w:eastAsia="Times New Roman" w:hAnsiTheme="minorHAnsi" w:cstheme="minorHAnsi"/>
          <w:sz w:val="24"/>
          <w:szCs w:val="24"/>
        </w:rPr>
      </w:pPr>
    </w:p>
    <w:p w14:paraId="440DD947"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For example, as I write this, I am experiencing a health crisis, of sorts. I was recently diagnosed with an autoimmune disease, and now my long blond/gray hair is falling out by the handfuls. According to my doctors, it is caused by stress, hormone imbalance or medicine. In other words -- they don’t know. But Jesus does. It is vanity, but nevertheless, as you might imagine, it is greatly disturbing to me. For one thing, in the King James Bible it says, “But, if a woman has long hair, it is a glory to her: for </w:t>
      </w:r>
      <w:r w:rsidRPr="004E2262">
        <w:rPr>
          <w:rFonts w:eastAsia="Times New Roman"/>
          <w:i/>
          <w:iCs/>
          <w:color w:val="000000"/>
          <w:sz w:val="24"/>
          <w:szCs w:val="24"/>
        </w:rPr>
        <w:t>her</w:t>
      </w:r>
      <w:r w:rsidRPr="004E2262">
        <w:rPr>
          <w:rFonts w:eastAsia="Times New Roman"/>
          <w:color w:val="000000"/>
          <w:sz w:val="24"/>
          <w:szCs w:val="24"/>
        </w:rPr>
        <w:t xml:space="preserve"> hair is given her for a covering” (1 Corinthians 11:15). And just today, I saw a young mother who obviously took this verse to heart. Her hair was so long and glorious that she had to move it to sit down! (If you are close to my age, and you remember the singer Crystal Gayle, then you get the picture).  </w:t>
      </w:r>
    </w:p>
    <w:p w14:paraId="62554D63" w14:textId="77777777"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Colossians 1:27 (HCSB)</w:t>
      </w:r>
    </w:p>
    <w:p w14:paraId="7D86AB93"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God wanted to make known among the Gentiles the glorious wealth of this mystery, </w:t>
      </w:r>
    </w:p>
    <w:p w14:paraId="327113B9"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which is Christ in you, the hope of glory</w:t>
      </w:r>
      <w:r>
        <w:rPr>
          <w:rFonts w:eastAsia="Times New Roman"/>
          <w:b/>
          <w:bCs/>
          <w:i/>
          <w:iCs/>
          <w:color w:val="000000"/>
          <w:sz w:val="24"/>
          <w:szCs w:val="24"/>
        </w:rPr>
        <w:t>.</w:t>
      </w:r>
    </w:p>
    <w:p w14:paraId="370E7AA5" w14:textId="77777777" w:rsidR="004E226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Anyway, I’ve been wondering what am I going to do when I lose my cover, and worse yet, my glory!  But then the Lord, ever so gently, reminded me of yet another extraordinary mystery, and this is it: Christ, who lives in me, </w:t>
      </w:r>
      <w:r w:rsidRPr="004E2262">
        <w:rPr>
          <w:rFonts w:eastAsia="Times New Roman"/>
          <w:i/>
          <w:iCs/>
          <w:color w:val="000000"/>
          <w:sz w:val="24"/>
          <w:szCs w:val="24"/>
        </w:rPr>
        <w:t>is my hope of Glory.</w:t>
      </w:r>
      <w:r w:rsidRPr="004E2262">
        <w:rPr>
          <w:rFonts w:eastAsia="Times New Roman"/>
          <w:color w:val="000000"/>
          <w:sz w:val="24"/>
          <w:szCs w:val="24"/>
        </w:rPr>
        <w:t xml:space="preserve"> Yes! Jesus is my glory! And furthermore, it has not escaped His attention that my hair is falling out. So, does God really care about my hair? Well, whether you take Jesus’ words in the following passage as hyperbole or not, the principle is the same. Jesus knows us, He cares for us, and He is in control of our lives…he has even numbered the strands of our hair. </w:t>
      </w:r>
    </w:p>
    <w:p w14:paraId="4183EEFF" w14:textId="77777777"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Luke 12:4-7 (NIV)</w:t>
      </w:r>
    </w:p>
    <w:p w14:paraId="7D748B6B"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I tell you, my friends, do not be afraid of those who kill the body and after that </w:t>
      </w:r>
    </w:p>
    <w:p w14:paraId="7B157F74"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can do no more. But I will show you whom you should fear: Fear him who, </w:t>
      </w:r>
    </w:p>
    <w:p w14:paraId="02C78173"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after the killing of the body, has power to throw you into hell. Yes, I tell you, fear him. </w:t>
      </w:r>
    </w:p>
    <w:p w14:paraId="3ABDD971"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Are not five sparrows sold for two pennies? Yet not one of them is forgotten by God. Indeed, the very hairs of your head are all numbered. Don’t be afraid; </w:t>
      </w:r>
    </w:p>
    <w:p w14:paraId="204B9487"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you are worth more than many sparrows.</w:t>
      </w:r>
    </w:p>
    <w:p w14:paraId="0E8DCCAC"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One who is seated at the right hand of God is the Head, and we the Church collectively make up His body. How can we appropriate this truth? If you belong to Him, then everything that concerns you is under His nail scarred feet! No matter what your need is, no matter how big or how small, because of who He is, you can rest secure in His provision.  As Paul reminded the saints in Philippi, “For my God will meet all your needs according to His glorious riches in Christ Jesus” (Philippians 4:19 NIV).</w:t>
      </w:r>
    </w:p>
    <w:p w14:paraId="70F19CDA" w14:textId="77777777" w:rsidR="004E2262" w:rsidRPr="00FA16CD" w:rsidRDefault="00B67FAB" w:rsidP="004E2262">
      <w:pPr>
        <w:spacing w:after="0"/>
        <w:jc w:val="center"/>
        <w:rPr>
          <w:rFonts w:ascii="Times New Roman" w:eastAsia="Times New Roman" w:hAnsi="Times New Roman"/>
          <w:sz w:val="24"/>
          <w:szCs w:val="24"/>
        </w:rPr>
      </w:pPr>
      <w:r>
        <w:rPr>
          <w:rFonts w:eastAsia="Times New Roman"/>
          <w:b/>
          <w:bCs/>
          <w:iCs/>
          <w:color w:val="000000"/>
          <w:sz w:val="24"/>
          <w:szCs w:val="24"/>
        </w:rPr>
        <w:t>Psalm</w:t>
      </w:r>
      <w:r w:rsidR="004E2262" w:rsidRPr="00FA16CD">
        <w:rPr>
          <w:rFonts w:eastAsia="Times New Roman"/>
          <w:b/>
          <w:bCs/>
          <w:iCs/>
          <w:color w:val="000000"/>
          <w:sz w:val="24"/>
          <w:szCs w:val="24"/>
        </w:rPr>
        <w:t xml:space="preserve"> 68:19 (NIV)</w:t>
      </w:r>
    </w:p>
    <w:p w14:paraId="001B4425"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Praise be to the Lord, to God our Savior, who daily bears our burdens. </w:t>
      </w:r>
    </w:p>
    <w:p w14:paraId="3111F71D"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Our God is a God who saves; from the Sovereign Lord comes escape from death.</w:t>
      </w:r>
    </w:p>
    <w:p w14:paraId="1941EBCE"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Lord Jesus Christ, the one who created this world and holds everything in it together.  He has numbered, not only the days of our lives, but also the hairs on our head. We were once separate from him, but now we’re part of His Body -- His blood bought Bride. He loves us and</w:t>
      </w:r>
      <w:r w:rsidR="00B67FAB">
        <w:rPr>
          <w:rFonts w:eastAsia="Times New Roman"/>
          <w:color w:val="000000"/>
          <w:sz w:val="24"/>
          <w:szCs w:val="24"/>
        </w:rPr>
        <w:t xml:space="preserve"> daily bears our burdens (Psalm</w:t>
      </w:r>
      <w:r w:rsidRPr="004E2262">
        <w:rPr>
          <w:rFonts w:eastAsia="Times New Roman"/>
          <w:color w:val="000000"/>
          <w:sz w:val="24"/>
          <w:szCs w:val="24"/>
        </w:rPr>
        <w:t xml:space="preserve"> 68:19). Because of who He is, not even death can separate us from Him and His great love. When, by faith, we believe His Word, even though our circumstances leave us quaking in fear, we have a rope of hope anchored at the right hand of God.  He is the Lord Jesus…the beloved Bridegroom. </w:t>
      </w:r>
    </w:p>
    <w:p w14:paraId="10FFFEA7"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Beyond a shadow of doubt, Paul was convinced of Jesus’ true identity. So much so that, in reading the end of chapter one, you might even think Paul got a little carried away with adjectives. Now, if he was describing anyone else, the chapter could have ended something like this: “Well, that about sums him up.”  But Jesus is not like anyone else; He has no equal. You can’t simply “sum Him up” with words! The fact is: one day </w:t>
      </w:r>
      <w:r w:rsidRPr="004E2262">
        <w:rPr>
          <w:rFonts w:eastAsia="Times New Roman"/>
          <w:i/>
          <w:iCs/>
          <w:color w:val="000000"/>
          <w:sz w:val="24"/>
          <w:szCs w:val="24"/>
        </w:rPr>
        <w:t xml:space="preserve">all things </w:t>
      </w:r>
      <w:r w:rsidRPr="004E2262">
        <w:rPr>
          <w:rFonts w:eastAsia="Times New Roman"/>
          <w:color w:val="000000"/>
          <w:sz w:val="24"/>
          <w:szCs w:val="24"/>
        </w:rPr>
        <w:t xml:space="preserve">will be </w:t>
      </w:r>
      <w:r w:rsidRPr="004E2262">
        <w:rPr>
          <w:rFonts w:eastAsia="Times New Roman"/>
          <w:i/>
          <w:iCs/>
          <w:color w:val="000000"/>
          <w:sz w:val="24"/>
          <w:szCs w:val="24"/>
        </w:rPr>
        <w:t>summed up</w:t>
      </w:r>
      <w:r w:rsidRPr="004E2262">
        <w:rPr>
          <w:rFonts w:eastAsia="Times New Roman"/>
          <w:color w:val="000000"/>
          <w:sz w:val="24"/>
          <w:szCs w:val="24"/>
        </w:rPr>
        <w:t xml:space="preserve"> and </w:t>
      </w:r>
      <w:r w:rsidRPr="004E2262">
        <w:rPr>
          <w:rFonts w:eastAsia="Times New Roman"/>
          <w:i/>
          <w:iCs/>
          <w:color w:val="000000"/>
          <w:sz w:val="24"/>
          <w:szCs w:val="24"/>
        </w:rPr>
        <w:t>filled up</w:t>
      </w:r>
      <w:r w:rsidRPr="004E2262">
        <w:rPr>
          <w:rFonts w:eastAsia="Times New Roman"/>
          <w:color w:val="000000"/>
          <w:sz w:val="24"/>
          <w:szCs w:val="24"/>
        </w:rPr>
        <w:t xml:space="preserve">… </w:t>
      </w:r>
      <w:r w:rsidRPr="004E2262">
        <w:rPr>
          <w:rFonts w:eastAsia="Times New Roman"/>
          <w:i/>
          <w:iCs/>
          <w:color w:val="000000"/>
          <w:sz w:val="24"/>
          <w:szCs w:val="24"/>
        </w:rPr>
        <w:t>in</w:t>
      </w:r>
      <w:r w:rsidRPr="004E2262">
        <w:rPr>
          <w:rFonts w:eastAsia="Times New Roman"/>
          <w:color w:val="000000"/>
          <w:sz w:val="24"/>
          <w:szCs w:val="24"/>
        </w:rPr>
        <w:t xml:space="preserve"> Jesus! But what about the here and now -- where is Jesus? Just where He said He would be – on His throne at the Right hand of His Father, with all the power and authority in all of heaven and all of earth under His feet. </w:t>
      </w:r>
    </w:p>
    <w:p w14:paraId="47D904B7" w14:textId="77777777" w:rsidR="004E2262" w:rsidRDefault="004E2262" w:rsidP="004E2262">
      <w:pPr>
        <w:jc w:val="both"/>
        <w:rPr>
          <w:rFonts w:eastAsia="Times New Roman"/>
          <w:color w:val="000000"/>
          <w:sz w:val="24"/>
          <w:szCs w:val="24"/>
        </w:rPr>
      </w:pPr>
      <w:r w:rsidRPr="004E2262">
        <w:rPr>
          <w:rFonts w:eastAsia="Times New Roman"/>
          <w:color w:val="000000"/>
          <w:sz w:val="24"/>
          <w:szCs w:val="24"/>
        </w:rPr>
        <w:t>          The writer of the book of Hebrews</w:t>
      </w:r>
      <w:r w:rsidR="00D66434">
        <w:rPr>
          <w:rFonts w:eastAsia="Times New Roman"/>
          <w:color w:val="000000"/>
          <w:sz w:val="24"/>
          <w:szCs w:val="24"/>
        </w:rPr>
        <w:t>,</w:t>
      </w:r>
      <w:r w:rsidRPr="004E2262">
        <w:rPr>
          <w:rFonts w:eastAsia="Times New Roman"/>
          <w:color w:val="000000"/>
          <w:sz w:val="24"/>
          <w:szCs w:val="24"/>
        </w:rPr>
        <w:t xml:space="preserve"> </w:t>
      </w:r>
      <w:r w:rsidR="00D66434">
        <w:rPr>
          <w:rFonts w:eastAsia="Times New Roman"/>
          <w:color w:val="000000"/>
          <w:sz w:val="24"/>
          <w:szCs w:val="24"/>
        </w:rPr>
        <w:t xml:space="preserve">who most believe was </w:t>
      </w:r>
      <w:r w:rsidRPr="004E2262">
        <w:rPr>
          <w:rFonts w:eastAsia="Times New Roman"/>
          <w:color w:val="000000"/>
          <w:sz w:val="24"/>
          <w:szCs w:val="24"/>
        </w:rPr>
        <w:t>Paul</w:t>
      </w:r>
      <w:r w:rsidR="00D66434">
        <w:rPr>
          <w:rFonts w:eastAsia="Times New Roman"/>
          <w:color w:val="000000"/>
          <w:sz w:val="24"/>
          <w:szCs w:val="24"/>
        </w:rPr>
        <w:t>,</w:t>
      </w:r>
      <w:r w:rsidRPr="004E2262">
        <w:rPr>
          <w:rFonts w:eastAsia="Times New Roman"/>
          <w:color w:val="000000"/>
          <w:sz w:val="24"/>
          <w:szCs w:val="24"/>
        </w:rPr>
        <w:t xml:space="preserve"> collected no less than seventeen Old Testament passages to shine the spotlight on the One who is seated at the right hand of God – King Jesus!</w:t>
      </w:r>
    </w:p>
    <w:p w14:paraId="6B96B539" w14:textId="77777777" w:rsidR="007E0D34" w:rsidRPr="00FA16CD" w:rsidRDefault="007E0D34" w:rsidP="00FA16CD">
      <w:pPr>
        <w:pStyle w:val="txt-sm"/>
        <w:spacing w:after="0" w:afterAutospacing="0"/>
        <w:jc w:val="center"/>
        <w:rPr>
          <w:rFonts w:asciiTheme="minorHAnsi" w:eastAsiaTheme="minorEastAsia" w:hAnsiTheme="minorHAnsi" w:cstheme="minorBidi"/>
          <w:b/>
          <w:bCs/>
          <w:iCs/>
        </w:rPr>
      </w:pPr>
      <w:r w:rsidRPr="00FA16CD">
        <w:rPr>
          <w:rFonts w:asciiTheme="minorHAnsi" w:eastAsiaTheme="minorEastAsia" w:hAnsiTheme="minorHAnsi" w:cstheme="minorBidi"/>
          <w:b/>
          <w:bCs/>
          <w:iCs/>
        </w:rPr>
        <w:t>Hebrews 1:1-13 (ESV)</w:t>
      </w:r>
    </w:p>
    <w:p w14:paraId="0FB33642" w14:textId="77777777"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Long ago, at many times and in many ways, God spoke to our fathers by the prophets,</w:t>
      </w:r>
    </w:p>
    <w:p w14:paraId="693540D7" w14:textId="77777777"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 xml:space="preserve"> but in these last days he has spoken to us by his Son, whom he appointed the heir of all things, through whom also he created the world. He is the radiance of the glory of God </w:t>
      </w:r>
    </w:p>
    <w:p w14:paraId="3B056128" w14:textId="77777777" w:rsidR="00FA16CD" w:rsidRDefault="007E0D34" w:rsidP="00FA16CD">
      <w:pPr>
        <w:pStyle w:val="regular"/>
        <w:spacing w:before="0" w:beforeAutospacing="0" w:after="0" w:afterAutospacing="0"/>
        <w:jc w:val="center"/>
        <w:rPr>
          <w:rStyle w:val="ln-group"/>
          <w:rFonts w:asciiTheme="minorHAnsi" w:hAnsiTheme="minorHAnsi"/>
          <w:b/>
          <w:i/>
        </w:rPr>
      </w:pPr>
      <w:r w:rsidRPr="00050A76">
        <w:rPr>
          <w:rFonts w:asciiTheme="minorHAnsi" w:hAnsiTheme="minorHAnsi"/>
          <w:b/>
          <w:i/>
        </w:rPr>
        <w:t xml:space="preserve">and the exact imprint of his nature, and he upholds the universe by the word of his power. After making purification for sins, he sat down at the right hand of the Majesty on high, having become as much superior to angels as the name he has inherited is more excellent than theirs. For to which of the angels did God ever say, </w:t>
      </w:r>
      <w:r w:rsidRPr="00050A76">
        <w:rPr>
          <w:rStyle w:val="ln-group"/>
          <w:rFonts w:asciiTheme="minorHAnsi" w:hAnsiTheme="minorHAnsi"/>
          <w:b/>
          <w:i/>
        </w:rPr>
        <w:t xml:space="preserve">“You are my Son, </w:t>
      </w:r>
      <w:r w:rsidRPr="00050A76">
        <w:rPr>
          <w:rStyle w:val="indent"/>
          <w:rFonts w:asciiTheme="minorHAnsi" w:hAnsiTheme="minorHAnsi"/>
          <w:b/>
          <w:i/>
        </w:rPr>
        <w:t xml:space="preserve">today I have begotten you”? </w:t>
      </w:r>
      <w:r w:rsidRPr="00050A76">
        <w:rPr>
          <w:rFonts w:asciiTheme="minorHAnsi" w:hAnsiTheme="minorHAnsi"/>
          <w:b/>
          <w:i/>
        </w:rPr>
        <w:t xml:space="preserve">Or again, </w:t>
      </w:r>
      <w:r w:rsidRPr="00050A76">
        <w:rPr>
          <w:rStyle w:val="ln-group"/>
          <w:rFonts w:asciiTheme="minorHAnsi" w:hAnsiTheme="minorHAnsi"/>
          <w:b/>
          <w:i/>
        </w:rPr>
        <w:t>“I will be to him a father,</w:t>
      </w:r>
      <w:r w:rsidR="00FA16CD">
        <w:rPr>
          <w:rFonts w:asciiTheme="minorHAnsi" w:hAnsiTheme="minorHAnsi"/>
          <w:b/>
          <w:i/>
        </w:rPr>
        <w:t xml:space="preserve"> </w:t>
      </w:r>
      <w:r w:rsidRPr="00050A76">
        <w:rPr>
          <w:rStyle w:val="indent"/>
          <w:rFonts w:asciiTheme="minorHAnsi" w:hAnsiTheme="minorHAnsi"/>
          <w:b/>
          <w:i/>
        </w:rPr>
        <w:t xml:space="preserve">and he shall be to me a son”? </w:t>
      </w:r>
      <w:r w:rsidRPr="00050A76">
        <w:rPr>
          <w:rFonts w:asciiTheme="minorHAnsi" w:hAnsiTheme="minorHAnsi"/>
          <w:b/>
          <w:i/>
        </w:rPr>
        <w:t>And again, when he brings the fir</w:t>
      </w:r>
      <w:r w:rsidR="00FA16CD">
        <w:rPr>
          <w:rFonts w:asciiTheme="minorHAnsi" w:hAnsiTheme="minorHAnsi"/>
          <w:b/>
          <w:i/>
        </w:rPr>
        <w:t xml:space="preserve">stborn into the world, he says, </w:t>
      </w:r>
      <w:r w:rsidRPr="00D04DE9">
        <w:rPr>
          <w:rStyle w:val="ln-group"/>
          <w:rFonts w:asciiTheme="minorHAnsi" w:hAnsiTheme="minorHAnsi"/>
          <w:b/>
          <w:i/>
        </w:rPr>
        <w:t>“Let all God’s angels worship him.”</w:t>
      </w:r>
    </w:p>
    <w:p w14:paraId="586D0855" w14:textId="77777777" w:rsidR="00FA16CD" w:rsidRDefault="00156BA7" w:rsidP="00FA16CD">
      <w:pPr>
        <w:pStyle w:val="regular"/>
        <w:spacing w:before="0" w:beforeAutospacing="0" w:after="0" w:afterAutospacing="0"/>
        <w:jc w:val="center"/>
        <w:rPr>
          <w:rStyle w:val="indent"/>
          <w:rFonts w:asciiTheme="minorHAnsi" w:hAnsiTheme="minorHAnsi"/>
          <w:b/>
          <w:i/>
        </w:rPr>
      </w:pPr>
      <w:hyperlink r:id="rId106" w:history="1"/>
      <w:r w:rsidR="007E0D34" w:rsidRPr="00D04DE9">
        <w:rPr>
          <w:rStyle w:val="reftext"/>
          <w:rFonts w:asciiTheme="minorHAnsi" w:hAnsiTheme="minorHAnsi"/>
          <w:b/>
          <w:i/>
        </w:rPr>
        <w:t xml:space="preserve"> </w:t>
      </w:r>
      <w:r w:rsidR="007E0D34" w:rsidRPr="00D04DE9">
        <w:rPr>
          <w:rFonts w:asciiTheme="minorHAnsi" w:hAnsiTheme="minorHAnsi"/>
          <w:b/>
          <w:i/>
        </w:rPr>
        <w:t xml:space="preserve">Of the angels he says, </w:t>
      </w:r>
      <w:r w:rsidR="007E0D34" w:rsidRPr="00D04DE9">
        <w:rPr>
          <w:rStyle w:val="ln-group"/>
          <w:rFonts w:asciiTheme="minorHAnsi" w:hAnsiTheme="minorHAnsi"/>
          <w:b/>
          <w:i/>
        </w:rPr>
        <w:t>“He makes his angels winds,</w:t>
      </w:r>
      <w:r w:rsidR="00FA16CD">
        <w:rPr>
          <w:rFonts w:asciiTheme="minorHAnsi" w:hAnsiTheme="minorHAnsi"/>
          <w:b/>
          <w:i/>
        </w:rPr>
        <w:t xml:space="preserve"> </w:t>
      </w:r>
      <w:r w:rsidR="007E0D34" w:rsidRPr="00D04DE9">
        <w:rPr>
          <w:rStyle w:val="indent"/>
          <w:rFonts w:asciiTheme="minorHAnsi" w:hAnsiTheme="minorHAnsi"/>
          <w:b/>
          <w:i/>
        </w:rPr>
        <w:t xml:space="preserve">and his ministers a flame of fire.” </w:t>
      </w:r>
    </w:p>
    <w:p w14:paraId="69E585AF" w14:textId="77777777" w:rsidR="00FA16CD"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But of the Son he says, </w:t>
      </w:r>
      <w:r w:rsidRPr="00D04DE9">
        <w:rPr>
          <w:rStyle w:val="ln-group"/>
          <w:rFonts w:asciiTheme="minorHAnsi" w:hAnsiTheme="minorHAnsi"/>
          <w:b/>
          <w:i/>
        </w:rPr>
        <w:t xml:space="preserve">“Your throne, O God, is forever and ever, </w:t>
      </w:r>
      <w:r w:rsidRPr="00D04DE9">
        <w:rPr>
          <w:rStyle w:val="indent"/>
          <w:rFonts w:asciiTheme="minorHAnsi" w:hAnsiTheme="minorHAnsi"/>
          <w:b/>
          <w:i/>
        </w:rPr>
        <w:t xml:space="preserve">the scepter of uprightness is the scepter of your kingdom. </w:t>
      </w:r>
      <w:r w:rsidRPr="00D04DE9">
        <w:rPr>
          <w:rStyle w:val="ln-group"/>
          <w:rFonts w:asciiTheme="minorHAnsi" w:hAnsiTheme="minorHAnsi"/>
          <w:b/>
          <w:i/>
        </w:rPr>
        <w:t xml:space="preserve">You have loved righteousness and hated wickedness; </w:t>
      </w:r>
      <w:r w:rsidRPr="00D04DE9">
        <w:rPr>
          <w:rStyle w:val="br-ln-group"/>
          <w:rFonts w:asciiTheme="minorHAnsi" w:hAnsiTheme="minorHAnsi"/>
          <w:b/>
          <w:i/>
        </w:rPr>
        <w:t xml:space="preserve">therefore, God, your God, has anointed you </w:t>
      </w:r>
      <w:r w:rsidRPr="00D04DE9">
        <w:rPr>
          <w:rStyle w:val="indent"/>
          <w:rFonts w:asciiTheme="minorHAnsi" w:hAnsiTheme="minorHAnsi"/>
          <w:b/>
          <w:i/>
        </w:rPr>
        <w:t>with the oil of gladness beyond your companions.”</w:t>
      </w:r>
    </w:p>
    <w:p w14:paraId="25467E7E" w14:textId="77777777" w:rsidR="00FA16CD" w:rsidRDefault="007E0D34" w:rsidP="00FA16CD">
      <w:pPr>
        <w:pStyle w:val="regular"/>
        <w:spacing w:before="0" w:beforeAutospacing="0" w:after="0" w:afterAutospacing="0"/>
        <w:jc w:val="center"/>
        <w:rPr>
          <w:rStyle w:val="indent"/>
          <w:rFonts w:asciiTheme="minorHAnsi" w:hAnsiTheme="minorHAnsi"/>
          <w:b/>
          <w:i/>
        </w:rPr>
      </w:pPr>
      <w:r w:rsidRPr="00D04DE9">
        <w:rPr>
          <w:rStyle w:val="indent"/>
          <w:rFonts w:asciiTheme="minorHAnsi" w:hAnsiTheme="minorHAnsi"/>
          <w:b/>
          <w:i/>
        </w:rPr>
        <w:t xml:space="preserve"> </w:t>
      </w:r>
      <w:r w:rsidRPr="00D04DE9">
        <w:rPr>
          <w:rFonts w:asciiTheme="minorHAnsi" w:hAnsiTheme="minorHAnsi"/>
          <w:b/>
          <w:i/>
        </w:rPr>
        <w:t xml:space="preserve">And, </w:t>
      </w:r>
      <w:r w:rsidRPr="00D04DE9">
        <w:rPr>
          <w:rStyle w:val="ln-group"/>
          <w:rFonts w:asciiTheme="minorHAnsi" w:hAnsiTheme="minorHAnsi"/>
          <w:b/>
          <w:i/>
        </w:rPr>
        <w:t>“You, Lord, laid the foundation of the earth in the beginning,</w:t>
      </w:r>
      <w:r w:rsidR="00FA16CD">
        <w:rPr>
          <w:rFonts w:asciiTheme="minorHAnsi" w:hAnsiTheme="minorHAnsi"/>
          <w:b/>
          <w:i/>
        </w:rPr>
        <w:t xml:space="preserve"> </w:t>
      </w:r>
      <w:r w:rsidRPr="00D04DE9">
        <w:rPr>
          <w:rStyle w:val="indent"/>
          <w:rFonts w:asciiTheme="minorHAnsi" w:hAnsiTheme="minorHAnsi"/>
          <w:b/>
          <w:i/>
        </w:rPr>
        <w:t xml:space="preserve">and the heavens are </w:t>
      </w:r>
    </w:p>
    <w:p w14:paraId="1C6F5B2D" w14:textId="77777777" w:rsidR="00FA16CD" w:rsidRDefault="007E0D34" w:rsidP="00FA16CD">
      <w:pPr>
        <w:pStyle w:val="regular"/>
        <w:spacing w:before="0" w:beforeAutospacing="0" w:after="0" w:afterAutospacing="0"/>
        <w:jc w:val="center"/>
        <w:rPr>
          <w:rFonts w:asciiTheme="minorHAnsi" w:hAnsiTheme="minorHAnsi"/>
          <w:b/>
          <w:i/>
        </w:rPr>
      </w:pPr>
      <w:r w:rsidRPr="00D04DE9">
        <w:rPr>
          <w:rStyle w:val="indent"/>
          <w:rFonts w:asciiTheme="minorHAnsi" w:hAnsiTheme="minorHAnsi"/>
          <w:b/>
          <w:i/>
        </w:rPr>
        <w:t>the work of your hands;</w:t>
      </w:r>
      <w:r w:rsidRPr="00D04DE9">
        <w:rPr>
          <w:rStyle w:val="ln-group"/>
          <w:rFonts w:asciiTheme="minorHAnsi" w:hAnsiTheme="minorHAnsi"/>
          <w:b/>
          <w:i/>
        </w:rPr>
        <w:t xml:space="preserve"> they will perish, but you remain; </w:t>
      </w:r>
      <w:r w:rsidRPr="00D04DE9">
        <w:rPr>
          <w:rStyle w:val="indent"/>
          <w:rFonts w:asciiTheme="minorHAnsi" w:hAnsiTheme="minorHAnsi"/>
          <w:b/>
          <w:i/>
        </w:rPr>
        <w:t xml:space="preserve">they will all wear out like a garment, </w:t>
      </w:r>
      <w:r w:rsidRPr="00D04DE9">
        <w:rPr>
          <w:rStyle w:val="ln-group"/>
          <w:rFonts w:asciiTheme="minorHAnsi" w:hAnsiTheme="minorHAnsi"/>
          <w:b/>
          <w:i/>
        </w:rPr>
        <w:t xml:space="preserve">like a robe you will roll them up, </w:t>
      </w:r>
      <w:r w:rsidRPr="00D04DE9">
        <w:rPr>
          <w:rStyle w:val="indent"/>
          <w:rFonts w:asciiTheme="minorHAnsi" w:hAnsiTheme="minorHAnsi"/>
          <w:b/>
          <w:i/>
        </w:rPr>
        <w:t>like a garment they will be changed.</w:t>
      </w:r>
      <w:r w:rsidR="00FA16CD">
        <w:rPr>
          <w:rFonts w:asciiTheme="minorHAnsi" w:hAnsiTheme="minorHAnsi"/>
          <w:b/>
          <w:i/>
        </w:rPr>
        <w:t xml:space="preserve">  </w:t>
      </w:r>
      <w:r w:rsidRPr="00D04DE9">
        <w:rPr>
          <w:rStyle w:val="br-ln-group-10"/>
          <w:rFonts w:asciiTheme="minorHAnsi" w:hAnsiTheme="minorHAnsi"/>
          <w:b/>
          <w:i/>
        </w:rPr>
        <w:t xml:space="preserve">But you are the same, </w:t>
      </w:r>
      <w:r w:rsidRPr="00D04DE9">
        <w:rPr>
          <w:rStyle w:val="indent"/>
          <w:rFonts w:asciiTheme="minorHAnsi" w:hAnsiTheme="minorHAnsi"/>
          <w:b/>
          <w:i/>
        </w:rPr>
        <w:t xml:space="preserve">and your years will have no end.” </w:t>
      </w:r>
      <w:r w:rsidRPr="00D04DE9">
        <w:rPr>
          <w:rFonts w:asciiTheme="minorHAnsi" w:hAnsiTheme="minorHAnsi"/>
          <w:b/>
          <w:i/>
        </w:rPr>
        <w:t>And to which of the angels has he ever said,</w:t>
      </w:r>
    </w:p>
    <w:p w14:paraId="7709980C" w14:textId="77777777" w:rsidR="007E0D34"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 </w:t>
      </w:r>
      <w:r w:rsidRPr="00D04DE9">
        <w:rPr>
          <w:rStyle w:val="ln-group"/>
          <w:rFonts w:asciiTheme="minorHAnsi" w:hAnsiTheme="minorHAnsi"/>
          <w:b/>
          <w:i/>
        </w:rPr>
        <w:t>“Sit at my right hand</w:t>
      </w:r>
      <w:r w:rsidR="00FA16CD">
        <w:rPr>
          <w:rFonts w:asciiTheme="minorHAnsi" w:hAnsiTheme="minorHAnsi"/>
          <w:b/>
          <w:i/>
        </w:rPr>
        <w:t xml:space="preserve"> </w:t>
      </w:r>
      <w:r w:rsidRPr="00D04DE9">
        <w:rPr>
          <w:rStyle w:val="indent"/>
          <w:rFonts w:asciiTheme="minorHAnsi" w:hAnsiTheme="minorHAnsi"/>
          <w:b/>
          <w:i/>
        </w:rPr>
        <w:t>until I make your enemies a footstool for your feet”?</w:t>
      </w:r>
    </w:p>
    <w:p w14:paraId="461B083C" w14:textId="77777777" w:rsidR="00E91F16" w:rsidRDefault="00E91F16" w:rsidP="00EF73C9">
      <w:pPr>
        <w:pStyle w:val="line-group"/>
        <w:numPr>
          <w:ilvl w:val="0"/>
          <w:numId w:val="22"/>
        </w:numPr>
        <w:jc w:val="both"/>
        <w:rPr>
          <w:rFonts w:asciiTheme="minorHAnsi" w:eastAsiaTheme="minorEastAsia" w:hAnsiTheme="minorHAnsi" w:cstheme="minorBidi"/>
          <w:bCs/>
          <w:iCs/>
        </w:rPr>
      </w:pPr>
      <w:r w:rsidRPr="00E91F16">
        <w:rPr>
          <w:rFonts w:asciiTheme="minorHAnsi" w:eastAsiaTheme="minorEastAsia" w:hAnsiTheme="minorHAnsi" w:cstheme="minorBidi"/>
          <w:bCs/>
          <w:iCs/>
        </w:rPr>
        <w:t>Read Ephesians 1:19-23</w:t>
      </w:r>
      <w:r>
        <w:rPr>
          <w:rFonts w:asciiTheme="minorHAnsi" w:eastAsiaTheme="minorEastAsia" w:hAnsiTheme="minorHAnsi" w:cstheme="minorBidi"/>
          <w:bCs/>
          <w:iCs/>
        </w:rPr>
        <w:t xml:space="preserve">; </w:t>
      </w:r>
      <w:r w:rsidR="00946B39">
        <w:rPr>
          <w:rFonts w:asciiTheme="minorHAnsi" w:eastAsiaTheme="minorEastAsia" w:hAnsiTheme="minorHAnsi" w:cstheme="minorBidi"/>
          <w:bCs/>
          <w:iCs/>
        </w:rPr>
        <w:t>Laminations</w:t>
      </w:r>
      <w:r>
        <w:rPr>
          <w:rFonts w:asciiTheme="minorHAnsi" w:eastAsiaTheme="minorEastAsia" w:hAnsiTheme="minorHAnsi" w:cstheme="minorBidi"/>
          <w:bCs/>
          <w:iCs/>
        </w:rPr>
        <w:t xml:space="preserve"> 3:22-23; Isaiah 40:</w:t>
      </w:r>
      <w:r w:rsidR="00946B39">
        <w:rPr>
          <w:rFonts w:asciiTheme="minorHAnsi" w:eastAsiaTheme="minorEastAsia" w:hAnsiTheme="minorHAnsi" w:cstheme="minorBidi"/>
          <w:bCs/>
          <w:iCs/>
        </w:rPr>
        <w:t>25-31, 41:9-10</w:t>
      </w:r>
      <w:r w:rsidRPr="00E91F16">
        <w:rPr>
          <w:rFonts w:asciiTheme="minorHAnsi" w:eastAsiaTheme="minorEastAsia" w:hAnsiTheme="minorHAnsi" w:cstheme="minorBidi"/>
          <w:bCs/>
          <w:iCs/>
        </w:rPr>
        <w:t xml:space="preserve"> and make a list of everything that concerns you at the moment. </w:t>
      </w:r>
      <w:r w:rsidR="00946B39">
        <w:rPr>
          <w:rFonts w:asciiTheme="minorHAnsi" w:eastAsiaTheme="minorEastAsia" w:hAnsiTheme="minorHAnsi" w:cstheme="minorBidi"/>
          <w:bCs/>
          <w:iCs/>
        </w:rPr>
        <w:t xml:space="preserve"> Now, based upon these passages, do you think the Lord Jesus’ power is sufficient to handle your problems?</w:t>
      </w:r>
      <w:r w:rsidR="000938C1">
        <w:rPr>
          <w:rFonts w:asciiTheme="minorHAnsi" w:eastAsiaTheme="minorEastAsia" w:hAnsiTheme="minorHAnsi" w:cstheme="minorBidi"/>
          <w:bCs/>
          <w:iCs/>
        </w:rPr>
        <w:t xml:space="preserve"> ______________</w:t>
      </w:r>
      <w:r w:rsidR="00946B39">
        <w:rPr>
          <w:rFonts w:asciiTheme="minorHAnsi" w:eastAsiaTheme="minorEastAsia" w:hAnsiTheme="minorHAnsi" w:cstheme="minorBidi"/>
          <w:bCs/>
          <w:iCs/>
        </w:rPr>
        <w:t xml:space="preserve"> ________________________________________________________________________________________________________________________________________________</w:t>
      </w:r>
    </w:p>
    <w:p w14:paraId="1617B3A6" w14:textId="77777777" w:rsidR="00946B39" w:rsidRPr="00553EFF" w:rsidRDefault="00946B39" w:rsidP="00EF73C9">
      <w:pPr>
        <w:pStyle w:val="ListParagraph"/>
        <w:numPr>
          <w:ilvl w:val="0"/>
          <w:numId w:val="22"/>
        </w:numPr>
        <w:jc w:val="both"/>
        <w:rPr>
          <w:sz w:val="28"/>
          <w:szCs w:val="28"/>
        </w:rPr>
      </w:pPr>
      <w:r w:rsidRPr="00553EFF">
        <w:rPr>
          <w:sz w:val="24"/>
          <w:szCs w:val="24"/>
        </w:rPr>
        <w:t>What current situations in your life seem to be over your head?</w:t>
      </w:r>
      <w:r w:rsidR="000938C1">
        <w:rPr>
          <w:sz w:val="24"/>
          <w:szCs w:val="24"/>
        </w:rPr>
        <w:t xml:space="preserve"> ____________________</w:t>
      </w:r>
      <w:r w:rsidRPr="00553EFF">
        <w:rPr>
          <w:sz w:val="24"/>
          <w:szCs w:val="24"/>
        </w:rPr>
        <w:t xml:space="preserve"> ________________________________________________________________________________________________________________________________________________</w:t>
      </w:r>
    </w:p>
    <w:p w14:paraId="2653B695" w14:textId="77777777" w:rsidR="00946B39" w:rsidRPr="00553EFF" w:rsidRDefault="00946B39" w:rsidP="00EF73C9">
      <w:pPr>
        <w:pStyle w:val="ListParagraph"/>
        <w:numPr>
          <w:ilvl w:val="0"/>
          <w:numId w:val="22"/>
        </w:numPr>
        <w:jc w:val="both"/>
        <w:rPr>
          <w:sz w:val="24"/>
          <w:szCs w:val="24"/>
        </w:rPr>
      </w:pPr>
      <w:r w:rsidRPr="00553EFF">
        <w:rPr>
          <w:sz w:val="24"/>
          <w:szCs w:val="24"/>
        </w:rPr>
        <w:t>Do you feel overwhelmed by these things? _____________________________________</w:t>
      </w:r>
    </w:p>
    <w:p w14:paraId="74902C58" w14:textId="77777777" w:rsidR="004E2262" w:rsidRPr="00FA16CD" w:rsidRDefault="00946B39" w:rsidP="00EF73C9">
      <w:pPr>
        <w:pStyle w:val="ListParagraph"/>
        <w:numPr>
          <w:ilvl w:val="0"/>
          <w:numId w:val="22"/>
        </w:numPr>
        <w:jc w:val="both"/>
        <w:rPr>
          <w:rFonts w:asciiTheme="minorHAnsi" w:eastAsiaTheme="minorEastAsia" w:hAnsiTheme="minorHAnsi" w:cstheme="minorBidi"/>
          <w:bCs/>
          <w:iCs/>
        </w:rPr>
      </w:pPr>
      <w:r w:rsidRPr="00FA16CD">
        <w:rPr>
          <w:sz w:val="24"/>
          <w:szCs w:val="24"/>
        </w:rPr>
        <w:t>Now, make a list and when you are done, take every situation and find several passages that apply and begin</w:t>
      </w:r>
      <w:r w:rsidR="00FA16CD" w:rsidRPr="00FA16CD">
        <w:rPr>
          <w:sz w:val="24"/>
          <w:szCs w:val="24"/>
        </w:rPr>
        <w:t xml:space="preserve"> to pray God’s Word over them. _____________________________ </w:t>
      </w:r>
      <w:r w:rsidRPr="00FA16CD">
        <w:rPr>
          <w:sz w:val="24"/>
          <w:szCs w:val="24"/>
        </w:rPr>
        <w:t>______________________________________________________________________________________________________________________________________________</w:t>
      </w:r>
      <w:r w:rsidRPr="00FA16CD">
        <w:rPr>
          <w:rFonts w:asciiTheme="minorHAnsi" w:eastAsiaTheme="minorEastAsia" w:hAnsiTheme="minorHAnsi" w:cstheme="minorBidi"/>
          <w:bCs/>
          <w:i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023157" w14:textId="77777777" w:rsidR="003914A9" w:rsidRDefault="003914A9" w:rsidP="004E2262">
      <w:pPr>
        <w:pStyle w:val="ListParagraph"/>
        <w:rPr>
          <w:rFonts w:asciiTheme="minorHAnsi" w:eastAsiaTheme="minorEastAsia" w:hAnsiTheme="minorHAnsi" w:cstheme="minorBidi"/>
          <w:bCs/>
          <w:iCs/>
        </w:rPr>
      </w:pPr>
    </w:p>
    <w:p w14:paraId="212BBCBC" w14:textId="77777777" w:rsidR="008F0B21" w:rsidRDefault="008F0B21" w:rsidP="004E2262">
      <w:pPr>
        <w:pStyle w:val="ListParagraph"/>
        <w:rPr>
          <w:rFonts w:asciiTheme="minorHAnsi" w:eastAsiaTheme="minorEastAsia" w:hAnsiTheme="minorHAnsi" w:cstheme="minorBidi"/>
          <w:bCs/>
          <w:iCs/>
        </w:rPr>
      </w:pPr>
    </w:p>
    <w:p w14:paraId="25F441E1" w14:textId="77777777" w:rsidR="007E0D34" w:rsidRPr="00FA09EA" w:rsidRDefault="007E0D34" w:rsidP="00C36C9D">
      <w:pPr>
        <w:pStyle w:val="ListParagraph"/>
        <w:spacing w:after="360" w:line="240" w:lineRule="auto"/>
        <w:ind w:left="0"/>
        <w:contextualSpacing w:val="0"/>
        <w:rPr>
          <w:b/>
          <w:bCs/>
          <w:sz w:val="28"/>
          <w:szCs w:val="28"/>
        </w:rPr>
      </w:pPr>
      <w:r w:rsidRPr="00C330FA">
        <w:rPr>
          <w:b/>
          <w:bCs/>
          <w:sz w:val="24"/>
          <w:szCs w:val="24"/>
        </w:rPr>
        <w:t>DIGGING DEEPER:</w:t>
      </w:r>
      <w:r w:rsidRPr="00C330FA">
        <w:rPr>
          <w:bCs/>
          <w:sz w:val="28"/>
          <w:szCs w:val="28"/>
        </w:rPr>
        <w:t xml:space="preserve"> </w:t>
      </w:r>
      <w:r w:rsidRPr="00C330FA">
        <w:rPr>
          <w:sz w:val="24"/>
          <w:szCs w:val="24"/>
        </w:rPr>
        <w:t>John 1:14, 3:17, 4:24-26, 42, 5:39-46, 8:29,58; 10:26-30; 14:6, 17:1-3, 20:26-28; Luke 24:25-27; Mark</w:t>
      </w:r>
      <w:r w:rsidRPr="5897EC05">
        <w:rPr>
          <w:sz w:val="24"/>
          <w:szCs w:val="24"/>
        </w:rPr>
        <w:t xml:space="preserve"> 12:29-37; Matthew 1:21; 16:13-16; Isaiah 5:16, 9:6-7, 40:1-31, 42:1-12, 45:15-22, 43:11, 49:26; 60:16; Exodus 3:6-18; Revelation 1:8</w:t>
      </w:r>
      <w:r w:rsidR="00683B99">
        <w:rPr>
          <w:sz w:val="24"/>
          <w:szCs w:val="24"/>
        </w:rPr>
        <w:t>,</w:t>
      </w:r>
      <w:r w:rsidRPr="5897EC05">
        <w:rPr>
          <w:sz w:val="24"/>
          <w:szCs w:val="24"/>
        </w:rPr>
        <w:t>11</w:t>
      </w:r>
      <w:r w:rsidR="00683B99">
        <w:rPr>
          <w:sz w:val="24"/>
          <w:szCs w:val="24"/>
        </w:rPr>
        <w:t xml:space="preserve">, </w:t>
      </w:r>
      <w:r w:rsidRPr="5897EC05">
        <w:rPr>
          <w:sz w:val="24"/>
          <w:szCs w:val="24"/>
        </w:rPr>
        <w:t>17-18</w:t>
      </w:r>
      <w:r w:rsidR="00683B99">
        <w:rPr>
          <w:sz w:val="24"/>
          <w:szCs w:val="24"/>
        </w:rPr>
        <w:t>,</w:t>
      </w:r>
      <w:r w:rsidRPr="5897EC05">
        <w:rPr>
          <w:sz w:val="24"/>
          <w:szCs w:val="24"/>
        </w:rPr>
        <w:t xml:space="preserve"> 2:23</w:t>
      </w:r>
      <w:r w:rsidR="00683B99">
        <w:rPr>
          <w:sz w:val="24"/>
          <w:szCs w:val="24"/>
        </w:rPr>
        <w:t>, 21:3-6,</w:t>
      </w:r>
      <w:r w:rsidRPr="5897EC05">
        <w:rPr>
          <w:sz w:val="24"/>
          <w:szCs w:val="24"/>
        </w:rPr>
        <w:t xml:space="preserve"> 22:13-16; Titus 2:10-13; Jude 25; Acts 2:33-38, 4:8; 1 John 4:14; 1 Peter 2:9, 2 Peter 1:11; Romans 10:7-18</w:t>
      </w:r>
    </w:p>
    <w:p w14:paraId="26901674" w14:textId="77777777" w:rsidR="007E0D34" w:rsidRPr="00FA16CD" w:rsidRDefault="007E0D34" w:rsidP="00044BB0">
      <w:pPr>
        <w:spacing w:after="0"/>
        <w:jc w:val="center"/>
        <w:rPr>
          <w:sz w:val="24"/>
          <w:szCs w:val="24"/>
        </w:rPr>
      </w:pPr>
      <w:r w:rsidRPr="00FA16CD">
        <w:rPr>
          <w:b/>
          <w:bCs/>
          <w:iCs/>
          <w:sz w:val="24"/>
          <w:szCs w:val="24"/>
        </w:rPr>
        <w:t>Revelation 1:8 (NASB)</w:t>
      </w:r>
    </w:p>
    <w:p w14:paraId="00BA1F16" w14:textId="77777777" w:rsidR="008F0B21" w:rsidRDefault="007E0D34" w:rsidP="00044BB0">
      <w:pPr>
        <w:spacing w:after="0"/>
        <w:jc w:val="center"/>
        <w:rPr>
          <w:b/>
          <w:bCs/>
          <w:i/>
          <w:iCs/>
          <w:sz w:val="24"/>
          <w:szCs w:val="24"/>
        </w:rPr>
      </w:pPr>
      <w:r w:rsidRPr="5897EC05">
        <w:rPr>
          <w:b/>
          <w:bCs/>
          <w:i/>
          <w:iCs/>
          <w:sz w:val="24"/>
          <w:szCs w:val="24"/>
        </w:rPr>
        <w:t xml:space="preserve">I am the Alpha and the Omega,” says the </w:t>
      </w:r>
      <w:r w:rsidRPr="5897EC05">
        <w:rPr>
          <w:b/>
          <w:bCs/>
          <w:i/>
          <w:iCs/>
          <w:sz w:val="24"/>
          <w:szCs w:val="24"/>
          <w:u w:val="single"/>
        </w:rPr>
        <w:t>Lord God</w:t>
      </w:r>
      <w:r w:rsidRPr="5897EC05">
        <w:rPr>
          <w:b/>
          <w:bCs/>
          <w:i/>
          <w:iCs/>
          <w:sz w:val="24"/>
          <w:szCs w:val="24"/>
        </w:rPr>
        <w:t>,</w:t>
      </w:r>
    </w:p>
    <w:p w14:paraId="7F473248" w14:textId="77777777" w:rsidR="007E0D34" w:rsidRDefault="007E0D34" w:rsidP="00044BB0">
      <w:pPr>
        <w:spacing w:after="0"/>
        <w:jc w:val="center"/>
        <w:rPr>
          <w:b/>
          <w:bCs/>
          <w:i/>
          <w:iCs/>
          <w:sz w:val="24"/>
          <w:szCs w:val="24"/>
        </w:rPr>
      </w:pPr>
      <w:r w:rsidRPr="5897EC05">
        <w:rPr>
          <w:b/>
          <w:bCs/>
          <w:i/>
          <w:iCs/>
          <w:sz w:val="24"/>
          <w:szCs w:val="24"/>
        </w:rPr>
        <w:t xml:space="preserve"> “who is and who was and who is to come, </w:t>
      </w:r>
      <w:r w:rsidRPr="5897EC05">
        <w:rPr>
          <w:b/>
          <w:bCs/>
          <w:i/>
          <w:iCs/>
          <w:sz w:val="24"/>
          <w:szCs w:val="24"/>
          <w:u w:val="single"/>
        </w:rPr>
        <w:t>The Almighty</w:t>
      </w:r>
      <w:r w:rsidRPr="5897EC05">
        <w:rPr>
          <w:b/>
          <w:bCs/>
          <w:i/>
          <w:iCs/>
          <w:sz w:val="24"/>
          <w:szCs w:val="24"/>
        </w:rPr>
        <w:t>.”</w:t>
      </w:r>
    </w:p>
    <w:p w14:paraId="6960E333" w14:textId="77777777" w:rsidR="008F0B21" w:rsidRDefault="008F0B21" w:rsidP="00044BB0">
      <w:pPr>
        <w:spacing w:after="0"/>
        <w:jc w:val="center"/>
        <w:rPr>
          <w:b/>
          <w:i/>
          <w:sz w:val="24"/>
          <w:szCs w:val="24"/>
        </w:rPr>
      </w:pPr>
    </w:p>
    <w:p w14:paraId="44F90840" w14:textId="77777777" w:rsidR="007E0D34" w:rsidRPr="00FA16CD" w:rsidRDefault="007E0D34" w:rsidP="00FA16CD">
      <w:pPr>
        <w:pStyle w:val="ListParagraph"/>
        <w:spacing w:after="0"/>
        <w:ind w:left="0"/>
        <w:jc w:val="center"/>
        <w:rPr>
          <w:rFonts w:cs="Calibri"/>
          <w:b/>
          <w:sz w:val="24"/>
          <w:szCs w:val="24"/>
        </w:rPr>
      </w:pPr>
      <w:r w:rsidRPr="00FA16CD">
        <w:rPr>
          <w:rFonts w:cs="Calibri"/>
          <w:b/>
          <w:bCs/>
          <w:iCs/>
          <w:sz w:val="24"/>
          <w:szCs w:val="24"/>
        </w:rPr>
        <w:t>Colossians 1:15-20 (NIV)</w:t>
      </w:r>
    </w:p>
    <w:p w14:paraId="20BE483B"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 Son is the image of the invisible God, the firstborn over all creation. For in him </w:t>
      </w:r>
    </w:p>
    <w:p w14:paraId="3EE5D620"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all things were created: things in heaven and on earth, visible and invisible, </w:t>
      </w:r>
    </w:p>
    <w:p w14:paraId="12546989"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whether thrones or powers or rulers or authorities; all things have been created through him and for him. He is before all things, and in him all things hold together. And he is the head </w:t>
      </w:r>
    </w:p>
    <w:p w14:paraId="4B61736D"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of the body, the church; he is the beginning and the firstborn from among the dead, </w:t>
      </w:r>
    </w:p>
    <w:p w14:paraId="74960173"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so that in everything he might have the supremacy. For God was pleased to have all his fullness dwell in him, and through him to reconcile to himself all things, whether things </w:t>
      </w:r>
    </w:p>
    <w:p w14:paraId="39C28559" w14:textId="77777777" w:rsidR="007E0D34" w:rsidRDefault="007E0D34" w:rsidP="00FA16CD">
      <w:pPr>
        <w:pStyle w:val="reg"/>
        <w:spacing w:before="0" w:beforeAutospacing="0"/>
        <w:jc w:val="center"/>
        <w:rPr>
          <w:rFonts w:ascii="Calibri" w:eastAsia="Calibri" w:hAnsi="Calibri" w:cs="Calibri"/>
          <w:b/>
          <w:bCs/>
          <w:i/>
          <w:iCs/>
        </w:rPr>
      </w:pPr>
      <w:r w:rsidRPr="5897EC05">
        <w:rPr>
          <w:rFonts w:ascii="Calibri" w:eastAsia="Calibri" w:hAnsi="Calibri" w:cs="Calibri"/>
          <w:b/>
          <w:bCs/>
          <w:i/>
          <w:iCs/>
        </w:rPr>
        <w:t>on earth or things in heaven, by making peace through his blood, shed on the cross.</w:t>
      </w:r>
    </w:p>
    <w:p w14:paraId="768288D0" w14:textId="77777777" w:rsidR="007E0D34" w:rsidRDefault="007E0D34" w:rsidP="007E0D34">
      <w:pPr>
        <w:rPr>
          <w:b/>
          <w:bCs/>
          <w:sz w:val="28"/>
          <w:szCs w:val="28"/>
        </w:rPr>
      </w:pPr>
      <w:r>
        <w:rPr>
          <w:b/>
          <w:bCs/>
          <w:sz w:val="28"/>
          <w:szCs w:val="28"/>
        </w:rPr>
        <w:t xml:space="preserve">WORD SEARCH: </w:t>
      </w:r>
      <w:r w:rsidR="00797243">
        <w:rPr>
          <w:b/>
          <w:bCs/>
          <w:sz w:val="28"/>
          <w:szCs w:val="28"/>
        </w:rPr>
        <w:t>From Strong’s Concordance</w:t>
      </w:r>
    </w:p>
    <w:p w14:paraId="08C77978" w14:textId="77777777" w:rsidR="007E0D34" w:rsidRPr="00FA16CD" w:rsidRDefault="007E0D34" w:rsidP="00FA16CD">
      <w:pPr>
        <w:spacing w:after="0"/>
        <w:jc w:val="center"/>
        <w:rPr>
          <w:b/>
          <w:sz w:val="24"/>
          <w:szCs w:val="24"/>
        </w:rPr>
      </w:pPr>
      <w:r w:rsidRPr="00FA16CD">
        <w:rPr>
          <w:b/>
          <w:bCs/>
          <w:iCs/>
          <w:sz w:val="24"/>
          <w:szCs w:val="24"/>
        </w:rPr>
        <w:t>Acts 3:15 (NIV)</w:t>
      </w:r>
    </w:p>
    <w:p w14:paraId="678BA544" w14:textId="77777777" w:rsidR="00FA16CD" w:rsidRDefault="007E0D34" w:rsidP="00FA16CD">
      <w:pPr>
        <w:spacing w:after="0"/>
        <w:jc w:val="center"/>
        <w:rPr>
          <w:b/>
          <w:bCs/>
          <w:i/>
          <w:iCs/>
          <w:sz w:val="24"/>
          <w:szCs w:val="24"/>
        </w:rPr>
      </w:pPr>
      <w:r w:rsidRPr="5897EC05">
        <w:rPr>
          <w:b/>
          <w:bCs/>
          <w:i/>
          <w:iCs/>
          <w:sz w:val="24"/>
          <w:szCs w:val="24"/>
        </w:rPr>
        <w:t>But you put to death the author of life, the one whom God raised from the dead,</w:t>
      </w:r>
    </w:p>
    <w:p w14:paraId="73501624" w14:textId="77777777" w:rsidR="007E0D34" w:rsidRPr="00BD0054" w:rsidRDefault="007E0D34" w:rsidP="00FA16CD">
      <w:pPr>
        <w:jc w:val="center"/>
        <w:rPr>
          <w:b/>
          <w:i/>
          <w:sz w:val="24"/>
          <w:szCs w:val="24"/>
        </w:rPr>
      </w:pPr>
      <w:r w:rsidRPr="5897EC05">
        <w:rPr>
          <w:b/>
          <w:bCs/>
          <w:i/>
          <w:iCs/>
          <w:sz w:val="24"/>
          <w:szCs w:val="24"/>
        </w:rPr>
        <w:t xml:space="preserve"> a </w:t>
      </w:r>
      <w:r w:rsidR="00FA16CD">
        <w:rPr>
          <w:b/>
          <w:bCs/>
          <w:i/>
          <w:iCs/>
          <w:sz w:val="24"/>
          <w:szCs w:val="24"/>
        </w:rPr>
        <w:t>fact to which we are witnesses.</w:t>
      </w:r>
    </w:p>
    <w:p w14:paraId="626E4741" w14:textId="77777777" w:rsidR="007E0D34" w:rsidRPr="00553EFF" w:rsidRDefault="007E0D34" w:rsidP="00EF73C9">
      <w:pPr>
        <w:pStyle w:val="ListParagraph"/>
        <w:numPr>
          <w:ilvl w:val="0"/>
          <w:numId w:val="25"/>
        </w:numPr>
        <w:rPr>
          <w:sz w:val="24"/>
          <w:szCs w:val="24"/>
        </w:rPr>
      </w:pPr>
      <w:r w:rsidRPr="00553EFF">
        <w:rPr>
          <w:b/>
          <w:bCs/>
          <w:sz w:val="24"/>
          <w:szCs w:val="24"/>
        </w:rPr>
        <w:t>Author</w:t>
      </w:r>
      <w:r w:rsidR="00FA16CD">
        <w:rPr>
          <w:b/>
          <w:bCs/>
          <w:i/>
          <w:iCs/>
          <w:sz w:val="24"/>
          <w:szCs w:val="24"/>
        </w:rPr>
        <w:t>/</w:t>
      </w:r>
      <w:r w:rsidRPr="00553EFF">
        <w:rPr>
          <w:b/>
          <w:bCs/>
          <w:sz w:val="24"/>
          <w:szCs w:val="24"/>
        </w:rPr>
        <w:t>Prince</w:t>
      </w:r>
      <w:r w:rsidR="00C36C9D">
        <w:rPr>
          <w:b/>
          <w:bCs/>
          <w:sz w:val="24"/>
          <w:szCs w:val="24"/>
        </w:rPr>
        <w:t>: i</w:t>
      </w:r>
      <w:r w:rsidR="00C36C9D" w:rsidRPr="00C36C9D">
        <w:rPr>
          <w:bCs/>
          <w:sz w:val="24"/>
          <w:szCs w:val="24"/>
        </w:rPr>
        <w:t>n</w:t>
      </w:r>
      <w:r w:rsidR="00FA16CD">
        <w:rPr>
          <w:sz w:val="24"/>
          <w:szCs w:val="24"/>
        </w:rPr>
        <w:t xml:space="preserve"> Greek is Archegos-</w:t>
      </w:r>
      <w:r w:rsidRPr="00553EFF">
        <w:rPr>
          <w:sz w:val="24"/>
          <w:szCs w:val="24"/>
        </w:rPr>
        <w:t xml:space="preserve">arkhay-gos </w:t>
      </w:r>
      <w:r w:rsidRPr="00553EFF">
        <w:rPr>
          <w:i/>
          <w:iCs/>
          <w:sz w:val="24"/>
          <w:szCs w:val="24"/>
        </w:rPr>
        <w:t>a chief leader</w:t>
      </w:r>
      <w:r w:rsidRPr="00553EFF">
        <w:rPr>
          <w:sz w:val="24"/>
          <w:szCs w:val="24"/>
        </w:rPr>
        <w:t>:</w:t>
      </w:r>
      <w:r w:rsidR="00FA16CD">
        <w:rPr>
          <w:sz w:val="24"/>
          <w:szCs w:val="24"/>
        </w:rPr>
        <w:t xml:space="preserve"> </w:t>
      </w:r>
      <w:r w:rsidRPr="00553EFF">
        <w:rPr>
          <w:sz w:val="24"/>
          <w:szCs w:val="24"/>
        </w:rPr>
        <w:t xml:space="preserve"> </w:t>
      </w:r>
      <w:r w:rsidRPr="00553EFF">
        <w:rPr>
          <w:i/>
          <w:iCs/>
          <w:sz w:val="24"/>
          <w:szCs w:val="24"/>
        </w:rPr>
        <w:t>author, captain, prince</w:t>
      </w:r>
      <w:r w:rsidRPr="00553EFF">
        <w:rPr>
          <w:sz w:val="24"/>
          <w:szCs w:val="24"/>
        </w:rPr>
        <w:t xml:space="preserve">. See this word translated </w:t>
      </w:r>
      <w:r w:rsidRPr="00553EFF">
        <w:rPr>
          <w:i/>
          <w:iCs/>
          <w:sz w:val="24"/>
          <w:szCs w:val="24"/>
        </w:rPr>
        <w:t>prince or Author</w:t>
      </w:r>
      <w:r w:rsidRPr="00553EFF">
        <w:rPr>
          <w:sz w:val="24"/>
          <w:szCs w:val="24"/>
        </w:rPr>
        <w:t xml:space="preserve"> in the following verse.</w:t>
      </w:r>
    </w:p>
    <w:p w14:paraId="3BB08345" w14:textId="77777777"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Beginning</w:t>
      </w:r>
      <w:r w:rsidRPr="00553EFF">
        <w:rPr>
          <w:rFonts w:cs="Calibri"/>
          <w:sz w:val="24"/>
          <w:szCs w:val="24"/>
        </w:rPr>
        <w:t>: in Greek is Arche: commencement, or chief, in order, time, place or rank, beginning, at the first, magistrate, power, principality, principle, and rule. (Colossians 1:15-18, Joh</w:t>
      </w:r>
      <w:r w:rsidR="00E12520">
        <w:rPr>
          <w:rFonts w:cs="Calibri"/>
          <w:sz w:val="24"/>
          <w:szCs w:val="24"/>
        </w:rPr>
        <w:t>n 1:1-2, 1 John 1:1, Revelation</w:t>
      </w:r>
      <w:r w:rsidRPr="00553EFF">
        <w:rPr>
          <w:rFonts w:cs="Calibri"/>
          <w:sz w:val="24"/>
          <w:szCs w:val="24"/>
        </w:rPr>
        <w:t>, 1:8,3:14,21:6,22:13)</w:t>
      </w:r>
    </w:p>
    <w:p w14:paraId="7DA8D52A" w14:textId="77777777"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First</w:t>
      </w:r>
      <w:r w:rsidRPr="00553EFF">
        <w:rPr>
          <w:rFonts w:cs="Calibri"/>
          <w:sz w:val="24"/>
          <w:szCs w:val="24"/>
        </w:rPr>
        <w:t xml:space="preserve"> </w:t>
      </w:r>
      <w:r w:rsidRPr="00553EFF">
        <w:rPr>
          <w:rFonts w:cs="Calibri"/>
          <w:b/>
          <w:bCs/>
          <w:sz w:val="24"/>
          <w:szCs w:val="24"/>
        </w:rPr>
        <w:t>Begotten</w:t>
      </w:r>
      <w:r w:rsidRPr="00553EFF">
        <w:rPr>
          <w:rFonts w:cs="Calibri"/>
          <w:sz w:val="24"/>
          <w:szCs w:val="24"/>
        </w:rPr>
        <w:t>/</w:t>
      </w:r>
      <w:r w:rsidRPr="00553EFF">
        <w:rPr>
          <w:rFonts w:cs="Calibri"/>
          <w:b/>
          <w:bCs/>
          <w:sz w:val="24"/>
          <w:szCs w:val="24"/>
        </w:rPr>
        <w:t>Born</w:t>
      </w:r>
      <w:r w:rsidR="00C36C9D">
        <w:rPr>
          <w:rFonts w:cs="Calibri"/>
          <w:b/>
          <w:bCs/>
          <w:sz w:val="24"/>
          <w:szCs w:val="24"/>
        </w:rPr>
        <w:t>:</w:t>
      </w:r>
      <w:r w:rsidRPr="00553EFF">
        <w:rPr>
          <w:rFonts w:cs="Calibri"/>
          <w:sz w:val="24"/>
          <w:szCs w:val="24"/>
        </w:rPr>
        <w:t xml:space="preserve"> in Greek is Prototokos, and #4413 Protos: </w:t>
      </w:r>
      <w:r w:rsidRPr="00553EFF">
        <w:rPr>
          <w:rFonts w:cs="Calibri"/>
          <w:i/>
          <w:iCs/>
          <w:sz w:val="24"/>
          <w:szCs w:val="24"/>
        </w:rPr>
        <w:t>foremost (first place in time, place or importance) before, beginning, best, chief, first, of all, former.</w:t>
      </w:r>
      <w:r w:rsidRPr="00553EFF">
        <w:rPr>
          <w:rFonts w:cs="Calibri"/>
          <w:sz w:val="24"/>
          <w:szCs w:val="24"/>
        </w:rPr>
        <w:t xml:space="preserve"> From #4253 Pro: </w:t>
      </w:r>
      <w:r w:rsidRPr="00C36C9D">
        <w:rPr>
          <w:rFonts w:cs="Calibri"/>
          <w:i/>
          <w:sz w:val="24"/>
          <w:szCs w:val="24"/>
        </w:rPr>
        <w:t>fore, i.e. in front of, prior, superior to above ago before or ever</w:t>
      </w:r>
      <w:r w:rsidRPr="00553EFF">
        <w:rPr>
          <w:rFonts w:cs="Calibri"/>
          <w:sz w:val="24"/>
          <w:szCs w:val="24"/>
        </w:rPr>
        <w:t xml:space="preserve">. # 4250 Prin: </w:t>
      </w:r>
      <w:r w:rsidRPr="00C36C9D">
        <w:rPr>
          <w:rFonts w:cs="Calibri"/>
          <w:i/>
          <w:sz w:val="24"/>
          <w:szCs w:val="24"/>
        </w:rPr>
        <w:t>prior, sooner before that era</w:t>
      </w:r>
      <w:r w:rsidRPr="00553EFF">
        <w:rPr>
          <w:rFonts w:cs="Calibri"/>
          <w:sz w:val="24"/>
          <w:szCs w:val="24"/>
        </w:rPr>
        <w:t xml:space="preserve">. (John 8:58) #4386: prorteron: </w:t>
      </w:r>
      <w:r w:rsidRPr="00C36C9D">
        <w:rPr>
          <w:rFonts w:cs="Calibri"/>
          <w:i/>
          <w:sz w:val="24"/>
          <w:szCs w:val="24"/>
        </w:rPr>
        <w:t>previously-before, at the first, former.</w:t>
      </w:r>
      <w:r w:rsidRPr="00553EFF">
        <w:rPr>
          <w:rFonts w:cs="Calibri"/>
          <w:sz w:val="24"/>
          <w:szCs w:val="24"/>
        </w:rPr>
        <w:t xml:space="preserve"> (John 6:62, 17:5, 24; Colossians 1:15,17,18; Hebrew 1:6, 11:28-12:23; Matthew 1:25; Romans 8:29; Rev. 1:5)  </w:t>
      </w:r>
    </w:p>
    <w:p w14:paraId="5106AA10" w14:textId="77777777" w:rsidR="007E0D34" w:rsidRPr="00553EFF" w:rsidRDefault="007E0D34" w:rsidP="00EF73C9">
      <w:pPr>
        <w:pStyle w:val="ListParagraph"/>
        <w:numPr>
          <w:ilvl w:val="0"/>
          <w:numId w:val="25"/>
        </w:numPr>
        <w:jc w:val="both"/>
        <w:rPr>
          <w:rFonts w:cs="Calibri"/>
          <w:sz w:val="24"/>
          <w:szCs w:val="24"/>
        </w:rPr>
      </w:pPr>
      <w:r w:rsidRPr="00553EFF">
        <w:rPr>
          <w:rFonts w:cs="Calibri"/>
          <w:b/>
          <w:bCs/>
          <w:sz w:val="24"/>
          <w:szCs w:val="24"/>
        </w:rPr>
        <w:t>Begotten</w:t>
      </w:r>
      <w:r w:rsidR="00C36C9D">
        <w:rPr>
          <w:rFonts w:cs="Calibri"/>
          <w:b/>
          <w:bCs/>
          <w:sz w:val="24"/>
          <w:szCs w:val="24"/>
        </w:rPr>
        <w:t>:</w:t>
      </w:r>
      <w:r w:rsidRPr="00553EFF">
        <w:rPr>
          <w:rFonts w:cs="Calibri"/>
          <w:sz w:val="24"/>
          <w:szCs w:val="24"/>
        </w:rPr>
        <w:t xml:space="preserve"> in Greek is Genos: </w:t>
      </w:r>
      <w:r w:rsidRPr="00C36C9D">
        <w:rPr>
          <w:rFonts w:cs="Calibri"/>
          <w:i/>
          <w:sz w:val="24"/>
          <w:szCs w:val="24"/>
        </w:rPr>
        <w:t>kin, born, generation, and offspring</w:t>
      </w:r>
      <w:r w:rsidRPr="00553EFF">
        <w:rPr>
          <w:rFonts w:cs="Calibri"/>
          <w:sz w:val="24"/>
          <w:szCs w:val="24"/>
        </w:rPr>
        <w:t>. (Hebrews 1:5, Acts 13:33</w:t>
      </w:r>
    </w:p>
    <w:p w14:paraId="07B700C2" w14:textId="77777777" w:rsidR="007E0D34" w:rsidRPr="00C36C9D" w:rsidRDefault="007E0D34" w:rsidP="00EF73C9">
      <w:pPr>
        <w:pStyle w:val="ListParagraph"/>
        <w:numPr>
          <w:ilvl w:val="0"/>
          <w:numId w:val="25"/>
        </w:numPr>
        <w:jc w:val="both"/>
        <w:rPr>
          <w:rFonts w:cs="Calibri"/>
          <w:sz w:val="24"/>
          <w:szCs w:val="24"/>
        </w:rPr>
      </w:pPr>
      <w:r w:rsidRPr="00553EFF">
        <w:rPr>
          <w:rFonts w:cs="Calibri"/>
          <w:b/>
          <w:bCs/>
          <w:sz w:val="24"/>
          <w:szCs w:val="24"/>
        </w:rPr>
        <w:t>Only</w:t>
      </w:r>
      <w:r w:rsidRPr="00553EFF">
        <w:rPr>
          <w:rFonts w:cs="Calibri"/>
          <w:sz w:val="24"/>
          <w:szCs w:val="24"/>
        </w:rPr>
        <w:t xml:space="preserve"> </w:t>
      </w:r>
      <w:r w:rsidRPr="00553EFF">
        <w:rPr>
          <w:rFonts w:cs="Calibri"/>
          <w:b/>
          <w:bCs/>
          <w:sz w:val="24"/>
          <w:szCs w:val="24"/>
        </w:rPr>
        <w:t>begotten</w:t>
      </w:r>
      <w:r w:rsidRPr="00553EFF">
        <w:rPr>
          <w:rFonts w:cs="Calibri"/>
          <w:sz w:val="24"/>
          <w:szCs w:val="24"/>
        </w:rPr>
        <w:t xml:space="preserve">: in Greek is Monogenes: </w:t>
      </w:r>
      <w:r w:rsidRPr="00C36C9D">
        <w:rPr>
          <w:rFonts w:cs="Calibri"/>
          <w:i/>
          <w:sz w:val="24"/>
          <w:szCs w:val="24"/>
        </w:rPr>
        <w:t>only born, sole-only begotten child.</w:t>
      </w:r>
      <w:r w:rsidRPr="00553EFF">
        <w:rPr>
          <w:rFonts w:cs="Calibri"/>
          <w:sz w:val="24"/>
          <w:szCs w:val="24"/>
        </w:rPr>
        <w:t>; John 1:14,1; 3:16,18, 36; Hebrew 11:17; 1 John 4:9; John 8:24; 28; 12:32-34; 19:37</w:t>
      </w:r>
      <w:r w:rsidR="00C36C9D">
        <w:rPr>
          <w:rFonts w:cs="Calibri"/>
          <w:sz w:val="24"/>
          <w:szCs w:val="24"/>
        </w:rPr>
        <w:t xml:space="preserve">. </w:t>
      </w:r>
      <w:r w:rsidRPr="00553EFF">
        <w:rPr>
          <w:rFonts w:cs="Calibri"/>
          <w:sz w:val="24"/>
          <w:szCs w:val="24"/>
        </w:rPr>
        <w:t xml:space="preserve"> Please make note of the fact that the titles “only begotten” or “firstborn” </w:t>
      </w:r>
      <w:r w:rsidRPr="00C36C9D">
        <w:rPr>
          <w:rFonts w:cs="Calibri"/>
          <w:sz w:val="24"/>
          <w:szCs w:val="24"/>
        </w:rPr>
        <w:t>are only used in reference to Jesus.</w:t>
      </w:r>
    </w:p>
    <w:p w14:paraId="12A4B6E5" w14:textId="77777777" w:rsidR="007E0D34" w:rsidRPr="00281CE2" w:rsidRDefault="007E0D34" w:rsidP="007E0D34">
      <w:pPr>
        <w:ind w:firstLine="720"/>
        <w:jc w:val="both"/>
        <w:rPr>
          <w:rFonts w:cs="Calibri"/>
          <w:sz w:val="24"/>
          <w:szCs w:val="24"/>
        </w:rPr>
      </w:pPr>
      <w:r w:rsidRPr="000C723B">
        <w:rPr>
          <w:sz w:val="24"/>
          <w:szCs w:val="24"/>
        </w:rPr>
        <w:t>As we conclude</w:t>
      </w:r>
      <w:r w:rsidR="0048422A">
        <w:rPr>
          <w:sz w:val="24"/>
          <w:szCs w:val="24"/>
        </w:rPr>
        <w:t>,</w:t>
      </w:r>
      <w:r w:rsidRPr="000C723B">
        <w:rPr>
          <w:sz w:val="24"/>
          <w:szCs w:val="24"/>
        </w:rPr>
        <w:t xml:space="preserve"> I want to end with some very practical</w:t>
      </w:r>
      <w:r>
        <w:rPr>
          <w:sz w:val="24"/>
          <w:szCs w:val="24"/>
        </w:rPr>
        <w:t>, yet personal</w:t>
      </w:r>
      <w:r w:rsidRPr="000C723B">
        <w:rPr>
          <w:sz w:val="24"/>
          <w:szCs w:val="24"/>
        </w:rPr>
        <w:t xml:space="preserve"> application</w:t>
      </w:r>
      <w:r>
        <w:rPr>
          <w:sz w:val="24"/>
          <w:szCs w:val="24"/>
        </w:rPr>
        <w:t>s</w:t>
      </w:r>
      <w:r w:rsidRPr="000C723B">
        <w:rPr>
          <w:sz w:val="24"/>
          <w:szCs w:val="24"/>
        </w:rPr>
        <w:t xml:space="preserve">. </w:t>
      </w:r>
      <w:r>
        <w:rPr>
          <w:sz w:val="24"/>
          <w:szCs w:val="24"/>
        </w:rPr>
        <w:t xml:space="preserve">I’m curious to learn what might be going on in your life at this moment. What are the situations that weigh you down emotionally, physically and mentally? I hope this lesson has given you an arsenal full of uplifting passages to meditate on. </w:t>
      </w:r>
    </w:p>
    <w:p w14:paraId="54092D4E" w14:textId="77777777" w:rsidR="007E0D34" w:rsidRDefault="007E0D34" w:rsidP="007E0D34">
      <w:pPr>
        <w:ind w:firstLine="720"/>
        <w:jc w:val="both"/>
        <w:rPr>
          <w:sz w:val="24"/>
          <w:szCs w:val="24"/>
        </w:rPr>
      </w:pPr>
      <w:r>
        <w:rPr>
          <w:sz w:val="24"/>
          <w:szCs w:val="24"/>
        </w:rPr>
        <w:t>For me, I suppose there is nothing that rocks my world quite like knowing that someone I love deeply does not really know or believe in Jesus. I get a lump in my throat just thinking about a recent conversation with a person who is very dear to my heart. The topic of discussion was “what is truth” and “who is Jesus Christ.” It was not so difficult to open the Bible and show them who Jesus is, but when it comes to answering the more personal question of, “Who is Jesus to me?” I’m at a loss for words, because when you come right down to it… I don’t quite know how to articulate Him.  But I can honestly, unashamedly and unequivocally tell you this: The Lord Jesus Christ is my Savior and my God! He is not only the love of my life, He is my life!</w:t>
      </w:r>
      <w:r w:rsidR="00A17D71">
        <w:rPr>
          <w:sz w:val="24"/>
          <w:szCs w:val="24"/>
        </w:rPr>
        <w:t xml:space="preserve"> (Colossians 3:3-4)</w:t>
      </w:r>
      <w:r>
        <w:rPr>
          <w:sz w:val="24"/>
          <w:szCs w:val="24"/>
        </w:rPr>
        <w:t xml:space="preserve"> So the question was posed: “What if you are wrong about Jesus?”  Here was my response: “I know Him personally, and I’m not wrong about Jesus. But to answer the question, if I were wrong, I will live with love, joy, purpose and peace, and then I’ll die </w:t>
      </w:r>
      <w:r w:rsidRPr="00EB692A">
        <w:rPr>
          <w:i/>
          <w:sz w:val="24"/>
          <w:szCs w:val="24"/>
        </w:rPr>
        <w:t>a very happy fool</w:t>
      </w:r>
      <w:r>
        <w:rPr>
          <w:sz w:val="24"/>
          <w:szCs w:val="24"/>
        </w:rPr>
        <w:t xml:space="preserve">!”  </w:t>
      </w:r>
    </w:p>
    <w:p w14:paraId="7F1BF96D" w14:textId="77777777" w:rsidR="007E0D34" w:rsidRDefault="007E0D34" w:rsidP="007E0D34">
      <w:pPr>
        <w:ind w:firstLine="720"/>
        <w:jc w:val="both"/>
        <w:rPr>
          <w:sz w:val="24"/>
          <w:szCs w:val="24"/>
        </w:rPr>
      </w:pPr>
      <w:r>
        <w:rPr>
          <w:sz w:val="24"/>
          <w:szCs w:val="24"/>
        </w:rPr>
        <w:t xml:space="preserve">This person knows quite well my sorrows, pains and tears. </w:t>
      </w:r>
      <w:r w:rsidR="00C36C9D">
        <w:rPr>
          <w:sz w:val="24"/>
          <w:szCs w:val="24"/>
        </w:rPr>
        <w:t>T</w:t>
      </w:r>
      <w:r>
        <w:rPr>
          <w:sz w:val="24"/>
          <w:szCs w:val="24"/>
        </w:rPr>
        <w:t xml:space="preserve">his removes any delusion that I only believe in Jesus because He has blessed me. But make no mistake about it, He has blessed me… some of these blessings come disguised as life crushing sorrows. Is Jesus worth it?  Oh, </w:t>
      </w:r>
      <w:r w:rsidRPr="00C3439C">
        <w:rPr>
          <w:i/>
          <w:sz w:val="24"/>
          <w:szCs w:val="24"/>
        </w:rPr>
        <w:t>yes He is</w:t>
      </w:r>
      <w:r>
        <w:rPr>
          <w:sz w:val="24"/>
          <w:szCs w:val="24"/>
        </w:rPr>
        <w:t xml:space="preserve">… a thousand times - </w:t>
      </w:r>
      <w:r w:rsidRPr="00C3439C">
        <w:rPr>
          <w:i/>
          <w:sz w:val="24"/>
          <w:szCs w:val="24"/>
        </w:rPr>
        <w:t>yes He is</w:t>
      </w:r>
      <w:r>
        <w:rPr>
          <w:sz w:val="24"/>
          <w:szCs w:val="24"/>
        </w:rPr>
        <w:t>!  And I’m living for the day, when I behold Him face- to-face at the wedding, and I can hardly wait! (</w:t>
      </w:r>
      <w:r w:rsidR="0086352C">
        <w:rPr>
          <w:sz w:val="24"/>
          <w:szCs w:val="24"/>
        </w:rPr>
        <w:t xml:space="preserve">1 John 3:2-3; </w:t>
      </w:r>
      <w:r>
        <w:rPr>
          <w:sz w:val="24"/>
          <w:szCs w:val="24"/>
        </w:rPr>
        <w:t>Revelation 1:7, 2</w:t>
      </w:r>
      <w:r w:rsidR="00A17D71">
        <w:rPr>
          <w:sz w:val="24"/>
          <w:szCs w:val="24"/>
        </w:rPr>
        <w:t xml:space="preserve">2:4; 1 John 3:2-3; 1 Corinthians </w:t>
      </w:r>
      <w:r w:rsidR="00473CFD">
        <w:rPr>
          <w:sz w:val="24"/>
          <w:szCs w:val="24"/>
        </w:rPr>
        <w:t>13:12)</w:t>
      </w:r>
    </w:p>
    <w:p w14:paraId="6F3CC09B" w14:textId="77777777" w:rsidR="0086352C" w:rsidRPr="00FA16CD" w:rsidRDefault="0086352C" w:rsidP="00FA16CD">
      <w:pPr>
        <w:spacing w:after="0"/>
        <w:jc w:val="center"/>
        <w:rPr>
          <w:b/>
          <w:sz w:val="24"/>
          <w:szCs w:val="24"/>
        </w:rPr>
      </w:pPr>
      <w:r w:rsidRPr="00FA16CD">
        <w:rPr>
          <w:b/>
          <w:sz w:val="24"/>
          <w:szCs w:val="24"/>
        </w:rPr>
        <w:t>Job 19:23-27 (ESV)</w:t>
      </w:r>
    </w:p>
    <w:p w14:paraId="08B5FDD0" w14:textId="77777777" w:rsidR="00FA16CD" w:rsidRDefault="0086352C" w:rsidP="00FA16CD">
      <w:pPr>
        <w:spacing w:after="0"/>
        <w:jc w:val="center"/>
        <w:rPr>
          <w:rStyle w:val="ln-group"/>
          <w:b/>
          <w:i/>
          <w:sz w:val="24"/>
          <w:szCs w:val="24"/>
        </w:rPr>
      </w:pPr>
      <w:r w:rsidRPr="00FA16CD">
        <w:rPr>
          <w:rStyle w:val="ln-group"/>
          <w:b/>
          <w:i/>
          <w:sz w:val="24"/>
          <w:szCs w:val="24"/>
        </w:rPr>
        <w:t xml:space="preserve">Oh that my words were written! </w:t>
      </w:r>
      <w:r w:rsidRPr="00FA16CD">
        <w:rPr>
          <w:rStyle w:val="indent"/>
          <w:b/>
          <w:i/>
          <w:sz w:val="24"/>
          <w:szCs w:val="24"/>
        </w:rPr>
        <w:t>Oh that they were inscribed in a book!</w:t>
      </w:r>
      <w:r w:rsidRPr="00FA16CD">
        <w:rPr>
          <w:rStyle w:val="ln-group"/>
          <w:b/>
          <w:i/>
          <w:sz w:val="24"/>
          <w:szCs w:val="24"/>
        </w:rPr>
        <w:t xml:space="preserve"> Oh that with an iron pen and lead </w:t>
      </w:r>
      <w:r w:rsidRPr="00FA16CD">
        <w:rPr>
          <w:rStyle w:val="indent"/>
          <w:b/>
          <w:i/>
          <w:sz w:val="24"/>
          <w:szCs w:val="24"/>
        </w:rPr>
        <w:t xml:space="preserve">they were engraved in the rock forever! </w:t>
      </w:r>
      <w:r w:rsidRPr="00FA16CD">
        <w:rPr>
          <w:rStyle w:val="ln-group"/>
          <w:b/>
          <w:i/>
          <w:sz w:val="24"/>
          <w:szCs w:val="24"/>
        </w:rPr>
        <w:t>For I know that my Redeemer lives,</w:t>
      </w:r>
    </w:p>
    <w:p w14:paraId="48D6BFA5" w14:textId="77777777" w:rsidR="00FA16CD" w:rsidRDefault="0086352C" w:rsidP="00FA16CD">
      <w:pPr>
        <w:spacing w:after="0"/>
        <w:jc w:val="center"/>
        <w:rPr>
          <w:rStyle w:val="ln-group"/>
          <w:b/>
          <w:i/>
          <w:sz w:val="24"/>
          <w:szCs w:val="24"/>
        </w:rPr>
      </w:pPr>
      <w:r w:rsidRPr="00FA16CD">
        <w:rPr>
          <w:rStyle w:val="ln-group"/>
          <w:b/>
          <w:i/>
          <w:sz w:val="24"/>
          <w:szCs w:val="24"/>
        </w:rPr>
        <w:t xml:space="preserve"> </w:t>
      </w:r>
      <w:r w:rsidRPr="00FA16CD">
        <w:rPr>
          <w:rStyle w:val="indent"/>
          <w:b/>
          <w:i/>
          <w:sz w:val="24"/>
          <w:szCs w:val="24"/>
        </w:rPr>
        <w:t xml:space="preserve">and at the last he will stand upon the earth. </w:t>
      </w:r>
      <w:r w:rsidRPr="00FA16CD">
        <w:rPr>
          <w:rStyle w:val="ln-group"/>
          <w:b/>
          <w:i/>
          <w:sz w:val="24"/>
          <w:szCs w:val="24"/>
        </w:rPr>
        <w:t>And after my skin has been thus destroyed,</w:t>
      </w:r>
    </w:p>
    <w:p w14:paraId="718307C9" w14:textId="77777777" w:rsidR="00FA16CD" w:rsidRDefault="0086352C" w:rsidP="00FA16CD">
      <w:pPr>
        <w:spacing w:after="0"/>
        <w:jc w:val="center"/>
        <w:rPr>
          <w:rStyle w:val="indent"/>
          <w:b/>
          <w:i/>
          <w:sz w:val="24"/>
          <w:szCs w:val="24"/>
        </w:rPr>
      </w:pPr>
      <w:r w:rsidRPr="00FA16CD">
        <w:rPr>
          <w:rStyle w:val="ln-group"/>
          <w:b/>
          <w:i/>
          <w:sz w:val="24"/>
          <w:szCs w:val="24"/>
        </w:rPr>
        <w:t xml:space="preserve"> </w:t>
      </w:r>
      <w:r w:rsidRPr="00FA16CD">
        <w:rPr>
          <w:rStyle w:val="indent"/>
          <w:b/>
          <w:i/>
          <w:sz w:val="24"/>
          <w:szCs w:val="24"/>
        </w:rPr>
        <w:t>yet in my flesh I shall see God,</w:t>
      </w:r>
      <w:r w:rsidRPr="00FA16CD">
        <w:rPr>
          <w:rStyle w:val="ln-group"/>
          <w:b/>
          <w:i/>
          <w:sz w:val="24"/>
          <w:szCs w:val="24"/>
        </w:rPr>
        <w:t xml:space="preserve"> whom I shall see for myself, </w:t>
      </w:r>
      <w:r w:rsidRPr="00FA16CD">
        <w:rPr>
          <w:rStyle w:val="indent"/>
          <w:b/>
          <w:i/>
          <w:sz w:val="24"/>
          <w:szCs w:val="24"/>
        </w:rPr>
        <w:t xml:space="preserve">and my eyes shall behold, </w:t>
      </w:r>
    </w:p>
    <w:p w14:paraId="4ACEAAF9" w14:textId="77777777" w:rsidR="0086352C" w:rsidRPr="00FA16CD" w:rsidRDefault="0086352C" w:rsidP="0086352C">
      <w:pPr>
        <w:jc w:val="center"/>
        <w:rPr>
          <w:b/>
          <w:i/>
          <w:sz w:val="24"/>
          <w:szCs w:val="24"/>
        </w:rPr>
      </w:pPr>
      <w:r w:rsidRPr="00FA16CD">
        <w:rPr>
          <w:rStyle w:val="indent"/>
          <w:b/>
          <w:i/>
          <w:sz w:val="24"/>
          <w:szCs w:val="24"/>
        </w:rPr>
        <w:t>and not another. My heart faints within me!</w:t>
      </w:r>
    </w:p>
    <w:p w14:paraId="7581DD28" w14:textId="77777777" w:rsidR="007E0D34" w:rsidRDefault="007E0D34" w:rsidP="007E0D34">
      <w:pPr>
        <w:shd w:val="clear" w:color="auto" w:fill="FFFFFF" w:themeFill="background1"/>
        <w:spacing w:before="100" w:beforeAutospacing="1" w:line="240" w:lineRule="auto"/>
        <w:ind w:firstLine="720"/>
        <w:rPr>
          <w:sz w:val="24"/>
          <w:szCs w:val="24"/>
        </w:rPr>
      </w:pPr>
      <w:r w:rsidRPr="5897EC05">
        <w:rPr>
          <w:sz w:val="24"/>
          <w:szCs w:val="24"/>
        </w:rPr>
        <w:t xml:space="preserve">In every generation, </w:t>
      </w:r>
      <w:r>
        <w:rPr>
          <w:sz w:val="24"/>
          <w:szCs w:val="24"/>
        </w:rPr>
        <w:t xml:space="preserve">there is a song inspired by Scripture, a spiritual song that resonates within the hearts of believers. These kinds of songs become anthems of praise that will endure the test of time. In my estimation, </w:t>
      </w:r>
      <w:r w:rsidR="00290D49">
        <w:rPr>
          <w:sz w:val="24"/>
          <w:szCs w:val="24"/>
        </w:rPr>
        <w:t xml:space="preserve">the song “In Christ Alone,” </w:t>
      </w:r>
      <w:r>
        <w:rPr>
          <w:sz w:val="24"/>
          <w:szCs w:val="24"/>
        </w:rPr>
        <w:t>t</w:t>
      </w:r>
      <w:r w:rsidRPr="5897EC05">
        <w:rPr>
          <w:sz w:val="24"/>
          <w:szCs w:val="24"/>
        </w:rPr>
        <w:t>h</w:t>
      </w:r>
      <w:r w:rsidR="00290D49">
        <w:rPr>
          <w:sz w:val="24"/>
          <w:szCs w:val="24"/>
        </w:rPr>
        <w:t>at was</w:t>
      </w:r>
      <w:r w:rsidRPr="5897EC05">
        <w:rPr>
          <w:sz w:val="24"/>
          <w:szCs w:val="24"/>
        </w:rPr>
        <w:t xml:space="preserve"> written by</w:t>
      </w:r>
      <w:r w:rsidRPr="5897EC05">
        <w:rPr>
          <w:rFonts w:asciiTheme="minorHAnsi" w:eastAsiaTheme="minorEastAsia" w:hAnsiTheme="minorHAnsi" w:cstheme="minorBidi"/>
          <w:sz w:val="24"/>
          <w:szCs w:val="24"/>
        </w:rPr>
        <w:t xml:space="preserve"> Donald A. Koch and Andrew Shawn Craig,</w:t>
      </w:r>
      <w:r>
        <w:rPr>
          <w:rFonts w:asciiTheme="minorHAnsi" w:eastAsiaTheme="minorEastAsia" w:hAnsiTheme="minorHAnsi" w:cstheme="minorBidi"/>
          <w:sz w:val="24"/>
          <w:szCs w:val="24"/>
        </w:rPr>
        <w:t xml:space="preserve"> is one of those songs. It is the gospel, put to music</w:t>
      </w:r>
      <w:r w:rsidR="00290D49">
        <w:rPr>
          <w:rFonts w:asciiTheme="minorHAnsi" w:eastAsiaTheme="minorEastAsia" w:hAnsiTheme="minorHAnsi" w:cstheme="minorBidi"/>
          <w:sz w:val="24"/>
          <w:szCs w:val="24"/>
        </w:rPr>
        <w:t xml:space="preserve"> and you will find it on YouTube</w:t>
      </w:r>
      <w:r>
        <w:rPr>
          <w:rFonts w:asciiTheme="minorHAnsi" w:eastAsiaTheme="minorEastAsia" w:hAnsiTheme="minorHAnsi" w:cstheme="minorBidi"/>
          <w:sz w:val="24"/>
          <w:szCs w:val="24"/>
        </w:rPr>
        <w:t>.</w:t>
      </w:r>
      <w:r w:rsidRPr="5897EC05">
        <w:rPr>
          <w:sz w:val="24"/>
          <w:szCs w:val="24"/>
        </w:rPr>
        <w:t xml:space="preserve"> </w:t>
      </w:r>
    </w:p>
    <w:p w14:paraId="120E4B68" w14:textId="77777777" w:rsidR="009675E4" w:rsidRDefault="009675E4" w:rsidP="007E0D34">
      <w:pPr>
        <w:shd w:val="clear" w:color="auto" w:fill="FFFFFF" w:themeFill="background1"/>
        <w:spacing w:before="100" w:beforeAutospacing="1" w:line="240" w:lineRule="auto"/>
        <w:ind w:firstLine="720"/>
        <w:rPr>
          <w:sz w:val="24"/>
          <w:szCs w:val="24"/>
        </w:rPr>
      </w:pPr>
    </w:p>
    <w:p w14:paraId="496FA2A2" w14:textId="77777777" w:rsidR="009675E4" w:rsidRDefault="009675E4" w:rsidP="007E0D34">
      <w:pPr>
        <w:shd w:val="clear" w:color="auto" w:fill="FFFFFF" w:themeFill="background1"/>
        <w:spacing w:before="100" w:beforeAutospacing="1" w:line="240" w:lineRule="auto"/>
        <w:ind w:firstLine="720"/>
        <w:rPr>
          <w:sz w:val="24"/>
          <w:szCs w:val="24"/>
        </w:rPr>
      </w:pPr>
    </w:p>
    <w:p w14:paraId="5ABEF020" w14:textId="77777777" w:rsidR="009675E4" w:rsidRDefault="009675E4" w:rsidP="007E0D34">
      <w:pPr>
        <w:shd w:val="clear" w:color="auto" w:fill="FFFFFF" w:themeFill="background1"/>
        <w:spacing w:before="100" w:beforeAutospacing="1" w:line="240" w:lineRule="auto"/>
        <w:ind w:firstLine="720"/>
        <w:rPr>
          <w:sz w:val="24"/>
          <w:szCs w:val="24"/>
        </w:rPr>
      </w:pPr>
    </w:p>
    <w:p w14:paraId="6A0EDC35" w14:textId="77777777" w:rsidR="009675E4" w:rsidRDefault="009675E4" w:rsidP="007E0D34">
      <w:pPr>
        <w:shd w:val="clear" w:color="auto" w:fill="FFFFFF" w:themeFill="background1"/>
        <w:spacing w:before="100" w:beforeAutospacing="1" w:line="240" w:lineRule="auto"/>
        <w:ind w:firstLine="720"/>
        <w:rPr>
          <w:sz w:val="24"/>
          <w:szCs w:val="24"/>
        </w:rPr>
      </w:pPr>
    </w:p>
    <w:p w14:paraId="5722BC43" w14:textId="77777777" w:rsidR="009675E4" w:rsidRDefault="009675E4" w:rsidP="007E0D34">
      <w:pPr>
        <w:shd w:val="clear" w:color="auto" w:fill="FFFFFF" w:themeFill="background1"/>
        <w:spacing w:before="100" w:beforeAutospacing="1" w:line="240" w:lineRule="auto"/>
        <w:ind w:firstLine="720"/>
        <w:rPr>
          <w:sz w:val="24"/>
          <w:szCs w:val="24"/>
        </w:rPr>
      </w:pPr>
    </w:p>
    <w:p w14:paraId="6A9D3C77" w14:textId="77777777" w:rsidR="009675E4" w:rsidRDefault="009675E4" w:rsidP="007E0D34">
      <w:pPr>
        <w:shd w:val="clear" w:color="auto" w:fill="FFFFFF" w:themeFill="background1"/>
        <w:spacing w:before="100" w:beforeAutospacing="1" w:line="240" w:lineRule="auto"/>
        <w:ind w:firstLine="720"/>
        <w:rPr>
          <w:sz w:val="24"/>
          <w:szCs w:val="24"/>
        </w:rPr>
      </w:pPr>
    </w:p>
    <w:p w14:paraId="2D25912D" w14:textId="77777777" w:rsidR="009675E4" w:rsidRDefault="009675E4" w:rsidP="007E0D34">
      <w:pPr>
        <w:shd w:val="clear" w:color="auto" w:fill="FFFFFF" w:themeFill="background1"/>
        <w:spacing w:before="100" w:beforeAutospacing="1" w:line="240" w:lineRule="auto"/>
        <w:ind w:firstLine="720"/>
        <w:rPr>
          <w:sz w:val="24"/>
          <w:szCs w:val="24"/>
        </w:rPr>
      </w:pPr>
    </w:p>
    <w:p w14:paraId="153F2D10" w14:textId="77777777" w:rsidR="009675E4" w:rsidRDefault="009675E4" w:rsidP="007E0D34">
      <w:pPr>
        <w:shd w:val="clear" w:color="auto" w:fill="FFFFFF" w:themeFill="background1"/>
        <w:spacing w:before="100" w:beforeAutospacing="1" w:line="240" w:lineRule="auto"/>
        <w:ind w:firstLine="720"/>
        <w:rPr>
          <w:sz w:val="24"/>
          <w:szCs w:val="24"/>
        </w:rPr>
      </w:pPr>
    </w:p>
    <w:p w14:paraId="33B07DC1" w14:textId="77777777" w:rsidR="009675E4" w:rsidRDefault="009675E4" w:rsidP="007E0D34">
      <w:pPr>
        <w:shd w:val="clear" w:color="auto" w:fill="FFFFFF" w:themeFill="background1"/>
        <w:spacing w:before="100" w:beforeAutospacing="1" w:line="240" w:lineRule="auto"/>
        <w:ind w:firstLine="720"/>
        <w:rPr>
          <w:sz w:val="24"/>
          <w:szCs w:val="24"/>
        </w:rPr>
      </w:pPr>
    </w:p>
    <w:p w14:paraId="14D51EC5" w14:textId="77777777" w:rsidR="009675E4" w:rsidRDefault="009675E4" w:rsidP="007E0D34">
      <w:pPr>
        <w:shd w:val="clear" w:color="auto" w:fill="FFFFFF" w:themeFill="background1"/>
        <w:spacing w:before="100" w:beforeAutospacing="1" w:line="240" w:lineRule="auto"/>
        <w:ind w:firstLine="720"/>
        <w:rPr>
          <w:sz w:val="24"/>
          <w:szCs w:val="24"/>
        </w:rPr>
      </w:pPr>
    </w:p>
    <w:p w14:paraId="4F0A343F" w14:textId="77777777" w:rsidR="009675E4" w:rsidRDefault="009675E4" w:rsidP="007E0D34">
      <w:pPr>
        <w:shd w:val="clear" w:color="auto" w:fill="FFFFFF" w:themeFill="background1"/>
        <w:spacing w:before="100" w:beforeAutospacing="1" w:line="240" w:lineRule="auto"/>
        <w:ind w:firstLine="720"/>
        <w:rPr>
          <w:sz w:val="24"/>
          <w:szCs w:val="24"/>
        </w:rPr>
      </w:pPr>
    </w:p>
    <w:p w14:paraId="55833611" w14:textId="77777777" w:rsidR="009675E4" w:rsidRDefault="009675E4" w:rsidP="007E0D34">
      <w:pPr>
        <w:shd w:val="clear" w:color="auto" w:fill="FFFFFF" w:themeFill="background1"/>
        <w:spacing w:before="100" w:beforeAutospacing="1" w:line="240" w:lineRule="auto"/>
        <w:ind w:firstLine="720"/>
        <w:rPr>
          <w:sz w:val="24"/>
          <w:szCs w:val="24"/>
        </w:rPr>
      </w:pPr>
    </w:p>
    <w:p w14:paraId="25BE1A92" w14:textId="77777777" w:rsidR="009675E4" w:rsidRDefault="009675E4" w:rsidP="007E0D34">
      <w:pPr>
        <w:shd w:val="clear" w:color="auto" w:fill="FFFFFF" w:themeFill="background1"/>
        <w:spacing w:before="100" w:beforeAutospacing="1" w:line="240" w:lineRule="auto"/>
        <w:ind w:firstLine="720"/>
        <w:rPr>
          <w:sz w:val="24"/>
          <w:szCs w:val="24"/>
        </w:rPr>
      </w:pPr>
    </w:p>
    <w:p w14:paraId="090E1834" w14:textId="77777777" w:rsidR="00287000" w:rsidRDefault="00287000" w:rsidP="007E0D34">
      <w:pPr>
        <w:shd w:val="clear" w:color="auto" w:fill="FFFFFF" w:themeFill="background1"/>
        <w:spacing w:before="100" w:beforeAutospacing="1" w:line="240" w:lineRule="auto"/>
        <w:ind w:firstLine="720"/>
        <w:rPr>
          <w:sz w:val="24"/>
          <w:szCs w:val="24"/>
        </w:rPr>
      </w:pPr>
    </w:p>
    <w:p w14:paraId="7CC3291A" w14:textId="77777777" w:rsidR="007E0D34" w:rsidRPr="001303C7" w:rsidRDefault="007E0D34" w:rsidP="006730B4">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60CBCB5" w14:textId="77777777" w:rsidR="007E0D34" w:rsidRDefault="007E0D34" w:rsidP="00EF73C9">
      <w:pPr>
        <w:pStyle w:val="ListParagraph"/>
        <w:numPr>
          <w:ilvl w:val="0"/>
          <w:numId w:val="3"/>
        </w:numPr>
        <w:jc w:val="both"/>
        <w:rPr>
          <w:sz w:val="24"/>
          <w:szCs w:val="24"/>
        </w:rPr>
      </w:pPr>
      <w:r w:rsidRPr="5897EC05">
        <w:rPr>
          <w:sz w:val="24"/>
          <w:szCs w:val="24"/>
        </w:rPr>
        <w:t>In C</w:t>
      </w:r>
      <w:r>
        <w:rPr>
          <w:sz w:val="24"/>
          <w:szCs w:val="24"/>
        </w:rPr>
        <w:t>.S. Lewis’ quote, what are the three</w:t>
      </w:r>
      <w:r w:rsidRPr="5897EC05">
        <w:rPr>
          <w:sz w:val="24"/>
          <w:szCs w:val="24"/>
        </w:rPr>
        <w:t xml:space="preserve"> conclusions he came to about Jesus?</w:t>
      </w:r>
      <w:r w:rsidR="00FD5BAD">
        <w:rPr>
          <w:sz w:val="24"/>
          <w:szCs w:val="24"/>
        </w:rPr>
        <w:t xml:space="preserve"> _________</w:t>
      </w:r>
      <w:r w:rsidRPr="5897EC05">
        <w:rPr>
          <w:sz w:val="24"/>
          <w:szCs w:val="24"/>
        </w:rPr>
        <w:t xml:space="preserve"> </w:t>
      </w:r>
      <w:r>
        <w:rPr>
          <w:sz w:val="24"/>
          <w:szCs w:val="24"/>
        </w:rPr>
        <w:t>________________________________________________________________________</w:t>
      </w:r>
    </w:p>
    <w:p w14:paraId="11B06C1C" w14:textId="77777777" w:rsidR="007E0D34" w:rsidRPr="00983719" w:rsidRDefault="007E0D34" w:rsidP="00EF73C9">
      <w:pPr>
        <w:pStyle w:val="ListParagraph"/>
        <w:numPr>
          <w:ilvl w:val="0"/>
          <w:numId w:val="3"/>
        </w:numPr>
        <w:jc w:val="both"/>
        <w:rPr>
          <w:sz w:val="24"/>
          <w:szCs w:val="24"/>
        </w:rPr>
      </w:pPr>
      <w:r w:rsidRPr="00983719">
        <w:rPr>
          <w:sz w:val="24"/>
          <w:szCs w:val="24"/>
        </w:rPr>
        <w:t>Read the following passages: John: 9:35-38 20:27-28; Matthew 4:11, 28:16-18; Luke 2:9-14; Deut</w:t>
      </w:r>
      <w:r w:rsidR="00B67FAB">
        <w:rPr>
          <w:sz w:val="24"/>
          <w:szCs w:val="24"/>
        </w:rPr>
        <w:t>. 6:13, 10:20; Ex. 34:14; Psalm</w:t>
      </w:r>
      <w:r w:rsidRPr="00983719">
        <w:rPr>
          <w:sz w:val="24"/>
          <w:szCs w:val="24"/>
        </w:rPr>
        <w:t xml:space="preserve"> 2:6-12 Did Jesus receive worship?</w:t>
      </w:r>
      <w:r w:rsidR="00FD5BAD">
        <w:rPr>
          <w:sz w:val="24"/>
          <w:szCs w:val="24"/>
        </w:rPr>
        <w:t xml:space="preserve"> ___________</w:t>
      </w:r>
      <w:r w:rsidRPr="00983719">
        <w:rPr>
          <w:sz w:val="24"/>
          <w:szCs w:val="24"/>
        </w:rPr>
        <w:t xml:space="preserve"> _______________________________________________________________________</w:t>
      </w:r>
      <w:r w:rsidR="00136642">
        <w:rPr>
          <w:sz w:val="24"/>
          <w:szCs w:val="24"/>
        </w:rPr>
        <w:t>_</w:t>
      </w:r>
    </w:p>
    <w:p w14:paraId="3830276B" w14:textId="77777777" w:rsidR="007E0D34" w:rsidRDefault="007E0D34" w:rsidP="00EF73C9">
      <w:pPr>
        <w:pStyle w:val="ListParagraph"/>
        <w:numPr>
          <w:ilvl w:val="0"/>
          <w:numId w:val="3"/>
        </w:numPr>
        <w:jc w:val="both"/>
        <w:rPr>
          <w:sz w:val="24"/>
          <w:szCs w:val="24"/>
        </w:rPr>
      </w:pPr>
      <w:r w:rsidRPr="5897EC05">
        <w:rPr>
          <w:sz w:val="24"/>
          <w:szCs w:val="24"/>
        </w:rPr>
        <w:t>If so, who was He declaring Himself to be?</w:t>
      </w:r>
      <w:r>
        <w:rPr>
          <w:sz w:val="24"/>
          <w:szCs w:val="24"/>
        </w:rPr>
        <w:t xml:space="preserve"> Read</w:t>
      </w:r>
      <w:r w:rsidRPr="5897EC05">
        <w:rPr>
          <w:sz w:val="24"/>
          <w:szCs w:val="24"/>
        </w:rPr>
        <w:t xml:space="preserve"> Hebrew</w:t>
      </w:r>
      <w:r>
        <w:rPr>
          <w:sz w:val="24"/>
          <w:szCs w:val="24"/>
        </w:rPr>
        <w:t>s</w:t>
      </w:r>
      <w:r w:rsidRPr="5897EC05">
        <w:rPr>
          <w:sz w:val="24"/>
          <w:szCs w:val="24"/>
        </w:rPr>
        <w:t xml:space="preserve"> 1:6; Luke 2:9-14</w:t>
      </w:r>
      <w:r>
        <w:rPr>
          <w:sz w:val="24"/>
          <w:szCs w:val="24"/>
        </w:rPr>
        <w:t>. ___________</w:t>
      </w:r>
    </w:p>
    <w:p w14:paraId="2A650505" w14:textId="0D6CA7C2" w:rsidR="007E0D34" w:rsidRPr="00983719" w:rsidRDefault="007E0D34" w:rsidP="00EF73C9">
      <w:pPr>
        <w:pStyle w:val="ListParagraph"/>
        <w:numPr>
          <w:ilvl w:val="0"/>
          <w:numId w:val="3"/>
        </w:numPr>
        <w:jc w:val="both"/>
        <w:rPr>
          <w:sz w:val="24"/>
          <w:szCs w:val="24"/>
        </w:rPr>
      </w:pPr>
      <w:r w:rsidRPr="00983719">
        <w:rPr>
          <w:sz w:val="24"/>
          <w:szCs w:val="24"/>
        </w:rPr>
        <w:t>Read</w:t>
      </w:r>
      <w:r w:rsidR="00B67FAB">
        <w:rPr>
          <w:sz w:val="24"/>
          <w:szCs w:val="24"/>
        </w:rPr>
        <w:t xml:space="preserve"> the following passages:  Psalm</w:t>
      </w:r>
      <w:r w:rsidRPr="00983719">
        <w:rPr>
          <w:sz w:val="24"/>
          <w:szCs w:val="24"/>
        </w:rPr>
        <w:t xml:space="preserve"> 2:2-7, 83:18; John 1:14-18, 12:15; Heb.1:3; 2 </w:t>
      </w:r>
      <w:r w:rsidR="005A40F6" w:rsidRPr="00983719">
        <w:rPr>
          <w:sz w:val="24"/>
          <w:szCs w:val="24"/>
        </w:rPr>
        <w:t>Corin</w:t>
      </w:r>
      <w:r w:rsidR="005A40F6">
        <w:rPr>
          <w:sz w:val="24"/>
          <w:szCs w:val="24"/>
        </w:rPr>
        <w:t>t</w:t>
      </w:r>
      <w:r w:rsidR="005A40F6" w:rsidRPr="00983719">
        <w:rPr>
          <w:sz w:val="24"/>
          <w:szCs w:val="24"/>
        </w:rPr>
        <w:t>hians</w:t>
      </w:r>
      <w:r w:rsidRPr="00983719">
        <w:rPr>
          <w:sz w:val="24"/>
          <w:szCs w:val="24"/>
        </w:rPr>
        <w:t xml:space="preserve"> 4:3-6; Zechariah 9:9; Daniel 7:13-14; Hebrews 12:2; Revelation 19:16</w:t>
      </w:r>
      <w:r w:rsidR="00FD5BAD">
        <w:rPr>
          <w:sz w:val="24"/>
          <w:szCs w:val="24"/>
        </w:rPr>
        <w:t xml:space="preserve">. </w:t>
      </w:r>
      <w:r w:rsidRPr="00983719">
        <w:rPr>
          <w:sz w:val="24"/>
          <w:szCs w:val="24"/>
        </w:rPr>
        <w:t xml:space="preserve"> Since God will not give His Glory to another, why is Jesus full of Glory?</w:t>
      </w:r>
      <w:r w:rsidR="00FD5BAD">
        <w:rPr>
          <w:sz w:val="24"/>
          <w:szCs w:val="24"/>
        </w:rPr>
        <w:t xml:space="preserve"> _______________________</w:t>
      </w:r>
      <w:r w:rsidRPr="00983719">
        <w:rPr>
          <w:sz w:val="24"/>
          <w:szCs w:val="24"/>
        </w:rPr>
        <w:t xml:space="preserve"> _______________________________________________________________________</w:t>
      </w:r>
      <w:r w:rsidR="00136642">
        <w:rPr>
          <w:sz w:val="24"/>
          <w:szCs w:val="24"/>
        </w:rPr>
        <w:t>_</w:t>
      </w:r>
    </w:p>
    <w:p w14:paraId="007E5FCC" w14:textId="77777777" w:rsidR="007E0D34" w:rsidRPr="00A773CC" w:rsidRDefault="007E0D34" w:rsidP="00EF73C9">
      <w:pPr>
        <w:pStyle w:val="ListParagraph"/>
        <w:numPr>
          <w:ilvl w:val="0"/>
          <w:numId w:val="3"/>
        </w:numPr>
        <w:jc w:val="both"/>
        <w:rPr>
          <w:sz w:val="28"/>
          <w:szCs w:val="28"/>
        </w:rPr>
      </w:pPr>
      <w:r w:rsidRPr="5897EC05">
        <w:rPr>
          <w:sz w:val="24"/>
          <w:szCs w:val="24"/>
        </w:rPr>
        <w:t>Do those who believe in Jesus worship a different God than the one in the Old Testa</w:t>
      </w:r>
      <w:r w:rsidR="00FD5BAD">
        <w:rPr>
          <w:sz w:val="24"/>
          <w:szCs w:val="24"/>
        </w:rPr>
        <w:t>-</w:t>
      </w:r>
      <w:proofErr w:type="spellStart"/>
      <w:r w:rsidRPr="5897EC05">
        <w:rPr>
          <w:sz w:val="24"/>
          <w:szCs w:val="24"/>
        </w:rPr>
        <w:t>ment</w:t>
      </w:r>
      <w:proofErr w:type="spellEnd"/>
      <w:r w:rsidRPr="5897EC05">
        <w:rPr>
          <w:sz w:val="24"/>
          <w:szCs w:val="24"/>
        </w:rPr>
        <w:t xml:space="preserve">? </w:t>
      </w:r>
      <w:r>
        <w:rPr>
          <w:sz w:val="24"/>
          <w:szCs w:val="24"/>
        </w:rPr>
        <w:t>_____________________________________________________________</w:t>
      </w:r>
      <w:r w:rsidR="00FD5BAD">
        <w:rPr>
          <w:sz w:val="24"/>
          <w:szCs w:val="24"/>
        </w:rPr>
        <w:t>____</w:t>
      </w:r>
      <w:r w:rsidR="00136642">
        <w:rPr>
          <w:sz w:val="24"/>
          <w:szCs w:val="24"/>
        </w:rPr>
        <w:t>_</w:t>
      </w:r>
    </w:p>
    <w:p w14:paraId="0B2DB375" w14:textId="77777777" w:rsidR="007E0D34" w:rsidRDefault="007E0D34" w:rsidP="00EF73C9">
      <w:pPr>
        <w:pStyle w:val="ListParagraph"/>
        <w:numPr>
          <w:ilvl w:val="0"/>
          <w:numId w:val="3"/>
        </w:numPr>
        <w:jc w:val="both"/>
        <w:rPr>
          <w:sz w:val="24"/>
          <w:szCs w:val="24"/>
        </w:rPr>
      </w:pPr>
      <w:r w:rsidRPr="5897EC05">
        <w:rPr>
          <w:sz w:val="24"/>
          <w:szCs w:val="24"/>
        </w:rPr>
        <w:t>In light of everything we have discovered</w:t>
      </w:r>
      <w:r>
        <w:rPr>
          <w:sz w:val="24"/>
          <w:szCs w:val="24"/>
        </w:rPr>
        <w:t>,</w:t>
      </w:r>
      <w:r w:rsidRPr="5897EC05">
        <w:rPr>
          <w:sz w:val="24"/>
          <w:szCs w:val="24"/>
        </w:rPr>
        <w:t xml:space="preserve"> what in this world is not under the </w:t>
      </w:r>
      <w:r>
        <w:rPr>
          <w:sz w:val="24"/>
          <w:szCs w:val="24"/>
        </w:rPr>
        <w:t>sovereign control and rule of the Lord Jesus?</w:t>
      </w:r>
      <w:r w:rsidR="00FD5BAD">
        <w:rPr>
          <w:sz w:val="24"/>
          <w:szCs w:val="24"/>
        </w:rPr>
        <w:t xml:space="preserve"> ___________________________________________</w:t>
      </w:r>
      <w:r>
        <w:rPr>
          <w:sz w:val="24"/>
          <w:szCs w:val="24"/>
        </w:rPr>
        <w:t xml:space="preserve"> _______________________________________________________________________</w:t>
      </w:r>
      <w:r w:rsidR="00136642">
        <w:rPr>
          <w:sz w:val="24"/>
          <w:szCs w:val="24"/>
        </w:rPr>
        <w:t>_</w:t>
      </w:r>
    </w:p>
    <w:p w14:paraId="734A58A2" w14:textId="77777777" w:rsidR="007E0D34" w:rsidRPr="006B4F98" w:rsidRDefault="007E0D34" w:rsidP="00EF73C9">
      <w:pPr>
        <w:pStyle w:val="ListParagraph"/>
        <w:numPr>
          <w:ilvl w:val="0"/>
          <w:numId w:val="3"/>
        </w:numPr>
        <w:jc w:val="both"/>
        <w:rPr>
          <w:sz w:val="28"/>
          <w:szCs w:val="28"/>
        </w:rPr>
      </w:pPr>
      <w:r w:rsidRPr="5897EC05">
        <w:rPr>
          <w:sz w:val="24"/>
          <w:szCs w:val="24"/>
        </w:rPr>
        <w:t xml:space="preserve">Jesus our Lord is the Great I AM. What </w:t>
      </w:r>
      <w:r>
        <w:rPr>
          <w:sz w:val="24"/>
          <w:szCs w:val="24"/>
        </w:rPr>
        <w:t>are</w:t>
      </w:r>
      <w:r w:rsidRPr="5897EC05">
        <w:rPr>
          <w:sz w:val="24"/>
          <w:szCs w:val="24"/>
        </w:rPr>
        <w:t xml:space="preserve"> the greatest need</w:t>
      </w:r>
      <w:r>
        <w:rPr>
          <w:sz w:val="24"/>
          <w:szCs w:val="24"/>
        </w:rPr>
        <w:t>s in</w:t>
      </w:r>
      <w:r w:rsidRPr="5897EC05">
        <w:rPr>
          <w:sz w:val="24"/>
          <w:szCs w:val="24"/>
        </w:rPr>
        <w:t xml:space="preserve"> your life at this </w:t>
      </w:r>
      <w:r w:rsidR="008F0B21" w:rsidRPr="5897EC05">
        <w:rPr>
          <w:sz w:val="24"/>
          <w:szCs w:val="24"/>
        </w:rPr>
        <w:t>mo</w:t>
      </w:r>
      <w:r w:rsidR="008F0B21">
        <w:rPr>
          <w:sz w:val="24"/>
          <w:szCs w:val="24"/>
        </w:rPr>
        <w:t>m</w:t>
      </w:r>
      <w:r w:rsidR="008F0B21" w:rsidRPr="5897EC05">
        <w:rPr>
          <w:sz w:val="24"/>
          <w:szCs w:val="24"/>
        </w:rPr>
        <w:t>ent</w:t>
      </w:r>
      <w:r w:rsidRPr="5897EC05">
        <w:rPr>
          <w:sz w:val="24"/>
          <w:szCs w:val="24"/>
        </w:rPr>
        <w:t xml:space="preserve">? </w:t>
      </w:r>
      <w:r>
        <w:rPr>
          <w:sz w:val="24"/>
          <w:szCs w:val="24"/>
        </w:rPr>
        <w:t>Can you apply any of the many passages about Him to these situations?</w:t>
      </w:r>
      <w:r w:rsidR="00FD5BAD">
        <w:rPr>
          <w:sz w:val="24"/>
          <w:szCs w:val="24"/>
        </w:rPr>
        <w:t xml:space="preserve"> _______</w:t>
      </w:r>
      <w:r>
        <w:rPr>
          <w:sz w:val="24"/>
          <w:szCs w:val="24"/>
        </w:rPr>
        <w:t xml:space="preserve"> ______________________________________________________________________________________________________________________________________________</w:t>
      </w:r>
      <w:r w:rsidR="00136642">
        <w:rPr>
          <w:sz w:val="24"/>
          <w:szCs w:val="24"/>
        </w:rPr>
        <w:t>__</w:t>
      </w:r>
    </w:p>
    <w:p w14:paraId="06372EFC" w14:textId="77777777" w:rsidR="007E0D34" w:rsidRPr="00290085" w:rsidRDefault="007E0D34" w:rsidP="00EF73C9">
      <w:pPr>
        <w:pStyle w:val="ListParagraph"/>
        <w:numPr>
          <w:ilvl w:val="0"/>
          <w:numId w:val="3"/>
        </w:numPr>
        <w:jc w:val="both"/>
        <w:rPr>
          <w:sz w:val="28"/>
          <w:szCs w:val="28"/>
        </w:rPr>
      </w:pPr>
      <w:r w:rsidRPr="00290085">
        <w:rPr>
          <w:sz w:val="24"/>
          <w:szCs w:val="24"/>
        </w:rPr>
        <w:t>How does Jesus’ position in Heaven relate to our position? (Ephesians 2:5-6)</w:t>
      </w:r>
      <w:r w:rsidR="00FD5BAD">
        <w:rPr>
          <w:sz w:val="24"/>
          <w:szCs w:val="24"/>
        </w:rPr>
        <w:t xml:space="preserve"> _________</w:t>
      </w:r>
      <w:r w:rsidRPr="00290085">
        <w:rPr>
          <w:sz w:val="24"/>
          <w:szCs w:val="24"/>
        </w:rPr>
        <w:t xml:space="preserve"> _________________________________________</w:t>
      </w:r>
      <w:r>
        <w:rPr>
          <w:sz w:val="24"/>
          <w:szCs w:val="24"/>
        </w:rPr>
        <w:t>______________________________</w:t>
      </w:r>
      <w:r w:rsidR="00136642">
        <w:rPr>
          <w:sz w:val="24"/>
          <w:szCs w:val="24"/>
        </w:rPr>
        <w:t>_</w:t>
      </w:r>
    </w:p>
    <w:p w14:paraId="0E12399D" w14:textId="77777777" w:rsidR="007E0D34" w:rsidRPr="008F0B21" w:rsidRDefault="007E0D34" w:rsidP="00EF73C9">
      <w:pPr>
        <w:pStyle w:val="ListParagraph"/>
        <w:numPr>
          <w:ilvl w:val="0"/>
          <w:numId w:val="3"/>
        </w:numPr>
        <w:jc w:val="both"/>
        <w:rPr>
          <w:sz w:val="28"/>
          <w:szCs w:val="28"/>
        </w:rPr>
      </w:pPr>
      <w:r w:rsidRPr="00290085">
        <w:rPr>
          <w:sz w:val="24"/>
          <w:szCs w:val="24"/>
        </w:rPr>
        <w:t xml:space="preserve"> Now it’s </w:t>
      </w:r>
      <w:r w:rsidRPr="00290085">
        <w:rPr>
          <w:i/>
          <w:sz w:val="24"/>
          <w:szCs w:val="24"/>
        </w:rPr>
        <w:t xml:space="preserve">your </w:t>
      </w:r>
      <w:r w:rsidRPr="00290085">
        <w:rPr>
          <w:sz w:val="24"/>
          <w:szCs w:val="24"/>
        </w:rPr>
        <w:t xml:space="preserve">turn, who do you say Jesus is? But more importantly, </w:t>
      </w:r>
      <w:r>
        <w:rPr>
          <w:sz w:val="24"/>
          <w:szCs w:val="24"/>
        </w:rPr>
        <w:t>w</w:t>
      </w:r>
      <w:r w:rsidRPr="00290085">
        <w:rPr>
          <w:sz w:val="24"/>
          <w:szCs w:val="24"/>
        </w:rPr>
        <w:t>ho is He to you? ______________________________________________________________________________________________________________________________________________</w:t>
      </w:r>
      <w:r w:rsidR="00136642">
        <w:rPr>
          <w:sz w:val="24"/>
          <w:szCs w:val="24"/>
        </w:rPr>
        <w:t>__</w:t>
      </w:r>
    </w:p>
    <w:p w14:paraId="6C38FB1F" w14:textId="77777777" w:rsidR="00BF6219" w:rsidRDefault="00BF6219" w:rsidP="001673C0">
      <w:pPr>
        <w:pStyle w:val="Heading2"/>
      </w:pPr>
      <w:r w:rsidRPr="5897EC05">
        <w:t>Think On These Things</w:t>
      </w:r>
    </w:p>
    <w:p w14:paraId="6106D237" w14:textId="77777777" w:rsidR="00BF6219" w:rsidRPr="00BE597E" w:rsidRDefault="00BF6219" w:rsidP="00BE597E">
      <w:pPr>
        <w:ind w:firstLine="720"/>
        <w:jc w:val="both"/>
        <w:rPr>
          <w:sz w:val="24"/>
          <w:szCs w:val="24"/>
        </w:rPr>
      </w:pPr>
      <w:r w:rsidRPr="00BE597E">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E597E" w:rsidRPr="00BE597E">
        <w:rPr>
          <w:sz w:val="24"/>
          <w:szCs w:val="24"/>
        </w:rPr>
        <w:t xml:space="preserve"> __________________________________________________ ______________________________________________________________________________</w:t>
      </w:r>
    </w:p>
    <w:p w14:paraId="5DBB6EDB" w14:textId="77777777" w:rsidR="007E0D34" w:rsidRPr="00C5390E" w:rsidRDefault="007E0D34" w:rsidP="007E0D34">
      <w:pPr>
        <w:ind w:left="360"/>
        <w:contextualSpacing/>
        <w:jc w:val="center"/>
        <w:rPr>
          <w:b/>
          <w:i/>
          <w:sz w:val="24"/>
          <w:szCs w:val="24"/>
        </w:rPr>
      </w:pPr>
      <w:r w:rsidRPr="5897EC05">
        <w:rPr>
          <w:b/>
          <w:bCs/>
          <w:i/>
          <w:iCs/>
          <w:sz w:val="24"/>
          <w:szCs w:val="24"/>
        </w:rPr>
        <w:t>Colossians 3:1-4</w:t>
      </w:r>
    </w:p>
    <w:p w14:paraId="7A98B074" w14:textId="77777777" w:rsidR="007E0D34" w:rsidRDefault="007E0D34" w:rsidP="007E0D34">
      <w:pPr>
        <w:ind w:left="360"/>
        <w:contextualSpacing/>
        <w:jc w:val="center"/>
        <w:rPr>
          <w:b/>
          <w:bCs/>
          <w:i/>
          <w:iCs/>
          <w:sz w:val="24"/>
          <w:szCs w:val="24"/>
        </w:rPr>
      </w:pPr>
      <w:r w:rsidRPr="5897EC05">
        <w:rPr>
          <w:b/>
          <w:bCs/>
          <w:i/>
          <w:iCs/>
          <w:sz w:val="24"/>
          <w:szCs w:val="24"/>
        </w:rPr>
        <w:t>Therefore, if you have been raised up with Christ, keep seeking the things above, where Christ is, seated at the right hand of God. Set your mind on the things above, not on the things that are on earth. For you have died and your life is hidden with Christ in God. When Christ, who is your life, is revealed, then you also will be revealed with Him in glory.</w:t>
      </w:r>
    </w:p>
    <w:p w14:paraId="4EB65DBB" w14:textId="77777777" w:rsidR="006D64F9" w:rsidRPr="00714909" w:rsidRDefault="008122C6" w:rsidP="00983719">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11</w:t>
      </w:r>
    </w:p>
    <w:p w14:paraId="4536B80F" w14:textId="77777777" w:rsidR="00983719" w:rsidRDefault="00983719" w:rsidP="00983719">
      <w:pPr>
        <w:pStyle w:val="ListParagraph"/>
        <w:ind w:left="0"/>
        <w:jc w:val="center"/>
        <w:rPr>
          <w:rFonts w:ascii="Edwardian Script ITC" w:hAnsi="Edwardian Script ITC"/>
          <w:b/>
          <w:bCs/>
          <w:sz w:val="72"/>
          <w:szCs w:val="72"/>
        </w:rPr>
      </w:pPr>
      <w:r w:rsidRPr="00034BC1">
        <w:rPr>
          <w:rFonts w:ascii="Edwardian Script ITC" w:hAnsi="Edwardian Script ITC"/>
          <w:b/>
          <w:bCs/>
          <w:sz w:val="72"/>
          <w:szCs w:val="72"/>
        </w:rPr>
        <w:t>God Within Her</w:t>
      </w:r>
    </w:p>
    <w:p w14:paraId="5F3FEB38" w14:textId="77777777" w:rsidR="00983719" w:rsidRPr="00BF6219" w:rsidRDefault="00983719" w:rsidP="00EF73C9">
      <w:pPr>
        <w:pStyle w:val="ListParagraph"/>
        <w:numPr>
          <w:ilvl w:val="0"/>
          <w:numId w:val="18"/>
        </w:numPr>
        <w:jc w:val="center"/>
        <w:rPr>
          <w:rFonts w:ascii="Edwardian Script ITC" w:hAnsi="Edwardian Script ITC"/>
          <w:b/>
          <w:sz w:val="72"/>
          <w:szCs w:val="72"/>
        </w:rPr>
      </w:pPr>
    </w:p>
    <w:p w14:paraId="322FA008" w14:textId="77777777" w:rsidR="00983719" w:rsidRPr="00E6337A" w:rsidRDefault="00983719" w:rsidP="00983719">
      <w:pPr>
        <w:jc w:val="center"/>
        <w:rPr>
          <w:b/>
          <w:bCs/>
          <w:sz w:val="28"/>
          <w:szCs w:val="28"/>
        </w:rPr>
      </w:pPr>
      <w:r w:rsidRPr="00E6337A">
        <w:rPr>
          <w:b/>
          <w:bCs/>
          <w:sz w:val="28"/>
          <w:szCs w:val="28"/>
        </w:rPr>
        <w:t>Key Passages</w:t>
      </w:r>
    </w:p>
    <w:p w14:paraId="681B20D4" w14:textId="77777777" w:rsidR="00983719" w:rsidRPr="00FA16CD" w:rsidRDefault="00983719" w:rsidP="00FA16CD">
      <w:pPr>
        <w:pStyle w:val="ListParagraph"/>
        <w:spacing w:after="0"/>
        <w:ind w:left="0"/>
        <w:jc w:val="center"/>
        <w:rPr>
          <w:b/>
          <w:bCs/>
          <w:iCs/>
          <w:sz w:val="24"/>
          <w:szCs w:val="24"/>
        </w:rPr>
      </w:pPr>
      <w:r w:rsidRPr="00FA16CD">
        <w:rPr>
          <w:b/>
          <w:bCs/>
          <w:iCs/>
          <w:sz w:val="24"/>
          <w:szCs w:val="24"/>
        </w:rPr>
        <w:t>Ephesians 1:13 -14 (ESV)</w:t>
      </w:r>
    </w:p>
    <w:p w14:paraId="73C7619E" w14:textId="77777777"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In him you also, when you heard the word of truth, the gospel of your salvation,</w:t>
      </w:r>
    </w:p>
    <w:p w14:paraId="42F8ED39" w14:textId="77777777"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 xml:space="preserve"> and believed in him, were sealed with the promised Holy Spirit, who is the guarantee</w:t>
      </w:r>
    </w:p>
    <w:p w14:paraId="62B1833D" w14:textId="77777777" w:rsidR="00983719" w:rsidRPr="000E4B64" w:rsidRDefault="00983719" w:rsidP="00FA16CD">
      <w:pPr>
        <w:pStyle w:val="regular"/>
        <w:spacing w:before="0" w:beforeAutospacing="0"/>
        <w:jc w:val="center"/>
        <w:rPr>
          <w:rFonts w:asciiTheme="minorHAnsi" w:hAnsiTheme="minorHAnsi"/>
          <w:b/>
          <w:i/>
        </w:rPr>
      </w:pPr>
      <w:r w:rsidRPr="000E4B64">
        <w:rPr>
          <w:rFonts w:asciiTheme="minorHAnsi" w:hAnsiTheme="minorHAnsi"/>
          <w:b/>
          <w:i/>
        </w:rPr>
        <w:t xml:space="preserve"> of our inheritance until we acquire possession of it, to the praise of his glory.</w:t>
      </w:r>
    </w:p>
    <w:p w14:paraId="4F04ABB4" w14:textId="77777777" w:rsidR="00983719" w:rsidRDefault="00983719" w:rsidP="00983719">
      <w:pPr>
        <w:pStyle w:val="ListParagraph"/>
        <w:ind w:left="0"/>
        <w:jc w:val="center"/>
        <w:rPr>
          <w:b/>
          <w:bCs/>
          <w:sz w:val="28"/>
          <w:szCs w:val="28"/>
        </w:rPr>
      </w:pPr>
      <w:r w:rsidRPr="5897EC05">
        <w:rPr>
          <w:b/>
          <w:bCs/>
          <w:sz w:val="28"/>
          <w:szCs w:val="28"/>
        </w:rPr>
        <w:t>Introduction</w:t>
      </w:r>
    </w:p>
    <w:p w14:paraId="013BEB7E" w14:textId="77777777" w:rsidR="00C36C9D" w:rsidRDefault="00983719" w:rsidP="00983719">
      <w:pPr>
        <w:pStyle w:val="ListParagraph"/>
        <w:ind w:left="0" w:firstLine="720"/>
        <w:jc w:val="both"/>
        <w:rPr>
          <w:sz w:val="24"/>
          <w:szCs w:val="24"/>
        </w:rPr>
      </w:pPr>
      <w:r>
        <w:rPr>
          <w:sz w:val="24"/>
          <w:szCs w:val="24"/>
        </w:rPr>
        <w:t>Thus far, we have met God the Father - our Daddy. And then we beheld God the Son - our Redeemer. So now we will turn our attention to God the Holy Spirit (also called</w:t>
      </w:r>
      <w:r w:rsidRPr="00F82012">
        <w:rPr>
          <w:rFonts w:asciiTheme="minorHAnsi" w:eastAsia="Times New Roman" w:hAnsiTheme="minorHAnsi"/>
          <w:sz w:val="24"/>
          <w:szCs w:val="24"/>
        </w:rPr>
        <w:t xml:space="preserve"> “Jesus</w:t>
      </w:r>
      <w:r>
        <w:rPr>
          <w:rFonts w:asciiTheme="minorHAnsi" w:eastAsia="Times New Roman" w:hAnsiTheme="minorHAnsi"/>
          <w:sz w:val="24"/>
          <w:szCs w:val="24"/>
        </w:rPr>
        <w:t>’</w:t>
      </w:r>
      <w:r w:rsidRPr="00F82012">
        <w:rPr>
          <w:rFonts w:asciiTheme="minorHAnsi" w:eastAsia="Times New Roman" w:hAnsiTheme="minorHAnsi"/>
          <w:sz w:val="24"/>
          <w:szCs w:val="24"/>
        </w:rPr>
        <w:t xml:space="preserve"> other self.”</w:t>
      </w:r>
      <w:r>
        <w:rPr>
          <w:rFonts w:asciiTheme="minorHAnsi" w:eastAsia="Times New Roman" w:hAnsiTheme="minorHAnsi"/>
          <w:sz w:val="24"/>
          <w:szCs w:val="24"/>
        </w:rPr>
        <w:t>)</w:t>
      </w:r>
      <w:r w:rsidR="006968FD">
        <w:rPr>
          <w:rFonts w:asciiTheme="minorHAnsi" w:eastAsia="Times New Roman" w:hAnsiTheme="minorHAnsi"/>
          <w:sz w:val="24"/>
          <w:szCs w:val="24"/>
        </w:rPr>
        <w:t xml:space="preserve"> (Galatians 4:6)</w:t>
      </w:r>
      <w:r w:rsidRPr="00F82012">
        <w:rPr>
          <w:rFonts w:asciiTheme="minorHAnsi" w:eastAsia="Times New Roman" w:hAnsiTheme="minorHAnsi"/>
          <w:sz w:val="24"/>
          <w:szCs w:val="24"/>
        </w:rPr>
        <w:t xml:space="preserve"> </w:t>
      </w:r>
      <w:r>
        <w:rPr>
          <w:sz w:val="24"/>
          <w:szCs w:val="24"/>
        </w:rPr>
        <w:t xml:space="preserve">I chose the title of this lesson based upon the above passage in Psalms because it encompasses so many of the attributes of the Holy Spirit. Here are just a few. At the moment of new birth, the Holy Spirit floods our thirsty soul with the living water welling up to eternal life. (John 4:4-24) He </w:t>
      </w:r>
      <w:r w:rsidRPr="00280085">
        <w:rPr>
          <w:i/>
          <w:sz w:val="24"/>
          <w:szCs w:val="24"/>
        </w:rPr>
        <w:t>is</w:t>
      </w:r>
      <w:r>
        <w:rPr>
          <w:sz w:val="24"/>
          <w:szCs w:val="24"/>
        </w:rPr>
        <w:t xml:space="preserve"> the river of </w:t>
      </w:r>
      <w:r w:rsidR="00280085">
        <w:rPr>
          <w:sz w:val="24"/>
          <w:szCs w:val="24"/>
        </w:rPr>
        <w:t>L</w:t>
      </w:r>
      <w:r>
        <w:rPr>
          <w:sz w:val="24"/>
          <w:szCs w:val="24"/>
        </w:rPr>
        <w:t xml:space="preserve">iving </w:t>
      </w:r>
      <w:r w:rsidR="00280085">
        <w:rPr>
          <w:sz w:val="24"/>
          <w:szCs w:val="24"/>
        </w:rPr>
        <w:t>W</w:t>
      </w:r>
      <w:r>
        <w:rPr>
          <w:sz w:val="24"/>
          <w:szCs w:val="24"/>
        </w:rPr>
        <w:t>ater. We are baptized in Him and cleaned from within, thus making sinners saints.</w:t>
      </w:r>
      <w:r w:rsidRPr="003E5ABC">
        <w:rPr>
          <w:sz w:val="24"/>
          <w:szCs w:val="24"/>
        </w:rPr>
        <w:t xml:space="preserve"> </w:t>
      </w:r>
      <w:r>
        <w:rPr>
          <w:sz w:val="24"/>
          <w:szCs w:val="24"/>
        </w:rPr>
        <w:t>If you’ll remember, saint and holy are the same Greek word  (Mark 1:8; Matthew 3:1-11)</w:t>
      </w:r>
      <w:r w:rsidR="00C36C9D">
        <w:rPr>
          <w:sz w:val="24"/>
          <w:szCs w:val="24"/>
        </w:rPr>
        <w:t>.</w:t>
      </w:r>
    </w:p>
    <w:p w14:paraId="72C5DEBE" w14:textId="77777777" w:rsidR="00217269" w:rsidRDefault="00217269" w:rsidP="00983719">
      <w:pPr>
        <w:pStyle w:val="ListParagraph"/>
        <w:ind w:left="0" w:firstLine="720"/>
        <w:jc w:val="both"/>
        <w:rPr>
          <w:sz w:val="24"/>
          <w:szCs w:val="24"/>
        </w:rPr>
      </w:pPr>
    </w:p>
    <w:p w14:paraId="2BFF120B" w14:textId="77777777" w:rsidR="00280085" w:rsidRDefault="00983719" w:rsidP="00983719">
      <w:pPr>
        <w:pStyle w:val="ListParagraph"/>
        <w:ind w:left="0" w:firstLine="720"/>
        <w:jc w:val="both"/>
        <w:rPr>
          <w:sz w:val="24"/>
          <w:szCs w:val="24"/>
        </w:rPr>
      </w:pPr>
      <w:r>
        <w:rPr>
          <w:sz w:val="24"/>
          <w:szCs w:val="24"/>
        </w:rPr>
        <w:t xml:space="preserve"> </w:t>
      </w:r>
    </w:p>
    <w:p w14:paraId="7363E81D" w14:textId="77777777" w:rsidR="00C36C9D" w:rsidRPr="00FA16CD" w:rsidRDefault="00C36C9D" w:rsidP="00C36C9D">
      <w:pPr>
        <w:pStyle w:val="ListParagraph"/>
        <w:spacing w:after="0"/>
        <w:ind w:left="0"/>
        <w:jc w:val="center"/>
        <w:rPr>
          <w:rFonts w:asciiTheme="minorHAnsi" w:hAnsiTheme="minorHAnsi" w:cstheme="minorHAnsi"/>
          <w:b/>
          <w:sz w:val="24"/>
          <w:szCs w:val="24"/>
        </w:rPr>
      </w:pPr>
      <w:r w:rsidRPr="00FA16CD">
        <w:rPr>
          <w:rFonts w:asciiTheme="minorHAnsi" w:eastAsiaTheme="minorEastAsia" w:hAnsiTheme="minorHAnsi" w:cstheme="minorBidi"/>
          <w:b/>
          <w:bCs/>
          <w:iCs/>
          <w:sz w:val="24"/>
          <w:szCs w:val="24"/>
        </w:rPr>
        <w:t>Psalm 46:4-7 (NIV)</w:t>
      </w:r>
    </w:p>
    <w:p w14:paraId="5ACCA29C"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There is a river whose streams make glad the city of God, the holy place where the Highest dwells. God is within her</w:t>
      </w:r>
      <w:r>
        <w:rPr>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she will not fall; God will help her </w:t>
      </w:r>
      <w:r>
        <w:rPr>
          <w:rFonts w:asciiTheme="minorHAnsi" w:eastAsiaTheme="minorEastAsia" w:hAnsiTheme="minorHAnsi" w:cstheme="minorBidi"/>
          <w:b/>
          <w:bCs/>
          <w:i/>
          <w:iCs/>
        </w:rPr>
        <w:t xml:space="preserve">at break of day. </w:t>
      </w:r>
    </w:p>
    <w:p w14:paraId="77872119"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Pr>
          <w:rFonts w:asciiTheme="minorHAnsi" w:eastAsiaTheme="minorEastAsia" w:hAnsiTheme="minorHAnsi" w:cstheme="minorBidi"/>
          <w:b/>
          <w:bCs/>
          <w:i/>
          <w:iCs/>
        </w:rPr>
        <w:t xml:space="preserve">Nations are in </w:t>
      </w:r>
      <w:r w:rsidRPr="5897EC05">
        <w:rPr>
          <w:rFonts w:asciiTheme="minorHAnsi" w:eastAsiaTheme="minorEastAsia" w:hAnsiTheme="minorHAnsi" w:cstheme="minorBidi"/>
          <w:b/>
          <w:bCs/>
          <w:i/>
          <w:iCs/>
        </w:rPr>
        <w:t xml:space="preserve">uproar, kingdoms fall; he lifts his voice, the earth melts. </w:t>
      </w:r>
    </w:p>
    <w:p w14:paraId="160DA18A"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 </w:t>
      </w:r>
      <w:r w:rsidRPr="00FA16CD">
        <w:rPr>
          <w:rStyle w:val="name"/>
          <w:rFonts w:asciiTheme="minorHAnsi" w:eastAsiaTheme="minorEastAsia" w:hAnsiTheme="minorHAnsi" w:cstheme="minorBidi"/>
          <w:b/>
          <w:i/>
          <w:iCs/>
        </w:rPr>
        <w:t>Lord</w:t>
      </w:r>
      <w:r w:rsidRPr="5897EC05">
        <w:rPr>
          <w:rFonts w:asciiTheme="minorHAnsi" w:eastAsiaTheme="minorEastAsia" w:hAnsiTheme="minorHAnsi" w:cstheme="minorBidi"/>
          <w:b/>
          <w:bCs/>
          <w:i/>
          <w:iCs/>
        </w:rPr>
        <w:t xml:space="preserve"> Almighty is with us; the God of Jacob is our fortress.</w:t>
      </w:r>
    </w:p>
    <w:p w14:paraId="23FADC83" w14:textId="77777777" w:rsidR="00280085" w:rsidRDefault="00280085" w:rsidP="00983719">
      <w:pPr>
        <w:pStyle w:val="ListParagraph"/>
        <w:ind w:left="0" w:firstLine="720"/>
        <w:jc w:val="both"/>
        <w:rPr>
          <w:sz w:val="24"/>
          <w:szCs w:val="24"/>
        </w:rPr>
      </w:pPr>
    </w:p>
    <w:p w14:paraId="69EA5BF6" w14:textId="77777777" w:rsidR="00983719" w:rsidRDefault="00983719" w:rsidP="00983719">
      <w:pPr>
        <w:pStyle w:val="ListParagraph"/>
        <w:ind w:left="0" w:firstLine="720"/>
        <w:jc w:val="both"/>
        <w:rPr>
          <w:sz w:val="24"/>
          <w:szCs w:val="24"/>
        </w:rPr>
      </w:pPr>
      <w:r>
        <w:rPr>
          <w:sz w:val="24"/>
          <w:szCs w:val="24"/>
        </w:rPr>
        <w:t xml:space="preserve">Love and Joy, the first two fruits of the Spirit, not only makes glad the City of God, but you and I who are filled with Him here on earth. He is Christ within </w:t>
      </w:r>
      <w:r w:rsidR="00280085">
        <w:rPr>
          <w:sz w:val="24"/>
          <w:szCs w:val="24"/>
        </w:rPr>
        <w:t>us</w:t>
      </w:r>
      <w:r>
        <w:rPr>
          <w:sz w:val="24"/>
          <w:szCs w:val="24"/>
        </w:rPr>
        <w:t xml:space="preserve">, the hope of Glory. He’s </w:t>
      </w:r>
      <w:r w:rsidR="00280085">
        <w:rPr>
          <w:sz w:val="24"/>
          <w:szCs w:val="24"/>
        </w:rPr>
        <w:t>our</w:t>
      </w:r>
      <w:r>
        <w:rPr>
          <w:sz w:val="24"/>
          <w:szCs w:val="24"/>
        </w:rPr>
        <w:t xml:space="preserve"> Teacher, </w:t>
      </w:r>
      <w:r w:rsidR="00280085">
        <w:rPr>
          <w:sz w:val="24"/>
          <w:szCs w:val="24"/>
        </w:rPr>
        <w:t>C</w:t>
      </w:r>
      <w:r>
        <w:rPr>
          <w:sz w:val="24"/>
          <w:szCs w:val="24"/>
        </w:rPr>
        <w:t xml:space="preserve">omforter and Helper. He speaks to </w:t>
      </w:r>
      <w:r w:rsidR="00280085">
        <w:rPr>
          <w:sz w:val="24"/>
          <w:szCs w:val="24"/>
        </w:rPr>
        <w:t>us</w:t>
      </w:r>
      <w:r>
        <w:rPr>
          <w:sz w:val="24"/>
          <w:szCs w:val="24"/>
        </w:rPr>
        <w:t xml:space="preserve"> from His Holy Book to bring life to the written Word of God. He is the One who places a sword (specific verses from scripture) into </w:t>
      </w:r>
      <w:r w:rsidR="00280085">
        <w:rPr>
          <w:sz w:val="24"/>
          <w:szCs w:val="24"/>
        </w:rPr>
        <w:t>our</w:t>
      </w:r>
      <w:r>
        <w:rPr>
          <w:sz w:val="24"/>
          <w:szCs w:val="24"/>
        </w:rPr>
        <w:t xml:space="preserve"> mind so that </w:t>
      </w:r>
      <w:r w:rsidR="00280085">
        <w:rPr>
          <w:sz w:val="24"/>
          <w:szCs w:val="24"/>
        </w:rPr>
        <w:t>we</w:t>
      </w:r>
      <w:r>
        <w:rPr>
          <w:sz w:val="24"/>
          <w:szCs w:val="24"/>
        </w:rPr>
        <w:t xml:space="preserve"> can withstand the enemy’s attacks. He is </w:t>
      </w:r>
      <w:r w:rsidR="00280085">
        <w:rPr>
          <w:sz w:val="24"/>
          <w:szCs w:val="24"/>
        </w:rPr>
        <w:t>our</w:t>
      </w:r>
      <w:r>
        <w:rPr>
          <w:sz w:val="24"/>
          <w:szCs w:val="24"/>
        </w:rPr>
        <w:t xml:space="preserve"> Fortress and Protection. At the break of every new day, He helps </w:t>
      </w:r>
      <w:r w:rsidR="00280085">
        <w:rPr>
          <w:sz w:val="24"/>
          <w:szCs w:val="24"/>
        </w:rPr>
        <w:t>us</w:t>
      </w:r>
      <w:r>
        <w:rPr>
          <w:sz w:val="24"/>
          <w:szCs w:val="24"/>
        </w:rPr>
        <w:t xml:space="preserve"> by imparting new mercies, graces, and strength. And by the way, God the Holy Spirit is our advocate and intercessor. He prays for us (Romans 8:9-27)</w:t>
      </w:r>
      <w:r w:rsidR="00C36C9D">
        <w:rPr>
          <w:sz w:val="24"/>
          <w:szCs w:val="24"/>
        </w:rPr>
        <w:t>.</w:t>
      </w:r>
    </w:p>
    <w:p w14:paraId="5ED6EC6B" w14:textId="77777777" w:rsidR="00983719" w:rsidRDefault="00983719" w:rsidP="00983719">
      <w:pPr>
        <w:ind w:firstLine="720"/>
        <w:jc w:val="both"/>
        <w:rPr>
          <w:sz w:val="24"/>
          <w:szCs w:val="24"/>
        </w:rPr>
      </w:pPr>
      <w:r>
        <w:rPr>
          <w:rFonts w:asciiTheme="minorHAnsi" w:eastAsia="Times New Roman" w:hAnsiTheme="minorHAnsi"/>
          <w:sz w:val="24"/>
          <w:szCs w:val="24"/>
        </w:rPr>
        <w:t xml:space="preserve">And if you think all this is wonderful, then just you wait, we’ve only begun discovering the many </w:t>
      </w:r>
      <w:r>
        <w:rPr>
          <w:sz w:val="24"/>
          <w:szCs w:val="24"/>
        </w:rPr>
        <w:t xml:space="preserve">facets of the Holy Spirit. We have a lot of ground to cover, and although this may be an exhausting study, it will in no way be an exhaustive study. By the end of this lesson, our aim is to become better acquainted with the One who is so intimately familiar with us. And as we do, we will have ample opportunity to make some real life practical applications and begin to recognize His work in and through our lives. </w:t>
      </w:r>
    </w:p>
    <w:p w14:paraId="7638AEF7" w14:textId="77777777" w:rsidR="00983719" w:rsidRPr="005B25BC" w:rsidRDefault="00983719" w:rsidP="00983719">
      <w:pPr>
        <w:pStyle w:val="ListParagraph"/>
        <w:ind w:left="0"/>
        <w:jc w:val="center"/>
        <w:rPr>
          <w:b/>
          <w:bCs/>
          <w:iCs/>
          <w:sz w:val="24"/>
          <w:szCs w:val="24"/>
        </w:rPr>
      </w:pPr>
      <w:r w:rsidRPr="005B25BC">
        <w:rPr>
          <w:b/>
          <w:bCs/>
          <w:iCs/>
          <w:sz w:val="24"/>
          <w:szCs w:val="24"/>
        </w:rPr>
        <w:t>1 John 4:13-16 (NIV)</w:t>
      </w:r>
    </w:p>
    <w:p w14:paraId="779D41B9"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This is how we know that we live in him and he in us: He has given us of his Spirit. </w:t>
      </w:r>
    </w:p>
    <w:p w14:paraId="66EF4A1E"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we have seen and testify that the Father has sent his Son to be the Savior of the world. </w:t>
      </w:r>
    </w:p>
    <w:p w14:paraId="04FB611B"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If anyone acknowledges that Jesus is the Son of God, God lives in them and they in God. </w:t>
      </w:r>
    </w:p>
    <w:p w14:paraId="3AC8F41E"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so we know and rely on the love God has for us. God is love. </w:t>
      </w:r>
    </w:p>
    <w:p w14:paraId="4A49FC4A" w14:textId="77777777" w:rsidR="00983719" w:rsidRDefault="00983719" w:rsidP="005B25BC">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Whoever lives in love</w:t>
      </w:r>
      <w:r w:rsidR="00237822">
        <w:rPr>
          <w:rFonts w:asciiTheme="minorHAnsi" w:eastAsiaTheme="minorEastAsia" w:hAnsiTheme="minorHAnsi" w:cstheme="minorBidi"/>
          <w:b/>
          <w:bCs/>
          <w:i/>
          <w:iCs/>
          <w:sz w:val="24"/>
          <w:szCs w:val="24"/>
        </w:rPr>
        <w:t xml:space="preserve"> </w:t>
      </w:r>
      <w:r w:rsidRPr="00AD750D">
        <w:rPr>
          <w:rFonts w:asciiTheme="minorHAnsi" w:eastAsiaTheme="minorEastAsia" w:hAnsiTheme="minorHAnsi" w:cstheme="minorBidi"/>
          <w:b/>
          <w:bCs/>
          <w:i/>
          <w:iCs/>
          <w:sz w:val="24"/>
          <w:szCs w:val="24"/>
        </w:rPr>
        <w:t xml:space="preserve">lives in God, and God in them. </w:t>
      </w:r>
    </w:p>
    <w:p w14:paraId="1360711C" w14:textId="77777777" w:rsidR="00983719" w:rsidRDefault="00983719" w:rsidP="00983719">
      <w:pPr>
        <w:pStyle w:val="ListParagraph"/>
        <w:ind w:left="0"/>
        <w:jc w:val="center"/>
        <w:rPr>
          <w:rFonts w:asciiTheme="minorHAnsi" w:eastAsiaTheme="minorEastAsia" w:hAnsiTheme="minorHAnsi" w:cstheme="minorBidi"/>
          <w:b/>
          <w:bCs/>
          <w:i/>
          <w:iCs/>
          <w:sz w:val="24"/>
          <w:szCs w:val="24"/>
        </w:rPr>
      </w:pPr>
    </w:p>
    <w:p w14:paraId="75E00AEC" w14:textId="77777777" w:rsidR="00C76CB2" w:rsidRDefault="00983719" w:rsidP="00C76CB2">
      <w:pPr>
        <w:pStyle w:val="ListParagraph"/>
        <w:spacing w:after="0"/>
        <w:ind w:left="0"/>
        <w:jc w:val="center"/>
        <w:rPr>
          <w:rFonts w:asciiTheme="minorHAnsi" w:eastAsiaTheme="minorEastAsia" w:hAnsiTheme="minorHAnsi" w:cstheme="minorBidi"/>
          <w:b/>
          <w:bCs/>
          <w:iCs/>
          <w:sz w:val="28"/>
          <w:szCs w:val="28"/>
        </w:rPr>
      </w:pPr>
      <w:r w:rsidRPr="002E18D3">
        <w:rPr>
          <w:rFonts w:asciiTheme="minorHAnsi" w:eastAsiaTheme="minorEastAsia" w:hAnsiTheme="minorHAnsi" w:cstheme="minorBidi"/>
          <w:b/>
          <w:bCs/>
          <w:iCs/>
          <w:sz w:val="28"/>
          <w:szCs w:val="28"/>
        </w:rPr>
        <w:t xml:space="preserve">Where </w:t>
      </w:r>
      <w:r w:rsidR="009002E0">
        <w:rPr>
          <w:rFonts w:asciiTheme="minorHAnsi" w:eastAsiaTheme="minorEastAsia" w:hAnsiTheme="minorHAnsi" w:cstheme="minorBidi"/>
          <w:b/>
          <w:bCs/>
          <w:iCs/>
          <w:sz w:val="28"/>
          <w:szCs w:val="28"/>
        </w:rPr>
        <w:t>o</w:t>
      </w:r>
      <w:r w:rsidRPr="002E18D3">
        <w:rPr>
          <w:rFonts w:asciiTheme="minorHAnsi" w:eastAsiaTheme="minorEastAsia" w:hAnsiTheme="minorHAnsi" w:cstheme="minorBidi"/>
          <w:b/>
          <w:bCs/>
          <w:iCs/>
          <w:sz w:val="28"/>
          <w:szCs w:val="28"/>
        </w:rPr>
        <w:t>n Earth Does God Dwell?</w:t>
      </w:r>
    </w:p>
    <w:p w14:paraId="2F0FF214" w14:textId="77777777" w:rsidR="00044BB0" w:rsidRDefault="00044BB0" w:rsidP="00C76CB2">
      <w:pPr>
        <w:pStyle w:val="ListParagraph"/>
        <w:spacing w:after="0"/>
        <w:ind w:left="0"/>
        <w:jc w:val="center"/>
        <w:rPr>
          <w:rFonts w:asciiTheme="minorHAnsi" w:eastAsiaTheme="minorEastAsia" w:hAnsiTheme="minorHAnsi" w:cstheme="minorBidi"/>
          <w:b/>
          <w:bCs/>
          <w:iCs/>
          <w:sz w:val="28"/>
          <w:szCs w:val="28"/>
        </w:rPr>
      </w:pPr>
    </w:p>
    <w:p w14:paraId="11C6A3F0" w14:textId="77777777" w:rsidR="00044BB0" w:rsidRPr="00044BB0" w:rsidRDefault="00044BB0" w:rsidP="00044BB0">
      <w:pPr>
        <w:spacing w:after="0"/>
        <w:jc w:val="center"/>
        <w:rPr>
          <w:b/>
          <w:sz w:val="24"/>
          <w:szCs w:val="24"/>
        </w:rPr>
      </w:pPr>
      <w:r w:rsidRPr="00044BB0">
        <w:rPr>
          <w:b/>
          <w:sz w:val="24"/>
          <w:szCs w:val="24"/>
        </w:rPr>
        <w:t xml:space="preserve">Ephesians 2:22 </w:t>
      </w:r>
    </w:p>
    <w:p w14:paraId="0C8BEA49" w14:textId="77777777" w:rsidR="00044BB0" w:rsidRPr="00044BB0" w:rsidRDefault="00044BB0" w:rsidP="00044BB0">
      <w:pPr>
        <w:spacing w:after="0"/>
        <w:jc w:val="center"/>
        <w:rPr>
          <w:b/>
          <w:i/>
          <w:sz w:val="24"/>
          <w:szCs w:val="24"/>
          <w:lang w:val="en"/>
        </w:rPr>
      </w:pP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whom</w:t>
      </w:r>
      <w:r w:rsidRPr="00044BB0">
        <w:rPr>
          <w:rStyle w:val="netverse"/>
          <w:b/>
          <w:i/>
          <w:sz w:val="24"/>
          <w:szCs w:val="24"/>
          <w:lang w:val="en"/>
        </w:rPr>
        <w:t xml:space="preserve"> </w:t>
      </w:r>
      <w:r w:rsidRPr="00044BB0">
        <w:rPr>
          <w:rStyle w:val="s"/>
          <w:b/>
          <w:i/>
          <w:sz w:val="24"/>
          <w:szCs w:val="24"/>
          <w:lang w:val="en"/>
        </w:rPr>
        <w:t>you</w:t>
      </w:r>
      <w:r w:rsidRPr="00044BB0">
        <w:rPr>
          <w:rStyle w:val="netverse"/>
          <w:b/>
          <w:i/>
          <w:sz w:val="24"/>
          <w:szCs w:val="24"/>
          <w:lang w:val="en"/>
        </w:rPr>
        <w:t xml:space="preserve"> </w:t>
      </w:r>
      <w:r w:rsidRPr="00044BB0">
        <w:rPr>
          <w:rStyle w:val="s"/>
          <w:b/>
          <w:i/>
          <w:sz w:val="24"/>
          <w:szCs w:val="24"/>
          <w:lang w:val="en"/>
        </w:rPr>
        <w:t>also</w:t>
      </w:r>
      <w:r w:rsidRPr="00044BB0">
        <w:rPr>
          <w:rStyle w:val="netverse"/>
          <w:b/>
          <w:i/>
          <w:sz w:val="24"/>
          <w:szCs w:val="24"/>
          <w:lang w:val="en"/>
        </w:rPr>
        <w:t xml:space="preserve"> </w:t>
      </w:r>
      <w:r w:rsidRPr="00044BB0">
        <w:rPr>
          <w:rStyle w:val="s"/>
          <w:b/>
          <w:i/>
          <w:sz w:val="24"/>
          <w:szCs w:val="24"/>
          <w:lang w:val="en"/>
        </w:rPr>
        <w:t>are being built together</w:t>
      </w:r>
      <w:r w:rsidRPr="00044BB0">
        <w:rPr>
          <w:rStyle w:val="netverse"/>
          <w:b/>
          <w:i/>
          <w:sz w:val="24"/>
          <w:szCs w:val="24"/>
          <w:lang w:val="en"/>
        </w:rPr>
        <w:t xml:space="preserve"> </w:t>
      </w:r>
      <w:r w:rsidRPr="00044BB0">
        <w:rPr>
          <w:rStyle w:val="s"/>
          <w:b/>
          <w:i/>
          <w:sz w:val="24"/>
          <w:szCs w:val="24"/>
          <w:lang w:val="en"/>
        </w:rPr>
        <w:t>into</w:t>
      </w:r>
      <w:r w:rsidRPr="00044BB0">
        <w:rPr>
          <w:rStyle w:val="netverse"/>
          <w:b/>
          <w:i/>
          <w:sz w:val="24"/>
          <w:szCs w:val="24"/>
          <w:lang w:val="en"/>
        </w:rPr>
        <w:t xml:space="preserve"> </w:t>
      </w:r>
      <w:r w:rsidRPr="00044BB0">
        <w:rPr>
          <w:rStyle w:val="s"/>
          <w:b/>
          <w:i/>
          <w:sz w:val="24"/>
          <w:szCs w:val="24"/>
          <w:lang w:val="en"/>
        </w:rPr>
        <w:t>a dwelling place</w:t>
      </w:r>
      <w:r w:rsidRPr="00044BB0">
        <w:rPr>
          <w:rStyle w:val="netverse"/>
          <w:b/>
          <w:i/>
          <w:sz w:val="24"/>
          <w:szCs w:val="24"/>
          <w:lang w:val="en"/>
        </w:rPr>
        <w:t xml:space="preserve"> </w:t>
      </w:r>
      <w:r w:rsidRPr="00044BB0">
        <w:rPr>
          <w:rStyle w:val="s"/>
          <w:b/>
          <w:i/>
          <w:sz w:val="24"/>
          <w:szCs w:val="24"/>
          <w:lang w:val="en"/>
        </w:rPr>
        <w:t>of God</w:t>
      </w:r>
      <w:r w:rsidRPr="00044BB0">
        <w:rPr>
          <w:rStyle w:val="netverse"/>
          <w:b/>
          <w:i/>
          <w:sz w:val="24"/>
          <w:szCs w:val="24"/>
          <w:lang w:val="en"/>
        </w:rPr>
        <w:t xml:space="preserve"> </w:t>
      </w: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the Spirit</w:t>
      </w:r>
      <w:r w:rsidRPr="00044BB0">
        <w:rPr>
          <w:rStyle w:val="netverse"/>
          <w:b/>
          <w:i/>
          <w:sz w:val="24"/>
          <w:szCs w:val="24"/>
          <w:lang w:val="en"/>
        </w:rPr>
        <w:t>.</w:t>
      </w:r>
    </w:p>
    <w:p w14:paraId="6EA7998E" w14:textId="77777777" w:rsidR="00983719" w:rsidRPr="005B25BC" w:rsidRDefault="00983719" w:rsidP="00983719">
      <w:pPr>
        <w:pStyle w:val="ListParagraph"/>
        <w:ind w:left="0"/>
        <w:jc w:val="center"/>
        <w:rPr>
          <w:rFonts w:asciiTheme="minorHAnsi" w:eastAsiaTheme="minorEastAsia" w:hAnsiTheme="minorHAnsi" w:cstheme="minorBidi"/>
          <w:b/>
          <w:bCs/>
          <w:iCs/>
          <w:sz w:val="12"/>
          <w:szCs w:val="12"/>
        </w:rPr>
      </w:pPr>
    </w:p>
    <w:p w14:paraId="2EBACEC7" w14:textId="77777777" w:rsidR="00983719" w:rsidRDefault="00983719" w:rsidP="00983719">
      <w:pPr>
        <w:pStyle w:val="ListParagraph"/>
        <w:ind w:left="0" w:firstLine="720"/>
        <w:jc w:val="both"/>
        <w:rPr>
          <w:rFonts w:asciiTheme="minorHAnsi" w:eastAsia="Times New Roman" w:hAnsiTheme="minorHAnsi"/>
          <w:sz w:val="24"/>
          <w:szCs w:val="24"/>
        </w:rPr>
      </w:pPr>
      <w:r>
        <w:rPr>
          <w:rFonts w:asciiTheme="minorHAnsi" w:eastAsia="Times New Roman" w:hAnsiTheme="minorHAnsi"/>
          <w:sz w:val="24"/>
          <w:szCs w:val="24"/>
        </w:rPr>
        <w:t>As Jesus approached the end of His time on earth, He had a lot of theology left to impart to His disciples. For example, in John, chapter fourteen, He not only explained the Trinity, but also His eternal plan to continue to work in and through them by the power of the Holy Spirit. And yet, they obviously could not comprehend all that He was telling them until the promised Holy Spirit had been given on the day of Pentecost.</w:t>
      </w:r>
      <w:r w:rsidRPr="00DD6587">
        <w:rPr>
          <w:rFonts w:asciiTheme="minorHAnsi" w:eastAsia="Times New Roman" w:hAnsiTheme="minorHAnsi"/>
          <w:sz w:val="24"/>
          <w:szCs w:val="24"/>
        </w:rPr>
        <w:t xml:space="preserve"> (Acts 2:1-47</w:t>
      </w:r>
      <w:r>
        <w:rPr>
          <w:rFonts w:asciiTheme="minorHAnsi" w:eastAsia="Times New Roman" w:hAnsiTheme="minorHAnsi"/>
          <w:sz w:val="24"/>
          <w:szCs w:val="24"/>
        </w:rPr>
        <w:t>; John 7:37-39, 15:28, 16:6</w:t>
      </w:r>
      <w:r w:rsidRPr="00DD6587">
        <w:rPr>
          <w:rFonts w:asciiTheme="minorHAnsi" w:eastAsia="Times New Roman" w:hAnsiTheme="minorHAnsi"/>
          <w:sz w:val="24"/>
          <w:szCs w:val="24"/>
        </w:rPr>
        <w:t>)</w:t>
      </w:r>
    </w:p>
    <w:p w14:paraId="4F9B7B3D" w14:textId="77777777" w:rsidR="00983719" w:rsidRPr="005B25BC" w:rsidRDefault="00983719" w:rsidP="005B25BC">
      <w:pPr>
        <w:spacing w:after="0"/>
        <w:jc w:val="center"/>
        <w:rPr>
          <w:rFonts w:asciiTheme="minorHAnsi" w:hAnsiTheme="minorHAnsi"/>
          <w:b/>
          <w:sz w:val="24"/>
          <w:szCs w:val="24"/>
        </w:rPr>
      </w:pPr>
      <w:r w:rsidRPr="005B25BC">
        <w:rPr>
          <w:rFonts w:asciiTheme="minorHAnsi" w:hAnsiTheme="minorHAnsi"/>
          <w:b/>
          <w:sz w:val="24"/>
          <w:szCs w:val="24"/>
        </w:rPr>
        <w:t>John 14:8-24 (ESV)</w:t>
      </w:r>
    </w:p>
    <w:p w14:paraId="1AD3AFED" w14:textId="77777777" w:rsidR="005B25BC" w:rsidRDefault="00983719" w:rsidP="005B25BC">
      <w:pPr>
        <w:pStyle w:val="regular"/>
        <w:spacing w:before="0" w:beforeAutospacing="0" w:after="0" w:afterAutospacing="0"/>
        <w:jc w:val="center"/>
        <w:rPr>
          <w:rFonts w:asciiTheme="minorHAnsi" w:hAnsiTheme="minorHAnsi"/>
          <w:b/>
          <w:i/>
        </w:rPr>
      </w:pPr>
      <w:r w:rsidRPr="00356492">
        <w:rPr>
          <w:rFonts w:asciiTheme="minorHAnsi" w:hAnsiTheme="minorHAnsi"/>
          <w:b/>
          <w:i/>
        </w:rPr>
        <w:t xml:space="preserve">Philip said to him, “Lord, show us the Father, and it is enough for us.” Jesus said to him, </w:t>
      </w:r>
    </w:p>
    <w:p w14:paraId="4610C5A1" w14:textId="77777777"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“Have I been with you so long, and you still do not know me, Philip? Whoever has seen me has seen the Father. How can you say, ‘Show us the Father’?</w:t>
      </w:r>
      <w:r w:rsidRPr="00356492">
        <w:rPr>
          <w:rFonts w:asciiTheme="minorHAnsi" w:hAnsiTheme="minorHAnsi"/>
          <w:b/>
          <w:i/>
        </w:rPr>
        <w:t xml:space="preserve"> </w:t>
      </w:r>
      <w:r w:rsidRPr="00356492">
        <w:rPr>
          <w:rStyle w:val="woc"/>
          <w:rFonts w:asciiTheme="minorHAnsi" w:eastAsia="Calibri" w:hAnsiTheme="minorHAnsi"/>
          <w:b/>
          <w:i/>
        </w:rPr>
        <w:t>Do you not believe that I am</w:t>
      </w:r>
    </w:p>
    <w:p w14:paraId="0C7A839D" w14:textId="77777777"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in the Father and the Father is in me? The words that I say to you I do not speak on my own authority, but the Father who dwells in me does his works.</w:t>
      </w:r>
      <w:r w:rsidRPr="00356492">
        <w:rPr>
          <w:rFonts w:asciiTheme="minorHAnsi" w:hAnsiTheme="minorHAnsi"/>
          <w:b/>
          <w:i/>
        </w:rPr>
        <w:t xml:space="preserve"> </w:t>
      </w:r>
      <w:r w:rsidRPr="00356492">
        <w:rPr>
          <w:rStyle w:val="woc"/>
          <w:rFonts w:asciiTheme="minorHAnsi" w:eastAsia="Calibri" w:hAnsiTheme="minorHAnsi"/>
          <w:b/>
          <w:i/>
        </w:rPr>
        <w:t>Believe me that I am in the Father and the Father is in me, or else believe on account of the works themselves.</w:t>
      </w:r>
      <w:r w:rsidR="005B25BC">
        <w:rPr>
          <w:rFonts w:asciiTheme="minorHAnsi" w:hAnsiTheme="minorHAnsi"/>
          <w:b/>
          <w:i/>
        </w:rPr>
        <w:t xml:space="preserve">  </w:t>
      </w:r>
      <w:r w:rsidRPr="00356492">
        <w:rPr>
          <w:rStyle w:val="woc"/>
          <w:rFonts w:asciiTheme="minorHAnsi" w:eastAsia="Calibri" w:hAnsiTheme="minorHAnsi"/>
          <w:b/>
          <w:i/>
        </w:rPr>
        <w:t xml:space="preserve">“Truly, truly, </w:t>
      </w:r>
    </w:p>
    <w:p w14:paraId="5317D482"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I say to you, whoever believes in me will also do the works that I do; and greater works </w:t>
      </w:r>
    </w:p>
    <w:p w14:paraId="54405B16"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than these will he do, because I am going to the Father.</w:t>
      </w:r>
      <w:r w:rsidRPr="00356492">
        <w:rPr>
          <w:rFonts w:asciiTheme="minorHAnsi" w:hAnsiTheme="minorHAnsi"/>
          <w:b/>
          <w:i/>
        </w:rPr>
        <w:t xml:space="preserve"> </w:t>
      </w:r>
      <w:r w:rsidRPr="00356492">
        <w:rPr>
          <w:rStyle w:val="woc"/>
          <w:rFonts w:asciiTheme="minorHAnsi" w:eastAsia="Calibri" w:hAnsiTheme="minorHAnsi"/>
          <w:b/>
          <w:i/>
        </w:rPr>
        <w:t xml:space="preserve">Whatever you ask in my name, </w:t>
      </w:r>
    </w:p>
    <w:p w14:paraId="43F34F5B"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this I will do, that the Father may be glorified in the Son.</w:t>
      </w:r>
      <w:r w:rsidRPr="00356492">
        <w:rPr>
          <w:rFonts w:asciiTheme="minorHAnsi" w:hAnsiTheme="minorHAnsi"/>
          <w:b/>
          <w:i/>
        </w:rPr>
        <w:t xml:space="preserve"> </w:t>
      </w:r>
      <w:r w:rsidRPr="00356492">
        <w:rPr>
          <w:rStyle w:val="woc"/>
          <w:rFonts w:asciiTheme="minorHAnsi" w:eastAsia="Calibri" w:hAnsiTheme="minorHAnsi"/>
          <w:b/>
          <w:i/>
        </w:rPr>
        <w:t>If you ask me anything in my name,</w:t>
      </w:r>
    </w:p>
    <w:p w14:paraId="68383344"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 will do it.</w:t>
      </w:r>
      <w:r w:rsidR="00BE597E">
        <w:rPr>
          <w:rFonts w:asciiTheme="minorHAnsi" w:hAnsiTheme="minorHAnsi"/>
          <w:b/>
          <w:i/>
        </w:rPr>
        <w:t xml:space="preserve"> </w:t>
      </w:r>
      <w:r w:rsidRPr="00356492">
        <w:rPr>
          <w:rStyle w:val="woc"/>
          <w:rFonts w:asciiTheme="minorHAnsi" w:eastAsia="Calibri" w:hAnsiTheme="minorHAnsi"/>
          <w:b/>
          <w:i/>
        </w:rPr>
        <w:t>“If you love me, you will keep my commandments.</w:t>
      </w:r>
      <w:r w:rsidRPr="00356492">
        <w:rPr>
          <w:rFonts w:asciiTheme="minorHAnsi" w:hAnsiTheme="minorHAnsi"/>
          <w:b/>
          <w:i/>
        </w:rPr>
        <w:t xml:space="preserve"> </w:t>
      </w:r>
      <w:r w:rsidRPr="00356492">
        <w:rPr>
          <w:rStyle w:val="woc"/>
          <w:rFonts w:asciiTheme="minorHAnsi" w:eastAsia="Calibri" w:hAnsiTheme="minorHAnsi"/>
          <w:b/>
          <w:i/>
        </w:rPr>
        <w:t xml:space="preserve">And I will ask the Father, </w:t>
      </w:r>
    </w:p>
    <w:p w14:paraId="4F13B668"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and he will give you another Helper, to be with you forever,</w:t>
      </w:r>
      <w:r w:rsidRPr="00356492">
        <w:rPr>
          <w:rFonts w:asciiTheme="minorHAnsi" w:hAnsiTheme="minorHAnsi"/>
          <w:b/>
          <w:i/>
        </w:rPr>
        <w:t xml:space="preserve"> </w:t>
      </w:r>
      <w:r w:rsidRPr="00356492">
        <w:rPr>
          <w:rStyle w:val="woc"/>
          <w:rFonts w:asciiTheme="minorHAnsi" w:eastAsia="Calibri" w:hAnsiTheme="minorHAnsi"/>
          <w:b/>
          <w:i/>
        </w:rPr>
        <w:t>even the Spirit of truth, whom</w:t>
      </w:r>
    </w:p>
    <w:p w14:paraId="4249938A"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the world cannot receive, because it neither sees him nor knows him. You know him,</w:t>
      </w:r>
    </w:p>
    <w:p w14:paraId="1BADF438"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for he dwells with you and will be in you. “I will not leave you as orphans; I will come to you.</w:t>
      </w:r>
      <w:r w:rsidRPr="00356492">
        <w:rPr>
          <w:rFonts w:asciiTheme="minorHAnsi" w:hAnsiTheme="minorHAnsi"/>
          <w:b/>
          <w:i/>
        </w:rPr>
        <w:t xml:space="preserve"> </w:t>
      </w:r>
      <w:r w:rsidRPr="00356492">
        <w:rPr>
          <w:rStyle w:val="woc"/>
          <w:rFonts w:asciiTheme="minorHAnsi" w:eastAsia="Calibri" w:hAnsiTheme="minorHAnsi"/>
          <w:b/>
          <w:i/>
        </w:rPr>
        <w:t>Yet a little while and the world will see me no more, but you will see me.</w:t>
      </w:r>
      <w:r w:rsidR="00BE597E">
        <w:rPr>
          <w:rStyle w:val="woc"/>
          <w:rFonts w:asciiTheme="minorHAnsi" w:hAnsiTheme="minorHAnsi"/>
          <w:b/>
          <w:i/>
        </w:rPr>
        <w:t xml:space="preserve"> </w:t>
      </w:r>
      <w:r w:rsidRPr="00356492">
        <w:rPr>
          <w:rStyle w:val="woc"/>
          <w:rFonts w:asciiTheme="minorHAnsi" w:eastAsia="Calibri" w:hAnsiTheme="minorHAnsi"/>
          <w:b/>
          <w:i/>
        </w:rPr>
        <w:t xml:space="preserve"> Because I live, </w:t>
      </w:r>
    </w:p>
    <w:p w14:paraId="7B7ECF13"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you also will live.</w:t>
      </w:r>
      <w:r w:rsidRPr="00356492">
        <w:rPr>
          <w:rFonts w:asciiTheme="minorHAnsi" w:hAnsiTheme="minorHAnsi"/>
          <w:b/>
          <w:i/>
        </w:rPr>
        <w:t xml:space="preserve"> </w:t>
      </w:r>
      <w:r w:rsidRPr="00356492">
        <w:rPr>
          <w:rStyle w:val="woc"/>
          <w:rFonts w:asciiTheme="minorHAnsi" w:eastAsia="Calibri" w:hAnsiTheme="minorHAnsi"/>
          <w:b/>
          <w:i/>
        </w:rPr>
        <w:t>In that day you w</w:t>
      </w:r>
      <w:r w:rsidR="00BE597E">
        <w:rPr>
          <w:rStyle w:val="woc"/>
          <w:rFonts w:asciiTheme="minorHAnsi" w:eastAsia="Calibri" w:hAnsiTheme="minorHAnsi"/>
          <w:b/>
          <w:i/>
        </w:rPr>
        <w:t>ill know that I am in my Father,</w:t>
      </w:r>
      <w:r w:rsidRPr="00356492">
        <w:rPr>
          <w:rStyle w:val="woc"/>
          <w:rFonts w:asciiTheme="minorHAnsi" w:eastAsia="Calibri" w:hAnsiTheme="minorHAnsi"/>
          <w:b/>
          <w:i/>
        </w:rPr>
        <w:t xml:space="preserve"> and you in me,</w:t>
      </w:r>
    </w:p>
    <w:p w14:paraId="4ADAF7B9" w14:textId="77777777" w:rsidR="00BE597E" w:rsidRPr="00BE597E" w:rsidRDefault="00983719" w:rsidP="00BE597E">
      <w:pPr>
        <w:pStyle w:val="regular"/>
        <w:spacing w:before="0" w:beforeAutospacing="0" w:after="0" w:afterAutospacing="0"/>
        <w:jc w:val="center"/>
        <w:rPr>
          <w:rStyle w:val="woc"/>
          <w:rFonts w:asciiTheme="minorHAnsi" w:hAnsiTheme="minorHAnsi"/>
          <w:b/>
          <w:i/>
        </w:rPr>
      </w:pPr>
      <w:r w:rsidRPr="00356492">
        <w:rPr>
          <w:rStyle w:val="woc"/>
          <w:rFonts w:asciiTheme="minorHAnsi" w:eastAsia="Calibri" w:hAnsiTheme="minorHAnsi"/>
          <w:b/>
          <w:i/>
        </w:rPr>
        <w:t xml:space="preserve"> and I in you.</w:t>
      </w:r>
      <w:r w:rsidRPr="00356492">
        <w:rPr>
          <w:rFonts w:asciiTheme="minorHAnsi" w:hAnsiTheme="minorHAnsi"/>
          <w:b/>
          <w:i/>
        </w:rPr>
        <w:t xml:space="preserve"> </w:t>
      </w:r>
      <w:r w:rsidR="00CC6153">
        <w:rPr>
          <w:rStyle w:val="reftext"/>
          <w:rFonts w:asciiTheme="minorHAnsi" w:hAnsiTheme="minorHAnsi"/>
          <w:b/>
          <w:bCs/>
          <w:i/>
        </w:rPr>
        <w:t>W</w:t>
      </w:r>
      <w:r w:rsidRPr="00356492">
        <w:rPr>
          <w:rStyle w:val="woc"/>
          <w:rFonts w:asciiTheme="minorHAnsi" w:eastAsia="Calibri" w:hAnsiTheme="minorHAnsi"/>
          <w:b/>
          <w:i/>
        </w:rPr>
        <w:t xml:space="preserve">hoever has my commandments and keeps them, he it is who loves me. </w:t>
      </w:r>
    </w:p>
    <w:p w14:paraId="4D5E5CBB"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And he who loves me will be loved by my Father, and I will love him and manifest myself </w:t>
      </w:r>
    </w:p>
    <w:p w14:paraId="38185AAF"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to him.”</w:t>
      </w:r>
      <w:r w:rsidRPr="00356492">
        <w:rPr>
          <w:rFonts w:asciiTheme="minorHAnsi" w:hAnsiTheme="minorHAnsi"/>
          <w:b/>
          <w:i/>
        </w:rPr>
        <w:t xml:space="preserve"> Judas (not Iscariot) said to him, “Lord, how is it that you will manifest yourself to us, and not to the world?”</w:t>
      </w:r>
      <w:r w:rsidR="00BE597E">
        <w:rPr>
          <w:rFonts w:asciiTheme="minorHAnsi" w:eastAsia="Calibri" w:hAnsiTheme="minorHAnsi"/>
          <w:b/>
          <w:i/>
        </w:rPr>
        <w:t xml:space="preserve"> </w:t>
      </w:r>
      <w:r w:rsidRPr="00356492">
        <w:rPr>
          <w:rFonts w:asciiTheme="minorHAnsi" w:hAnsiTheme="minorHAnsi"/>
          <w:b/>
          <w:i/>
        </w:rPr>
        <w:t xml:space="preserve"> Jesus answered him, </w:t>
      </w:r>
      <w:r w:rsidRPr="00356492">
        <w:rPr>
          <w:rStyle w:val="woc"/>
          <w:rFonts w:asciiTheme="minorHAnsi" w:eastAsia="Calibri" w:hAnsiTheme="minorHAnsi"/>
          <w:b/>
          <w:i/>
        </w:rPr>
        <w:t xml:space="preserve">“If anyone loves me, he will keep my word, </w:t>
      </w:r>
    </w:p>
    <w:p w14:paraId="195BC2DE" w14:textId="77777777" w:rsidR="00BE597E" w:rsidRDefault="00983719" w:rsidP="00BE597E">
      <w:pPr>
        <w:pStyle w:val="regular"/>
        <w:spacing w:before="0" w:beforeAutospacing="0" w:after="0" w:afterAutospacing="0"/>
        <w:jc w:val="center"/>
        <w:rPr>
          <w:rFonts w:asciiTheme="minorHAnsi" w:hAnsiTheme="minorHAnsi"/>
          <w:b/>
          <w:i/>
        </w:rPr>
      </w:pPr>
      <w:r w:rsidRPr="00356492">
        <w:rPr>
          <w:rStyle w:val="woc"/>
          <w:rFonts w:asciiTheme="minorHAnsi" w:eastAsia="Calibri" w:hAnsiTheme="minorHAnsi"/>
          <w:b/>
          <w:i/>
        </w:rPr>
        <w:t>and my Father will love him, and we will come to him and make our home with him.</w:t>
      </w:r>
      <w:r w:rsidRPr="00356492">
        <w:rPr>
          <w:rFonts w:asciiTheme="minorHAnsi" w:hAnsiTheme="minorHAnsi"/>
          <w:b/>
          <w:i/>
        </w:rPr>
        <w:t xml:space="preserve"> </w:t>
      </w:r>
    </w:p>
    <w:p w14:paraId="704F8993"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Whoever does not love me does not keep my words. And the word that you hear</w:t>
      </w:r>
    </w:p>
    <w:p w14:paraId="365DBED2" w14:textId="77777777" w:rsidR="00983719"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is not mine but the </w:t>
      </w:r>
      <w:proofErr w:type="spellStart"/>
      <w:r w:rsidRPr="00356492">
        <w:rPr>
          <w:rStyle w:val="woc"/>
          <w:rFonts w:asciiTheme="minorHAnsi" w:eastAsia="Calibri" w:hAnsiTheme="minorHAnsi"/>
          <w:b/>
          <w:i/>
        </w:rPr>
        <w:t>Father’s</w:t>
      </w:r>
      <w:proofErr w:type="spellEnd"/>
      <w:r w:rsidRPr="00356492">
        <w:rPr>
          <w:rStyle w:val="woc"/>
          <w:rFonts w:asciiTheme="minorHAnsi" w:eastAsia="Calibri" w:hAnsiTheme="minorHAnsi"/>
          <w:b/>
          <w:i/>
        </w:rPr>
        <w:t xml:space="preserve"> who sent me. </w:t>
      </w:r>
    </w:p>
    <w:p w14:paraId="456E3FDA" w14:textId="77777777" w:rsidR="005B25BC" w:rsidRDefault="005B25BC" w:rsidP="005B25BC">
      <w:pPr>
        <w:pStyle w:val="regular"/>
        <w:spacing w:before="0" w:beforeAutospacing="0" w:after="0" w:afterAutospacing="0"/>
        <w:jc w:val="center"/>
        <w:rPr>
          <w:rStyle w:val="woc"/>
          <w:rFonts w:asciiTheme="minorHAnsi" w:eastAsia="Calibri" w:hAnsiTheme="minorHAnsi"/>
          <w:b/>
          <w:i/>
        </w:rPr>
      </w:pPr>
    </w:p>
    <w:p w14:paraId="31946590" w14:textId="77777777" w:rsidR="00983719" w:rsidRDefault="00983719" w:rsidP="00983719">
      <w:pPr>
        <w:ind w:firstLine="720"/>
        <w:jc w:val="both"/>
        <w:rPr>
          <w:sz w:val="24"/>
          <w:szCs w:val="24"/>
        </w:rPr>
      </w:pPr>
      <w:r>
        <w:rPr>
          <w:rFonts w:asciiTheme="minorHAnsi" w:eastAsia="Times New Roman" w:hAnsiTheme="minorHAnsi"/>
          <w:sz w:val="24"/>
          <w:szCs w:val="24"/>
        </w:rPr>
        <w:t xml:space="preserve">In his devotional book entitled </w:t>
      </w:r>
      <w:r w:rsidR="008B268B">
        <w:rPr>
          <w:rFonts w:asciiTheme="minorHAnsi" w:eastAsia="Times New Roman" w:hAnsiTheme="minorHAnsi"/>
          <w:sz w:val="24"/>
          <w:szCs w:val="24"/>
          <w:u w:val="single"/>
        </w:rPr>
        <w:t xml:space="preserve">In </w:t>
      </w:r>
      <w:r w:rsidRPr="00D36150">
        <w:rPr>
          <w:rFonts w:asciiTheme="minorHAnsi" w:eastAsia="Times New Roman" w:hAnsiTheme="minorHAnsi"/>
          <w:sz w:val="24"/>
          <w:szCs w:val="24"/>
          <w:u w:val="single"/>
        </w:rPr>
        <w:t>The Presence of God</w:t>
      </w:r>
      <w:r>
        <w:rPr>
          <w:rFonts w:asciiTheme="minorHAnsi" w:eastAsia="Times New Roman" w:hAnsiTheme="minorHAnsi"/>
          <w:sz w:val="24"/>
          <w:szCs w:val="24"/>
        </w:rPr>
        <w:t xml:space="preserve">, Izak De Villiers speaks of the day that the Holy Spirit </w:t>
      </w:r>
      <w:r>
        <w:rPr>
          <w:sz w:val="24"/>
          <w:szCs w:val="24"/>
        </w:rPr>
        <w:t xml:space="preserve">was given and says, “God through His Spirit, would be with all who believe in Him from then onwards. This Presence comforts us, guides us, delivers us from Evil, makes us aware of the Lord’s guidance. It casts a glow in and around us. It is as if electricity was turned on in eternity. It not only dries our tears but prepares us for battle every day. Use it!” </w:t>
      </w:r>
    </w:p>
    <w:p w14:paraId="25091736" w14:textId="77777777" w:rsidR="00983719" w:rsidRDefault="00983719" w:rsidP="00983719">
      <w:pPr>
        <w:ind w:firstLine="720"/>
        <w:jc w:val="both"/>
        <w:rPr>
          <w:sz w:val="24"/>
          <w:szCs w:val="24"/>
        </w:rPr>
      </w:pPr>
      <w:r>
        <w:rPr>
          <w:sz w:val="24"/>
          <w:szCs w:val="24"/>
        </w:rPr>
        <w:t xml:space="preserve">I’m wondering if you grew up in a church where the Holy Spirit was seldom mentioned. On the other hand, it is possible to hear many sermons about Him and yet not really know or understand His activities in your life.  I’m ashamed to admit it, but this was me. Consequently, for years I thought the Holy Spirit was a thing – not a person! </w:t>
      </w:r>
    </w:p>
    <w:p w14:paraId="68CC3A8C" w14:textId="77777777" w:rsidR="00633B59" w:rsidRDefault="00633B59" w:rsidP="00633B59">
      <w:pPr>
        <w:ind w:firstLine="720"/>
        <w:jc w:val="both"/>
        <w:rPr>
          <w:sz w:val="24"/>
          <w:szCs w:val="24"/>
        </w:rPr>
      </w:pPr>
      <w:r>
        <w:rPr>
          <w:sz w:val="24"/>
          <w:szCs w:val="24"/>
        </w:rPr>
        <w:t>There are those who out of Biblical ignorance or the fear of</w:t>
      </w:r>
      <w:r w:rsidRPr="5897EC05">
        <w:rPr>
          <w:sz w:val="24"/>
          <w:szCs w:val="24"/>
        </w:rPr>
        <w:t xml:space="preserve"> being labeled too extreme</w:t>
      </w:r>
      <w:r>
        <w:rPr>
          <w:sz w:val="24"/>
          <w:szCs w:val="24"/>
        </w:rPr>
        <w:t xml:space="preserve"> refuse to even broach the subject of the Holy Spirit. To their great loss, they miss the most intimate part of their</w:t>
      </w:r>
      <w:r w:rsidRPr="5897EC05">
        <w:rPr>
          <w:sz w:val="24"/>
          <w:szCs w:val="24"/>
        </w:rPr>
        <w:t xml:space="preserve"> relationship with the </w:t>
      </w:r>
      <w:r>
        <w:rPr>
          <w:sz w:val="24"/>
          <w:szCs w:val="24"/>
        </w:rPr>
        <w:t>Lord. You see, while He was in the flesh, Jesus was “</w:t>
      </w:r>
      <w:r w:rsidRPr="00991555">
        <w:rPr>
          <w:i/>
          <w:sz w:val="24"/>
          <w:szCs w:val="24"/>
        </w:rPr>
        <w:t>God with us</w:t>
      </w:r>
      <w:r>
        <w:rPr>
          <w:sz w:val="24"/>
          <w:szCs w:val="24"/>
        </w:rPr>
        <w:t>,” but now, for those who have believed in Him, the Holy Spirit is “</w:t>
      </w:r>
      <w:r w:rsidRPr="00C36C9D">
        <w:rPr>
          <w:sz w:val="24"/>
          <w:szCs w:val="24"/>
        </w:rPr>
        <w:t>God</w:t>
      </w:r>
      <w:r w:rsidRPr="00991555">
        <w:rPr>
          <w:i/>
          <w:sz w:val="24"/>
          <w:szCs w:val="24"/>
        </w:rPr>
        <w:t xml:space="preserve"> within </w:t>
      </w:r>
      <w:r w:rsidRPr="001A5BC1">
        <w:rPr>
          <w:sz w:val="24"/>
          <w:szCs w:val="24"/>
        </w:rPr>
        <w:t>us!”</w:t>
      </w:r>
      <w:r>
        <w:rPr>
          <w:sz w:val="24"/>
          <w:szCs w:val="24"/>
        </w:rPr>
        <w:t xml:space="preserve"> </w:t>
      </w:r>
      <w:r w:rsidRPr="00F82012">
        <w:rPr>
          <w:rFonts w:asciiTheme="minorHAnsi" w:eastAsia="Times New Roman" w:hAnsiTheme="minorHAnsi"/>
          <w:sz w:val="24"/>
          <w:szCs w:val="24"/>
        </w:rPr>
        <w:t>(John 1:11-14, 3:5-8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1 John 3:24, 4:5-8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5:1)</w:t>
      </w:r>
      <w:r>
        <w:rPr>
          <w:rFonts w:asciiTheme="minorHAnsi" w:eastAsia="Times New Roman" w:hAnsiTheme="minorHAnsi"/>
          <w:sz w:val="24"/>
          <w:szCs w:val="24"/>
        </w:rPr>
        <w:t xml:space="preserve"> </w:t>
      </w:r>
      <w:r>
        <w:rPr>
          <w:sz w:val="24"/>
          <w:szCs w:val="24"/>
        </w:rPr>
        <w:t xml:space="preserve">Do you want to get to know Him? There are no short cuts; you must become a good student of the Book He wrote -- the Bible. </w:t>
      </w:r>
    </w:p>
    <w:p w14:paraId="7DEEF515" w14:textId="77777777" w:rsidR="00983719" w:rsidRDefault="00983719" w:rsidP="00983719">
      <w:pPr>
        <w:pStyle w:val="ListParagraph"/>
        <w:ind w:left="0"/>
        <w:jc w:val="center"/>
        <w:rPr>
          <w:rFonts w:asciiTheme="minorHAnsi" w:eastAsiaTheme="minorEastAsia" w:hAnsiTheme="minorHAnsi" w:cstheme="minorBidi"/>
          <w:b/>
          <w:bCs/>
          <w:iCs/>
          <w:sz w:val="28"/>
          <w:szCs w:val="28"/>
        </w:rPr>
      </w:pPr>
      <w:r>
        <w:rPr>
          <w:rFonts w:asciiTheme="minorHAnsi" w:eastAsiaTheme="minorEastAsia" w:hAnsiTheme="minorHAnsi" w:cstheme="minorBidi"/>
          <w:b/>
          <w:bCs/>
          <w:iCs/>
          <w:sz w:val="28"/>
          <w:szCs w:val="28"/>
        </w:rPr>
        <w:t xml:space="preserve">Holy Ghost Writer </w:t>
      </w:r>
    </w:p>
    <w:p w14:paraId="533D19DE" w14:textId="77777777" w:rsidR="00983719" w:rsidRPr="005B25BC" w:rsidRDefault="00983719" w:rsidP="005B25BC">
      <w:pPr>
        <w:spacing w:after="0"/>
        <w:jc w:val="center"/>
        <w:rPr>
          <w:b/>
          <w:sz w:val="24"/>
          <w:szCs w:val="24"/>
        </w:rPr>
      </w:pPr>
      <w:r w:rsidRPr="005B25BC">
        <w:rPr>
          <w:b/>
          <w:sz w:val="24"/>
          <w:szCs w:val="24"/>
        </w:rPr>
        <w:t>Acts 19:1-2 (ESV)</w:t>
      </w:r>
    </w:p>
    <w:p w14:paraId="6A164192" w14:textId="77777777"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And it happened that while Apollos was at Corinth, Paul passed through the inland country and came to Ephesus. There he found some disciples. And he said to them, </w:t>
      </w:r>
    </w:p>
    <w:p w14:paraId="72DE7BC4" w14:textId="77777777"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“Did you receive the Holy Spirit when you believed?” And they said, </w:t>
      </w:r>
    </w:p>
    <w:p w14:paraId="5C3F0676" w14:textId="77777777" w:rsidR="00983719"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“No, we have not even heard that there is a Holy Spirit.”</w:t>
      </w:r>
    </w:p>
    <w:p w14:paraId="78E7CB3C" w14:textId="77777777" w:rsidR="005B25BC" w:rsidRDefault="005B25BC" w:rsidP="005B25BC">
      <w:pPr>
        <w:spacing w:after="0" w:line="240" w:lineRule="auto"/>
        <w:jc w:val="center"/>
        <w:rPr>
          <w:rFonts w:asciiTheme="minorHAnsi" w:eastAsia="Times New Roman" w:hAnsiTheme="minorHAnsi"/>
          <w:b/>
          <w:i/>
          <w:sz w:val="24"/>
          <w:szCs w:val="24"/>
          <w:lang w:val="en"/>
        </w:rPr>
      </w:pPr>
    </w:p>
    <w:p w14:paraId="6F6CABFD" w14:textId="77777777" w:rsidR="00983719" w:rsidRDefault="00983719" w:rsidP="00983719">
      <w:pPr>
        <w:pStyle w:val="ListParagraph"/>
        <w:ind w:left="0" w:firstLine="720"/>
        <w:jc w:val="both"/>
        <w:rPr>
          <w:sz w:val="24"/>
          <w:szCs w:val="24"/>
        </w:rPr>
      </w:pPr>
      <w:r>
        <w:rPr>
          <w:sz w:val="24"/>
          <w:szCs w:val="24"/>
        </w:rPr>
        <w:t xml:space="preserve">When Paul first arrived in Ephesus, he met twelve disciples there who never had the opportunity to even be introduced to the Holy Spirit. And so he began to teach them, but in reality, someone else what teaching </w:t>
      </w:r>
      <w:r w:rsidRPr="00F9751C">
        <w:rPr>
          <w:i/>
          <w:sz w:val="24"/>
          <w:szCs w:val="24"/>
        </w:rPr>
        <w:t>through</w:t>
      </w:r>
      <w:r>
        <w:rPr>
          <w:sz w:val="24"/>
          <w:szCs w:val="24"/>
        </w:rPr>
        <w:t xml:space="preserve"> Paul - God the Holy Spirit! </w:t>
      </w:r>
    </w:p>
    <w:p w14:paraId="370EF808" w14:textId="77777777" w:rsidR="00983719" w:rsidRPr="005B25BC" w:rsidRDefault="00983719" w:rsidP="005B25BC">
      <w:pPr>
        <w:spacing w:after="0"/>
        <w:jc w:val="center"/>
        <w:rPr>
          <w:rFonts w:cstheme="minorHAnsi"/>
          <w:b/>
          <w:sz w:val="24"/>
          <w:szCs w:val="24"/>
        </w:rPr>
      </w:pPr>
      <w:r w:rsidRPr="005B25BC">
        <w:rPr>
          <w:rFonts w:cstheme="minorHAnsi"/>
          <w:b/>
          <w:sz w:val="24"/>
          <w:szCs w:val="24"/>
        </w:rPr>
        <w:t>2 Peter 1:19-21 (NASB)</w:t>
      </w:r>
    </w:p>
    <w:p w14:paraId="544E0CC4" w14:textId="77777777" w:rsidR="005B25BC" w:rsidRDefault="00983719" w:rsidP="005B25BC">
      <w:pPr>
        <w:spacing w:after="0"/>
        <w:jc w:val="center"/>
        <w:rPr>
          <w:rFonts w:cstheme="minorHAnsi"/>
          <w:b/>
          <w:i/>
          <w:sz w:val="24"/>
          <w:szCs w:val="24"/>
        </w:rPr>
      </w:pPr>
      <w:r w:rsidRPr="003F2DDC">
        <w:rPr>
          <w:rFonts w:cstheme="minorHAnsi"/>
          <w:b/>
          <w:i/>
          <w:sz w:val="24"/>
          <w:szCs w:val="24"/>
        </w:rPr>
        <w:t>So we have the prophetic word made more sure, to which you do well to pay attention</w:t>
      </w:r>
    </w:p>
    <w:p w14:paraId="514CAE71"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as to a lamp shining in a dark place, until the day dawns and the Morning star arises</w:t>
      </w:r>
    </w:p>
    <w:p w14:paraId="05CD0CD5"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in your hearts. But know this first of all, that no prophecy of scripture is a matter</w:t>
      </w:r>
    </w:p>
    <w:p w14:paraId="2671EA72"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of one’s own interpretation, for no prophecy was ever made by an act of human will, </w:t>
      </w:r>
    </w:p>
    <w:p w14:paraId="7B3BF18D" w14:textId="77777777" w:rsidR="00983719" w:rsidRDefault="00983719" w:rsidP="00983719">
      <w:pPr>
        <w:jc w:val="center"/>
        <w:rPr>
          <w:rFonts w:cstheme="minorHAnsi"/>
          <w:b/>
          <w:i/>
          <w:sz w:val="24"/>
          <w:szCs w:val="24"/>
        </w:rPr>
      </w:pPr>
      <w:r w:rsidRPr="003F2DDC">
        <w:rPr>
          <w:rFonts w:cstheme="minorHAnsi"/>
          <w:b/>
          <w:i/>
          <w:sz w:val="24"/>
          <w:szCs w:val="24"/>
        </w:rPr>
        <w:t>but men moved by the Holy Spirit spoke from God.</w:t>
      </w:r>
    </w:p>
    <w:p w14:paraId="45AE9BC5" w14:textId="77777777" w:rsidR="00983719" w:rsidRDefault="00983719" w:rsidP="00983719">
      <w:pPr>
        <w:ind w:firstLine="720"/>
        <w:jc w:val="both"/>
        <w:rPr>
          <w:sz w:val="24"/>
          <w:szCs w:val="24"/>
        </w:rPr>
      </w:pPr>
      <w:r w:rsidRPr="005026D9">
        <w:rPr>
          <w:sz w:val="24"/>
          <w:szCs w:val="24"/>
        </w:rPr>
        <w:t xml:space="preserve"> </w:t>
      </w:r>
      <w:r>
        <w:rPr>
          <w:sz w:val="24"/>
          <w:szCs w:val="24"/>
        </w:rPr>
        <w:t>Doctor Luke, was one who penned two of these books. He called the Words the Holy Spirit had inspired him to write “Living Oracles.” (Acts 7:38; Luke 1:1-4; Hebrews 4:12)</w:t>
      </w:r>
    </w:p>
    <w:p w14:paraId="569A9D9F" w14:textId="77777777" w:rsidR="00983719" w:rsidRPr="00217269" w:rsidRDefault="00983719" w:rsidP="00217269">
      <w:pPr>
        <w:ind w:firstLine="720"/>
        <w:jc w:val="both"/>
        <w:rPr>
          <w:rFonts w:asciiTheme="minorHAnsi" w:hAnsiTheme="minorHAnsi"/>
          <w:sz w:val="24"/>
          <w:szCs w:val="24"/>
        </w:rPr>
      </w:pPr>
      <w:r w:rsidRPr="00217269">
        <w:rPr>
          <w:sz w:val="24"/>
          <w:szCs w:val="24"/>
        </w:rPr>
        <w:t xml:space="preserve">What makes the Word of God “Living” is the One who authored, inspired and breathed His life into it -- He is God the Holy Spirit! Have you ever heard of a ghost writer? In this case, we are talking about the </w:t>
      </w:r>
      <w:r w:rsidRPr="00217269">
        <w:rPr>
          <w:i/>
          <w:sz w:val="24"/>
          <w:szCs w:val="24"/>
        </w:rPr>
        <w:t>Holy Ghost writer!</w:t>
      </w:r>
      <w:r w:rsidRPr="00217269">
        <w:rPr>
          <w:sz w:val="24"/>
          <w:szCs w:val="24"/>
        </w:rPr>
        <w:t xml:space="preserve"> </w:t>
      </w:r>
      <w:r w:rsidRPr="00217269">
        <w:rPr>
          <w:rFonts w:asciiTheme="minorHAnsi" w:hAnsiTheme="minorHAnsi"/>
          <w:sz w:val="24"/>
          <w:szCs w:val="24"/>
        </w:rPr>
        <w:t>Paul referenced the Holy Spirit fifteen times in his letter to the saints at Ephesus, and furthermore, it is not insignificant that Paul was in Ephesus when he wrote his letters to the saints at Corinth. In these letters, Paul referenced the Holy Spirit approximately 53 times!</w:t>
      </w:r>
    </w:p>
    <w:p w14:paraId="049DBA6D" w14:textId="77777777" w:rsidR="005B25BC" w:rsidRPr="00217269" w:rsidRDefault="005B25BC" w:rsidP="00217269">
      <w:pPr>
        <w:pStyle w:val="NormalWeb"/>
        <w:shd w:val="clear" w:color="auto" w:fill="FFFFFF"/>
        <w:spacing w:before="0" w:beforeAutospacing="0" w:after="0" w:afterAutospacing="0" w:line="276" w:lineRule="auto"/>
        <w:ind w:firstLine="720"/>
        <w:jc w:val="both"/>
        <w:rPr>
          <w:rFonts w:asciiTheme="minorHAnsi" w:hAnsiTheme="minorHAnsi" w:cstheme="minorHAnsi"/>
          <w:b/>
          <w:i/>
          <w:color w:val="000000"/>
        </w:rPr>
      </w:pPr>
    </w:p>
    <w:p w14:paraId="32059D06" w14:textId="77777777" w:rsidR="00983719" w:rsidRDefault="00983719" w:rsidP="00217269">
      <w:pPr>
        <w:ind w:firstLine="720"/>
        <w:jc w:val="both"/>
        <w:rPr>
          <w:sz w:val="24"/>
          <w:szCs w:val="24"/>
        </w:rPr>
      </w:pPr>
      <w:r w:rsidRPr="00217269">
        <w:rPr>
          <w:sz w:val="24"/>
          <w:szCs w:val="24"/>
        </w:rPr>
        <w:t xml:space="preserve"> Why do I point this out? As any teacher of God’s Word knows, whatever the Holy Spirit is </w:t>
      </w:r>
      <w:r w:rsidR="00C36C9D" w:rsidRPr="00217269">
        <w:rPr>
          <w:sz w:val="24"/>
          <w:szCs w:val="24"/>
        </w:rPr>
        <w:t xml:space="preserve">presently </w:t>
      </w:r>
      <w:r w:rsidRPr="00217269">
        <w:rPr>
          <w:sz w:val="24"/>
          <w:szCs w:val="24"/>
        </w:rPr>
        <w:t>teaching them, will become</w:t>
      </w:r>
      <w:r w:rsidR="00C36C9D" w:rsidRPr="00217269">
        <w:rPr>
          <w:sz w:val="24"/>
          <w:szCs w:val="24"/>
        </w:rPr>
        <w:t>, as the prophet Jeremiah described it,</w:t>
      </w:r>
      <w:r w:rsidRPr="00217269">
        <w:rPr>
          <w:sz w:val="24"/>
          <w:szCs w:val="24"/>
        </w:rPr>
        <w:t xml:space="preserve"> “Fire in his bones” (Jeremiah 20:9)</w:t>
      </w:r>
      <w:r w:rsidR="00C36C9D" w:rsidRPr="00217269">
        <w:rPr>
          <w:sz w:val="24"/>
          <w:szCs w:val="24"/>
        </w:rPr>
        <w:t>.</w:t>
      </w:r>
      <w:r w:rsidRPr="00217269">
        <w:rPr>
          <w:sz w:val="24"/>
          <w:szCs w:val="24"/>
        </w:rPr>
        <w:t xml:space="preserve"> In other words, he had to share them.  I liken it to the need to “give birth.” Any truth that the Holy Spirit was burning into the heart of the writer was verbally expressed to those closest to them. Therefore, we can be fairly certain that every letter that was written upon the hearts of Paul, Timothy and John during their stay in Ephesus became a sermon that was </w:t>
      </w:r>
      <w:r>
        <w:rPr>
          <w:sz w:val="24"/>
          <w:szCs w:val="24"/>
        </w:rPr>
        <w:t xml:space="preserve">preached to the saints in Ephesus.  </w:t>
      </w:r>
    </w:p>
    <w:p w14:paraId="1C65B637" w14:textId="77777777" w:rsidR="009B7A8C" w:rsidRDefault="00983719" w:rsidP="00EF73C9">
      <w:pPr>
        <w:pStyle w:val="ListParagraph"/>
        <w:numPr>
          <w:ilvl w:val="0"/>
          <w:numId w:val="8"/>
        </w:numPr>
        <w:jc w:val="both"/>
        <w:rPr>
          <w:rFonts w:asciiTheme="minorHAnsi" w:eastAsia="Times New Roman" w:hAnsiTheme="minorHAnsi"/>
          <w:sz w:val="24"/>
          <w:szCs w:val="24"/>
        </w:rPr>
      </w:pPr>
      <w:r>
        <w:rPr>
          <w:rFonts w:asciiTheme="minorHAnsi" w:eastAsia="Times New Roman" w:hAnsiTheme="minorHAnsi"/>
          <w:sz w:val="24"/>
          <w:szCs w:val="24"/>
        </w:rPr>
        <w:t>How many messages do you think you have heard in your lifetime that focus on the Holy Spirit? ____________________________________________________</w:t>
      </w:r>
      <w:r w:rsidR="005B25BC">
        <w:rPr>
          <w:rFonts w:asciiTheme="minorHAnsi" w:eastAsia="Times New Roman" w:hAnsiTheme="minorHAnsi"/>
          <w:sz w:val="24"/>
          <w:szCs w:val="24"/>
        </w:rPr>
        <w:t>______</w:t>
      </w:r>
      <w:r>
        <w:rPr>
          <w:rFonts w:asciiTheme="minorHAnsi" w:eastAsia="Times New Roman" w:hAnsiTheme="minorHAnsi"/>
          <w:sz w:val="24"/>
          <w:szCs w:val="24"/>
        </w:rPr>
        <w:t>_</w:t>
      </w:r>
    </w:p>
    <w:p w14:paraId="050C16F4" w14:textId="23CBE1EE" w:rsidR="005B25BC" w:rsidRPr="009B7A8C" w:rsidRDefault="00983719" w:rsidP="00EF73C9">
      <w:pPr>
        <w:pStyle w:val="ListParagraph"/>
        <w:numPr>
          <w:ilvl w:val="0"/>
          <w:numId w:val="8"/>
        </w:numPr>
        <w:spacing w:after="0"/>
        <w:jc w:val="both"/>
        <w:rPr>
          <w:rFonts w:asciiTheme="minorHAnsi" w:eastAsia="Times New Roman" w:hAnsiTheme="minorHAnsi"/>
          <w:sz w:val="24"/>
          <w:szCs w:val="24"/>
        </w:rPr>
      </w:pPr>
      <w:r w:rsidRPr="009B7A8C">
        <w:rPr>
          <w:rFonts w:asciiTheme="minorHAnsi" w:eastAsia="Times New Roman" w:hAnsiTheme="minorHAnsi"/>
          <w:sz w:val="24"/>
          <w:szCs w:val="24"/>
        </w:rPr>
        <w:t>What difference does it make if the Holy Spirit is an object - like a force, or Him</w:t>
      </w:r>
      <w:r w:rsidR="009B7A8C" w:rsidRPr="009B7A8C">
        <w:rPr>
          <w:rFonts w:asciiTheme="minorHAnsi" w:eastAsia="Times New Roman" w:hAnsiTheme="minorHAnsi"/>
          <w:sz w:val="24"/>
          <w:szCs w:val="24"/>
        </w:rPr>
        <w:t xml:space="preserve"> b</w:t>
      </w:r>
      <w:r w:rsidRPr="009B7A8C">
        <w:rPr>
          <w:rFonts w:asciiTheme="minorHAnsi" w:eastAsia="Times New Roman" w:hAnsiTheme="minorHAnsi"/>
          <w:sz w:val="24"/>
          <w:szCs w:val="24"/>
        </w:rPr>
        <w:t xml:space="preserve">eing a </w:t>
      </w:r>
      <w:r w:rsidR="005B25BC" w:rsidRPr="009B7A8C">
        <w:rPr>
          <w:rFonts w:asciiTheme="minorHAnsi" w:eastAsia="Times New Roman" w:hAnsiTheme="minorHAnsi"/>
          <w:sz w:val="24"/>
          <w:szCs w:val="24"/>
        </w:rPr>
        <w:t>person?</w:t>
      </w:r>
      <w:r w:rsidR="009B7A8C" w:rsidRPr="009B7A8C">
        <w:rPr>
          <w:rFonts w:asciiTheme="minorHAnsi" w:eastAsia="Times New Roman" w:hAnsiTheme="minorHAnsi"/>
          <w:sz w:val="24"/>
          <w:szCs w:val="24"/>
        </w:rPr>
        <w:t xml:space="preserve"> _________________________________________________________</w:t>
      </w:r>
      <w:r w:rsidR="005B25BC" w:rsidRPr="009B7A8C">
        <w:rPr>
          <w:rFonts w:asciiTheme="minorHAnsi" w:eastAsia="Times New Roman" w:hAnsiTheme="minorHAnsi"/>
          <w:sz w:val="24"/>
          <w:szCs w:val="24"/>
        </w:rPr>
        <w:t xml:space="preserve"> </w:t>
      </w:r>
      <w:r w:rsidR="00275EA1" w:rsidRPr="009B7A8C">
        <w:rPr>
          <w:rFonts w:asciiTheme="minorHAnsi" w:eastAsia="Times New Roman" w:hAnsiTheme="minorHAnsi"/>
          <w:sz w:val="24"/>
          <w:szCs w:val="24"/>
        </w:rPr>
        <w:t>____________</w:t>
      </w:r>
      <w:r w:rsidR="005B25BC" w:rsidRPr="009B7A8C">
        <w:rPr>
          <w:rFonts w:asciiTheme="minorHAnsi" w:eastAsia="Times New Roman" w:hAnsiTheme="minorHAnsi"/>
          <w:sz w:val="24"/>
          <w:szCs w:val="24"/>
        </w:rPr>
        <w:t>_________________________________________________________</w:t>
      </w:r>
    </w:p>
    <w:p w14:paraId="3BD9403E" w14:textId="77777777" w:rsidR="005B25BC" w:rsidRDefault="00983719" w:rsidP="005B25BC">
      <w:pPr>
        <w:spacing w:after="0"/>
        <w:ind w:left="1080"/>
        <w:rPr>
          <w:rFonts w:asciiTheme="minorHAnsi" w:eastAsia="Times New Roman" w:hAnsiTheme="minorHAnsi"/>
          <w:sz w:val="24"/>
          <w:szCs w:val="24"/>
        </w:rPr>
      </w:pPr>
      <w:r w:rsidRPr="005B25BC">
        <w:rPr>
          <w:rFonts w:asciiTheme="minorHAnsi" w:eastAsia="Times New Roman" w:hAnsiTheme="minorHAnsi"/>
          <w:sz w:val="24"/>
          <w:szCs w:val="24"/>
        </w:rPr>
        <w:t>___________________________________________</w:t>
      </w:r>
      <w:r w:rsidR="005B25BC">
        <w:rPr>
          <w:rFonts w:asciiTheme="minorHAnsi" w:eastAsia="Times New Roman" w:hAnsiTheme="minorHAnsi"/>
          <w:sz w:val="24"/>
          <w:szCs w:val="24"/>
        </w:rPr>
        <w:t>__________________________</w:t>
      </w:r>
    </w:p>
    <w:p w14:paraId="18826DCE" w14:textId="77777777" w:rsidR="005B25BC" w:rsidRPr="005B25BC" w:rsidRDefault="00983719" w:rsidP="00EF73C9">
      <w:pPr>
        <w:pStyle w:val="ListParagraph"/>
        <w:numPr>
          <w:ilvl w:val="0"/>
          <w:numId w:val="26"/>
        </w:numPr>
        <w:ind w:left="1080"/>
        <w:rPr>
          <w:b/>
          <w:bCs/>
          <w:sz w:val="28"/>
          <w:szCs w:val="28"/>
        </w:rPr>
      </w:pPr>
      <w:r w:rsidRPr="005B25BC">
        <w:rPr>
          <w:rFonts w:asciiTheme="minorHAnsi" w:eastAsia="Times New Roman" w:hAnsiTheme="minorHAnsi"/>
          <w:sz w:val="24"/>
          <w:szCs w:val="24"/>
        </w:rPr>
        <w:t>Can you think of any ways it is better to have God within us that even to have God with us?</w:t>
      </w:r>
      <w:r w:rsidR="009B7A8C">
        <w:rPr>
          <w:rFonts w:asciiTheme="minorHAnsi" w:eastAsia="Times New Roman" w:hAnsiTheme="minorHAnsi"/>
          <w:sz w:val="24"/>
          <w:szCs w:val="24"/>
        </w:rPr>
        <w:t xml:space="preserve"> _____________________________________________________________</w:t>
      </w:r>
      <w:r w:rsidR="005B25BC" w:rsidRPr="005B25BC">
        <w:rPr>
          <w:rFonts w:asciiTheme="minorHAnsi" w:eastAsia="Times New Roman" w:hAnsiTheme="minorHAnsi"/>
          <w:sz w:val="24"/>
          <w:szCs w:val="24"/>
        </w:rPr>
        <w:t xml:space="preserve"> _____________________________________________________________</w:t>
      </w:r>
      <w:r w:rsidR="00275EA1">
        <w:rPr>
          <w:rFonts w:asciiTheme="minorHAnsi" w:eastAsia="Times New Roman" w:hAnsiTheme="minorHAnsi"/>
          <w:sz w:val="24"/>
          <w:szCs w:val="24"/>
        </w:rPr>
        <w:t>________</w:t>
      </w:r>
    </w:p>
    <w:p w14:paraId="5EBB4529" w14:textId="77777777" w:rsidR="005B25BC" w:rsidRPr="005B25BC" w:rsidRDefault="005B25BC" w:rsidP="005B25BC">
      <w:pPr>
        <w:spacing w:after="0"/>
        <w:ind w:left="720"/>
        <w:rPr>
          <w:b/>
          <w:bCs/>
          <w:sz w:val="24"/>
          <w:szCs w:val="24"/>
        </w:rPr>
      </w:pPr>
    </w:p>
    <w:p w14:paraId="5159211E" w14:textId="77777777" w:rsidR="00983719" w:rsidRPr="005B25BC" w:rsidRDefault="00983719" w:rsidP="00237822">
      <w:pPr>
        <w:rPr>
          <w:b/>
          <w:bCs/>
          <w:sz w:val="28"/>
          <w:szCs w:val="28"/>
        </w:rPr>
      </w:pPr>
      <w:r w:rsidRPr="005B25BC">
        <w:rPr>
          <w:b/>
          <w:bCs/>
          <w:sz w:val="28"/>
          <w:szCs w:val="28"/>
        </w:rPr>
        <w:t xml:space="preserve">WORD SEARCH: </w:t>
      </w:r>
      <w:r w:rsidR="00797243" w:rsidRPr="005B25BC">
        <w:rPr>
          <w:b/>
          <w:bCs/>
          <w:sz w:val="28"/>
          <w:szCs w:val="28"/>
        </w:rPr>
        <w:t>From Strong’s Concordance</w:t>
      </w:r>
    </w:p>
    <w:p w14:paraId="635852F7" w14:textId="77777777" w:rsidR="00983719" w:rsidRPr="0035324F" w:rsidRDefault="00983719" w:rsidP="00EF73C9">
      <w:pPr>
        <w:pStyle w:val="ListParagraph"/>
        <w:numPr>
          <w:ilvl w:val="0"/>
          <w:numId w:val="27"/>
        </w:numPr>
        <w:jc w:val="both"/>
        <w:rPr>
          <w:sz w:val="24"/>
          <w:szCs w:val="24"/>
        </w:rPr>
      </w:pPr>
      <w:r w:rsidRPr="0035324F">
        <w:rPr>
          <w:b/>
          <w:sz w:val="24"/>
          <w:szCs w:val="24"/>
        </w:rPr>
        <w:t>God breathed</w:t>
      </w:r>
      <w:r>
        <w:rPr>
          <w:b/>
          <w:sz w:val="24"/>
          <w:szCs w:val="24"/>
        </w:rPr>
        <w:t xml:space="preserve"> or</w:t>
      </w:r>
      <w:r w:rsidRPr="0035324F">
        <w:rPr>
          <w:b/>
          <w:sz w:val="24"/>
          <w:szCs w:val="24"/>
        </w:rPr>
        <w:t xml:space="preserve"> inspired</w:t>
      </w:r>
      <w:r w:rsidRPr="00860029">
        <w:rPr>
          <w:sz w:val="24"/>
          <w:szCs w:val="24"/>
        </w:rPr>
        <w:t xml:space="preserve"> </w:t>
      </w:r>
      <w:r>
        <w:rPr>
          <w:sz w:val="24"/>
          <w:szCs w:val="24"/>
        </w:rPr>
        <w:t xml:space="preserve">is the Greek </w:t>
      </w:r>
      <w:r w:rsidRPr="00860029">
        <w:rPr>
          <w:sz w:val="24"/>
          <w:szCs w:val="24"/>
        </w:rPr>
        <w:t>word Theo</w:t>
      </w:r>
      <w:r w:rsidRPr="0035324F">
        <w:rPr>
          <w:sz w:val="24"/>
          <w:szCs w:val="24"/>
          <w:u w:val="single"/>
        </w:rPr>
        <w:t>pneustos</w:t>
      </w:r>
      <w:r w:rsidRPr="00860029">
        <w:rPr>
          <w:sz w:val="24"/>
          <w:szCs w:val="24"/>
        </w:rPr>
        <w:t xml:space="preserve">:  </w:t>
      </w:r>
      <w:r w:rsidRPr="00860029">
        <w:rPr>
          <w:i/>
          <w:sz w:val="24"/>
          <w:szCs w:val="24"/>
        </w:rPr>
        <w:t xml:space="preserve">divine breathed in, given by inspiration of God. </w:t>
      </w:r>
      <w:r w:rsidRPr="0035324F">
        <w:rPr>
          <w:sz w:val="24"/>
          <w:szCs w:val="24"/>
        </w:rPr>
        <w:t>As you can see, this word comes from the next word for Spirit.</w:t>
      </w:r>
      <w:r>
        <w:rPr>
          <w:sz w:val="24"/>
          <w:szCs w:val="24"/>
        </w:rPr>
        <w:t xml:space="preserve"> (</w:t>
      </w:r>
      <w:r w:rsidRPr="0035324F">
        <w:rPr>
          <w:sz w:val="24"/>
          <w:szCs w:val="24"/>
        </w:rPr>
        <w:t>2 Timothy 3:16</w:t>
      </w:r>
      <w:r>
        <w:rPr>
          <w:sz w:val="24"/>
          <w:szCs w:val="24"/>
        </w:rPr>
        <w:t>)</w:t>
      </w:r>
    </w:p>
    <w:p w14:paraId="4E73AA1E" w14:textId="77777777" w:rsidR="00983719" w:rsidRPr="0084592C" w:rsidRDefault="00983719" w:rsidP="00EF73C9">
      <w:pPr>
        <w:pStyle w:val="ListParagraph"/>
        <w:numPr>
          <w:ilvl w:val="0"/>
          <w:numId w:val="27"/>
        </w:numPr>
        <w:jc w:val="both"/>
        <w:rPr>
          <w:b/>
          <w:sz w:val="24"/>
          <w:szCs w:val="24"/>
        </w:rPr>
      </w:pPr>
      <w:r>
        <w:rPr>
          <w:b/>
          <w:sz w:val="24"/>
          <w:szCs w:val="24"/>
        </w:rPr>
        <w:t xml:space="preserve">Holy </w:t>
      </w:r>
      <w:r w:rsidRPr="0035324F">
        <w:rPr>
          <w:b/>
          <w:sz w:val="24"/>
          <w:szCs w:val="24"/>
        </w:rPr>
        <w:t>Spirit</w:t>
      </w:r>
      <w:r>
        <w:rPr>
          <w:b/>
          <w:sz w:val="24"/>
          <w:szCs w:val="24"/>
        </w:rPr>
        <w:t xml:space="preserve"> </w:t>
      </w:r>
      <w:r>
        <w:rPr>
          <w:sz w:val="24"/>
          <w:szCs w:val="24"/>
        </w:rPr>
        <w:t>is</w:t>
      </w:r>
      <w:r w:rsidRPr="0035324F">
        <w:rPr>
          <w:sz w:val="24"/>
          <w:szCs w:val="24"/>
        </w:rPr>
        <w:t xml:space="preserve"> the Greek word</w:t>
      </w:r>
      <w:r>
        <w:rPr>
          <w:b/>
          <w:sz w:val="24"/>
          <w:szCs w:val="24"/>
        </w:rPr>
        <w:t xml:space="preserve"> </w:t>
      </w:r>
      <w:r w:rsidRPr="0035324F">
        <w:rPr>
          <w:sz w:val="24"/>
          <w:szCs w:val="24"/>
        </w:rPr>
        <w:t xml:space="preserve">Pneuma: </w:t>
      </w:r>
      <w:r w:rsidRPr="0035324F">
        <w:rPr>
          <w:i/>
          <w:sz w:val="24"/>
          <w:szCs w:val="24"/>
        </w:rPr>
        <w:t>to breathe, to blow, Holy Spirit, Christ’s Spirit, life, Spirit, Mind, and breath</w:t>
      </w:r>
      <w:r w:rsidRPr="0035324F">
        <w:rPr>
          <w:sz w:val="24"/>
          <w:szCs w:val="24"/>
        </w:rPr>
        <w:t xml:space="preserve">. </w:t>
      </w:r>
      <w:r>
        <w:rPr>
          <w:sz w:val="24"/>
          <w:szCs w:val="24"/>
        </w:rPr>
        <w:t>(John 20:21-22)</w:t>
      </w:r>
    </w:p>
    <w:p w14:paraId="46521950" w14:textId="77777777" w:rsidR="00983719" w:rsidRPr="00192A2C" w:rsidRDefault="00983719" w:rsidP="00EF73C9">
      <w:pPr>
        <w:pStyle w:val="ListParagraph"/>
        <w:numPr>
          <w:ilvl w:val="0"/>
          <w:numId w:val="27"/>
        </w:numPr>
        <w:rPr>
          <w:i/>
          <w:iCs/>
          <w:sz w:val="24"/>
          <w:szCs w:val="24"/>
        </w:rPr>
      </w:pPr>
      <w:r w:rsidRPr="5897EC05">
        <w:rPr>
          <w:b/>
          <w:bCs/>
          <w:sz w:val="24"/>
          <w:szCs w:val="24"/>
        </w:rPr>
        <w:t>Holy Spirit</w:t>
      </w:r>
      <w:r>
        <w:rPr>
          <w:b/>
          <w:bCs/>
          <w:sz w:val="24"/>
          <w:szCs w:val="24"/>
        </w:rPr>
        <w:t xml:space="preserve"> i</w:t>
      </w:r>
      <w:r w:rsidRPr="0084592C">
        <w:rPr>
          <w:bCs/>
          <w:sz w:val="24"/>
          <w:szCs w:val="24"/>
        </w:rPr>
        <w:t>n</w:t>
      </w:r>
      <w:r w:rsidRPr="5897EC05">
        <w:rPr>
          <w:sz w:val="24"/>
          <w:szCs w:val="24"/>
        </w:rPr>
        <w:t xml:space="preserve"> Hebrew</w:t>
      </w:r>
      <w:r>
        <w:rPr>
          <w:sz w:val="24"/>
          <w:szCs w:val="24"/>
        </w:rPr>
        <w:t xml:space="preserve"> is</w:t>
      </w:r>
      <w:r w:rsidRPr="5897EC05">
        <w:rPr>
          <w:sz w:val="24"/>
          <w:szCs w:val="24"/>
        </w:rPr>
        <w:t xml:space="preserve"> Ruwach</w:t>
      </w:r>
      <w:r>
        <w:rPr>
          <w:sz w:val="24"/>
          <w:szCs w:val="24"/>
        </w:rPr>
        <w:t>:</w:t>
      </w:r>
      <w:r w:rsidRPr="5897EC05">
        <w:rPr>
          <w:sz w:val="24"/>
          <w:szCs w:val="24"/>
        </w:rPr>
        <w:t xml:space="preserve"> </w:t>
      </w:r>
      <w:r w:rsidRPr="5897EC05">
        <w:rPr>
          <w:i/>
          <w:iCs/>
          <w:sz w:val="24"/>
          <w:szCs w:val="24"/>
        </w:rPr>
        <w:t>wind; by resemblance breath, exhalation, life, air, anger, blast, breath, courage, mind, spirit, and tempest.</w:t>
      </w:r>
    </w:p>
    <w:p w14:paraId="56A1F8CA" w14:textId="77777777" w:rsidR="005B25BC" w:rsidRPr="005B25BC" w:rsidRDefault="00983719" w:rsidP="00EF73C9">
      <w:pPr>
        <w:pStyle w:val="ListParagraph"/>
        <w:numPr>
          <w:ilvl w:val="0"/>
          <w:numId w:val="27"/>
        </w:numPr>
        <w:jc w:val="both"/>
        <w:rPr>
          <w:i/>
          <w:sz w:val="24"/>
          <w:szCs w:val="24"/>
        </w:rPr>
      </w:pPr>
      <w:r w:rsidRPr="0035324F">
        <w:rPr>
          <w:b/>
          <w:sz w:val="24"/>
          <w:szCs w:val="24"/>
        </w:rPr>
        <w:t>Comforter</w:t>
      </w:r>
      <w:r>
        <w:rPr>
          <w:b/>
          <w:sz w:val="24"/>
          <w:szCs w:val="24"/>
        </w:rPr>
        <w:t xml:space="preserve"> </w:t>
      </w:r>
      <w:r w:rsidRPr="0035324F">
        <w:rPr>
          <w:sz w:val="24"/>
          <w:szCs w:val="24"/>
        </w:rPr>
        <w:t xml:space="preserve">is the Greek word Parakletos: </w:t>
      </w:r>
      <w:r w:rsidRPr="0035324F">
        <w:rPr>
          <w:i/>
          <w:sz w:val="24"/>
          <w:szCs w:val="24"/>
        </w:rPr>
        <w:t>an intercessor, consoler, advocate, comforter.</w:t>
      </w:r>
      <w:r w:rsidR="00FA09EA" w:rsidRPr="005B25BC">
        <w:rPr>
          <w:i/>
          <w:sz w:val="24"/>
          <w:szCs w:val="24"/>
        </w:rPr>
        <w:t xml:space="preserve"> </w:t>
      </w:r>
    </w:p>
    <w:p w14:paraId="1ED23859" w14:textId="77777777" w:rsidR="00983719" w:rsidRDefault="00983719" w:rsidP="00983719">
      <w:pPr>
        <w:jc w:val="center"/>
        <w:rPr>
          <w:b/>
          <w:sz w:val="28"/>
          <w:szCs w:val="28"/>
        </w:rPr>
      </w:pPr>
      <w:r w:rsidRPr="008C0716">
        <w:rPr>
          <w:b/>
          <w:sz w:val="28"/>
          <w:szCs w:val="28"/>
        </w:rPr>
        <w:t xml:space="preserve">The Acts of </w:t>
      </w:r>
      <w:r>
        <w:rPr>
          <w:b/>
          <w:sz w:val="28"/>
          <w:szCs w:val="28"/>
        </w:rPr>
        <w:t>t</w:t>
      </w:r>
      <w:r w:rsidRPr="008C0716">
        <w:rPr>
          <w:b/>
          <w:sz w:val="28"/>
          <w:szCs w:val="28"/>
        </w:rPr>
        <w:t>he Holy Spirit</w:t>
      </w:r>
    </w:p>
    <w:p w14:paraId="01C87571" w14:textId="77777777" w:rsidR="00983719" w:rsidRPr="004534EC" w:rsidRDefault="00983719" w:rsidP="004534EC">
      <w:pPr>
        <w:spacing w:after="0"/>
        <w:jc w:val="center"/>
        <w:rPr>
          <w:b/>
          <w:sz w:val="24"/>
          <w:szCs w:val="24"/>
        </w:rPr>
      </w:pPr>
      <w:r w:rsidRPr="004534EC">
        <w:rPr>
          <w:b/>
          <w:sz w:val="24"/>
          <w:szCs w:val="24"/>
        </w:rPr>
        <w:t>Ephesians 3:14-16 (ESV)</w:t>
      </w:r>
    </w:p>
    <w:p w14:paraId="024E31FE" w14:textId="77777777" w:rsidR="004534EC" w:rsidRDefault="00983719" w:rsidP="004534EC">
      <w:pPr>
        <w:spacing w:after="0"/>
        <w:jc w:val="center"/>
        <w:rPr>
          <w:b/>
          <w:i/>
          <w:sz w:val="24"/>
          <w:szCs w:val="24"/>
        </w:rPr>
      </w:pPr>
      <w:r w:rsidRPr="00BF07EC">
        <w:rPr>
          <w:b/>
          <w:i/>
          <w:sz w:val="24"/>
          <w:szCs w:val="24"/>
        </w:rPr>
        <w:t>Let’s us consider some of the aspects of the work of the Holy Spirit in our lives.</w:t>
      </w:r>
    </w:p>
    <w:p w14:paraId="0CE08AC3" w14:textId="77777777" w:rsidR="004534EC" w:rsidRDefault="00983719" w:rsidP="004534EC">
      <w:pPr>
        <w:spacing w:after="0"/>
        <w:jc w:val="center"/>
        <w:rPr>
          <w:b/>
          <w:i/>
          <w:sz w:val="24"/>
          <w:szCs w:val="24"/>
        </w:rPr>
      </w:pPr>
      <w:r w:rsidRPr="00BF07EC">
        <w:rPr>
          <w:b/>
          <w:i/>
          <w:sz w:val="24"/>
          <w:szCs w:val="24"/>
        </w:rPr>
        <w:t>For this reason, I bow my knees before the Father, from whom every family</w:t>
      </w:r>
      <w:r w:rsidR="004534EC">
        <w:rPr>
          <w:b/>
          <w:i/>
          <w:sz w:val="24"/>
          <w:szCs w:val="24"/>
        </w:rPr>
        <w:t xml:space="preserve"> </w:t>
      </w:r>
      <w:r w:rsidRPr="00BF07EC">
        <w:rPr>
          <w:b/>
          <w:i/>
          <w:sz w:val="24"/>
          <w:szCs w:val="24"/>
        </w:rPr>
        <w:t xml:space="preserve">in heaven </w:t>
      </w:r>
    </w:p>
    <w:p w14:paraId="1D3808C5" w14:textId="77777777" w:rsidR="004534EC" w:rsidRDefault="00983719" w:rsidP="004534EC">
      <w:pPr>
        <w:spacing w:after="0"/>
        <w:jc w:val="center"/>
        <w:rPr>
          <w:b/>
          <w:i/>
          <w:sz w:val="24"/>
          <w:szCs w:val="24"/>
        </w:rPr>
      </w:pPr>
      <w:r w:rsidRPr="00BF07EC">
        <w:rPr>
          <w:b/>
          <w:i/>
          <w:sz w:val="24"/>
          <w:szCs w:val="24"/>
        </w:rPr>
        <w:t xml:space="preserve">and on earth is named, that according to the riches of his glory he may grant you </w:t>
      </w:r>
    </w:p>
    <w:p w14:paraId="09B526AF" w14:textId="77777777" w:rsidR="00983719" w:rsidRDefault="00983719" w:rsidP="004534EC">
      <w:pPr>
        <w:spacing w:after="0"/>
        <w:jc w:val="center"/>
        <w:rPr>
          <w:b/>
          <w:i/>
          <w:sz w:val="24"/>
          <w:szCs w:val="24"/>
        </w:rPr>
      </w:pPr>
      <w:r w:rsidRPr="00BF07EC">
        <w:rPr>
          <w:b/>
          <w:i/>
          <w:sz w:val="24"/>
          <w:szCs w:val="24"/>
        </w:rPr>
        <w:t>to be strengthened with power through</w:t>
      </w:r>
      <w:r>
        <w:rPr>
          <w:b/>
          <w:i/>
          <w:sz w:val="24"/>
          <w:szCs w:val="24"/>
        </w:rPr>
        <w:t xml:space="preserve"> his Spirit in your inner being.</w:t>
      </w:r>
    </w:p>
    <w:p w14:paraId="0599C2EC" w14:textId="77777777" w:rsidR="004534EC" w:rsidRPr="004534EC" w:rsidRDefault="004534EC" w:rsidP="004534EC">
      <w:pPr>
        <w:spacing w:after="0"/>
        <w:jc w:val="center"/>
        <w:rPr>
          <w:b/>
          <w:i/>
          <w:sz w:val="12"/>
          <w:szCs w:val="12"/>
        </w:rPr>
      </w:pPr>
    </w:p>
    <w:p w14:paraId="76D785D0" w14:textId="77777777" w:rsidR="00983719" w:rsidRDefault="00983719" w:rsidP="00983719">
      <w:pPr>
        <w:pStyle w:val="ListParagraph"/>
        <w:ind w:left="0" w:firstLine="720"/>
        <w:jc w:val="both"/>
        <w:rPr>
          <w:sz w:val="24"/>
          <w:szCs w:val="24"/>
        </w:rPr>
      </w:pPr>
      <w:r>
        <w:rPr>
          <w:sz w:val="24"/>
          <w:szCs w:val="24"/>
        </w:rPr>
        <w:t>Some call the</w:t>
      </w:r>
      <w:r w:rsidRPr="00BF07EC">
        <w:rPr>
          <w:sz w:val="24"/>
          <w:szCs w:val="24"/>
        </w:rPr>
        <w:t xml:space="preserve"> Book of Acts </w:t>
      </w:r>
      <w:r>
        <w:rPr>
          <w:sz w:val="24"/>
          <w:szCs w:val="24"/>
        </w:rPr>
        <w:t>“</w:t>
      </w:r>
      <w:r w:rsidRPr="00BF07EC">
        <w:rPr>
          <w:sz w:val="24"/>
          <w:szCs w:val="24"/>
        </w:rPr>
        <w:t>the Acts of the Apostles</w:t>
      </w:r>
      <w:r>
        <w:rPr>
          <w:sz w:val="24"/>
          <w:szCs w:val="24"/>
        </w:rPr>
        <w:t>,” but others call it “t</w:t>
      </w:r>
      <w:r w:rsidRPr="00BF07EC">
        <w:rPr>
          <w:sz w:val="24"/>
          <w:szCs w:val="24"/>
        </w:rPr>
        <w:t>he Acts of the Holy Spirit</w:t>
      </w:r>
      <w:r>
        <w:rPr>
          <w:sz w:val="24"/>
          <w:szCs w:val="24"/>
        </w:rPr>
        <w:t>.”</w:t>
      </w:r>
      <w:r w:rsidRPr="00BF07EC">
        <w:rPr>
          <w:sz w:val="24"/>
          <w:szCs w:val="24"/>
        </w:rPr>
        <w:t xml:space="preserve"> </w:t>
      </w:r>
      <w:r w:rsidR="00C36C9D">
        <w:rPr>
          <w:sz w:val="24"/>
          <w:szCs w:val="24"/>
        </w:rPr>
        <w:t>W</w:t>
      </w:r>
      <w:r w:rsidRPr="00BF07EC">
        <w:rPr>
          <w:sz w:val="24"/>
          <w:szCs w:val="24"/>
        </w:rPr>
        <w:t xml:space="preserve">hich one is correct? </w:t>
      </w:r>
      <w:r w:rsidR="00C36C9D">
        <w:rPr>
          <w:sz w:val="24"/>
          <w:szCs w:val="24"/>
        </w:rPr>
        <w:t xml:space="preserve">They </w:t>
      </w:r>
      <w:r w:rsidRPr="00BF07EC">
        <w:rPr>
          <w:sz w:val="24"/>
          <w:szCs w:val="24"/>
        </w:rPr>
        <w:t>both are</w:t>
      </w:r>
      <w:r>
        <w:rPr>
          <w:sz w:val="24"/>
          <w:szCs w:val="24"/>
        </w:rPr>
        <w:t>. Here is why. W</w:t>
      </w:r>
      <w:r w:rsidRPr="00BF07EC">
        <w:rPr>
          <w:rFonts w:asciiTheme="minorHAnsi" w:eastAsia="Times New Roman" w:hAnsiTheme="minorHAnsi"/>
          <w:sz w:val="24"/>
          <w:szCs w:val="24"/>
        </w:rPr>
        <w:t>hen Jesus left to return to His Father in heaven, the Holy Spir</w:t>
      </w:r>
      <w:r>
        <w:rPr>
          <w:rFonts w:asciiTheme="minorHAnsi" w:eastAsia="Times New Roman" w:hAnsiTheme="minorHAnsi"/>
          <w:sz w:val="24"/>
          <w:szCs w:val="24"/>
        </w:rPr>
        <w:t>it inspired Luke to write about</w:t>
      </w:r>
      <w:r w:rsidRPr="00BF07EC">
        <w:rPr>
          <w:rFonts w:asciiTheme="minorHAnsi" w:eastAsia="Times New Roman" w:hAnsiTheme="minorHAnsi"/>
          <w:sz w:val="24"/>
          <w:szCs w:val="24"/>
        </w:rPr>
        <w:t xml:space="preserve"> “All that Jesus </w:t>
      </w:r>
      <w:r w:rsidRPr="00BF07EC">
        <w:rPr>
          <w:rFonts w:asciiTheme="minorHAnsi" w:eastAsia="Times New Roman" w:hAnsiTheme="minorHAnsi"/>
          <w:i/>
          <w:sz w:val="24"/>
          <w:szCs w:val="24"/>
        </w:rPr>
        <w:t>began</w:t>
      </w:r>
      <w:r w:rsidRPr="00BF07EC">
        <w:rPr>
          <w:rFonts w:asciiTheme="minorHAnsi" w:eastAsia="Times New Roman" w:hAnsiTheme="minorHAnsi"/>
          <w:sz w:val="24"/>
          <w:szCs w:val="24"/>
        </w:rPr>
        <w:t xml:space="preserve"> to do and to teach.” (Acts 1:1)</w:t>
      </w:r>
      <w:r w:rsidRPr="005966B1">
        <w:rPr>
          <w:rFonts w:asciiTheme="minorHAnsi" w:eastAsia="Times New Roman" w:hAnsiTheme="minorHAnsi"/>
          <w:sz w:val="24"/>
          <w:szCs w:val="24"/>
        </w:rPr>
        <w:t xml:space="preserve"> </w:t>
      </w:r>
      <w:r>
        <w:rPr>
          <w:rFonts w:asciiTheme="minorHAnsi" w:eastAsia="Times New Roman" w:hAnsiTheme="minorHAnsi"/>
          <w:sz w:val="24"/>
          <w:szCs w:val="24"/>
        </w:rPr>
        <w:t xml:space="preserve">Acts simply </w:t>
      </w:r>
      <w:r w:rsidRPr="00BF07EC">
        <w:rPr>
          <w:rFonts w:asciiTheme="minorHAnsi" w:eastAsia="Times New Roman" w:hAnsiTheme="minorHAnsi"/>
          <w:sz w:val="24"/>
          <w:szCs w:val="24"/>
        </w:rPr>
        <w:t>picks up where the four gospels left off</w:t>
      </w:r>
      <w:r>
        <w:rPr>
          <w:rFonts w:asciiTheme="minorHAnsi" w:eastAsia="Times New Roman" w:hAnsiTheme="minorHAnsi"/>
          <w:sz w:val="24"/>
          <w:szCs w:val="24"/>
        </w:rPr>
        <w:t xml:space="preserve">. </w:t>
      </w:r>
      <w:r w:rsidRPr="00BF07EC">
        <w:rPr>
          <w:rFonts w:asciiTheme="minorHAnsi" w:eastAsia="Times New Roman" w:hAnsiTheme="minorHAnsi"/>
          <w:sz w:val="24"/>
          <w:szCs w:val="24"/>
        </w:rPr>
        <w:t xml:space="preserve"> </w:t>
      </w:r>
      <w:r>
        <w:rPr>
          <w:rFonts w:asciiTheme="minorHAnsi" w:eastAsia="Times New Roman" w:hAnsiTheme="minorHAnsi"/>
          <w:sz w:val="24"/>
          <w:szCs w:val="24"/>
        </w:rPr>
        <w:t xml:space="preserve">Referencing the work of the Holy Spirit some 58 times, Luke details </w:t>
      </w:r>
      <w:r w:rsidRPr="00BF07EC">
        <w:rPr>
          <w:rFonts w:asciiTheme="minorHAnsi" w:eastAsia="Times New Roman" w:hAnsiTheme="minorHAnsi"/>
          <w:sz w:val="24"/>
          <w:szCs w:val="24"/>
        </w:rPr>
        <w:t xml:space="preserve">the </w:t>
      </w:r>
      <w:r w:rsidRPr="005966B1">
        <w:rPr>
          <w:rFonts w:asciiTheme="minorHAnsi" w:eastAsia="Times New Roman" w:hAnsiTheme="minorHAnsi"/>
          <w:i/>
          <w:sz w:val="24"/>
          <w:szCs w:val="24"/>
        </w:rPr>
        <w:t>acts</w:t>
      </w:r>
      <w:r w:rsidRPr="00BF07EC">
        <w:rPr>
          <w:rFonts w:asciiTheme="minorHAnsi" w:eastAsia="Times New Roman" w:hAnsiTheme="minorHAnsi"/>
          <w:sz w:val="24"/>
          <w:szCs w:val="24"/>
        </w:rPr>
        <w:t xml:space="preserve"> that the Holy Spirit was </w:t>
      </w:r>
      <w:r w:rsidRPr="00BF07EC">
        <w:rPr>
          <w:rFonts w:asciiTheme="minorHAnsi" w:eastAsia="Times New Roman" w:hAnsiTheme="minorHAnsi"/>
          <w:i/>
          <w:sz w:val="24"/>
          <w:szCs w:val="24"/>
        </w:rPr>
        <w:t xml:space="preserve">doing </w:t>
      </w:r>
      <w:r w:rsidRPr="00BF07EC">
        <w:rPr>
          <w:rFonts w:asciiTheme="minorHAnsi" w:eastAsia="Times New Roman" w:hAnsiTheme="minorHAnsi"/>
          <w:sz w:val="24"/>
          <w:szCs w:val="24"/>
        </w:rPr>
        <w:t xml:space="preserve">in and through the </w:t>
      </w:r>
      <w:r>
        <w:rPr>
          <w:rFonts w:asciiTheme="minorHAnsi" w:eastAsia="Times New Roman" w:hAnsiTheme="minorHAnsi"/>
          <w:sz w:val="24"/>
          <w:szCs w:val="24"/>
        </w:rPr>
        <w:t>a</w:t>
      </w:r>
      <w:r w:rsidRPr="00BF07EC">
        <w:rPr>
          <w:rFonts w:asciiTheme="minorHAnsi" w:eastAsia="Times New Roman" w:hAnsiTheme="minorHAnsi"/>
          <w:sz w:val="24"/>
          <w:szCs w:val="24"/>
        </w:rPr>
        <w:t>postles</w:t>
      </w:r>
      <w:r>
        <w:rPr>
          <w:rFonts w:asciiTheme="minorHAnsi" w:eastAsia="Times New Roman" w:hAnsiTheme="minorHAnsi"/>
          <w:sz w:val="24"/>
          <w:szCs w:val="24"/>
        </w:rPr>
        <w:t>.</w:t>
      </w:r>
      <w:r w:rsidRPr="00BF07EC">
        <w:rPr>
          <w:rFonts w:asciiTheme="minorHAnsi" w:eastAsia="Times New Roman" w:hAnsiTheme="minorHAnsi"/>
          <w:sz w:val="24"/>
          <w:szCs w:val="24"/>
        </w:rPr>
        <w:t xml:space="preserve"> </w:t>
      </w:r>
      <w:r w:rsidRPr="5897EC05">
        <w:rPr>
          <w:sz w:val="24"/>
          <w:szCs w:val="24"/>
        </w:rPr>
        <w:t>Robert E. Coleman</w:t>
      </w:r>
      <w:r>
        <w:rPr>
          <w:sz w:val="24"/>
          <w:szCs w:val="24"/>
        </w:rPr>
        <w:t xml:space="preserve"> in his</w:t>
      </w:r>
      <w:r w:rsidRPr="5897EC05">
        <w:rPr>
          <w:sz w:val="24"/>
          <w:szCs w:val="24"/>
        </w:rPr>
        <w:t xml:space="preserve"> book </w:t>
      </w:r>
      <w:r w:rsidRPr="5897EC05">
        <w:rPr>
          <w:sz w:val="24"/>
          <w:szCs w:val="24"/>
          <w:u w:val="single"/>
        </w:rPr>
        <w:t>The Master Plan of Evangelism</w:t>
      </w:r>
      <w:r w:rsidRPr="5897EC05">
        <w:rPr>
          <w:sz w:val="24"/>
          <w:szCs w:val="24"/>
        </w:rPr>
        <w:t xml:space="preserve">, said: “Jesus was God in revelation; but the Spirit was God in operation.” </w:t>
      </w:r>
    </w:p>
    <w:p w14:paraId="4535719A" w14:textId="77777777" w:rsidR="00983719" w:rsidRPr="004534EC" w:rsidRDefault="00983719" w:rsidP="004534EC">
      <w:pPr>
        <w:spacing w:after="0"/>
        <w:jc w:val="center"/>
        <w:rPr>
          <w:rFonts w:asciiTheme="minorHAnsi" w:eastAsia="Times New Roman" w:hAnsiTheme="minorHAnsi"/>
          <w:b/>
          <w:sz w:val="24"/>
          <w:szCs w:val="24"/>
        </w:rPr>
      </w:pPr>
      <w:r w:rsidRPr="004534EC">
        <w:rPr>
          <w:rFonts w:asciiTheme="minorHAnsi" w:eastAsia="Times New Roman" w:hAnsiTheme="minorHAnsi"/>
          <w:b/>
          <w:sz w:val="24"/>
          <w:szCs w:val="24"/>
        </w:rPr>
        <w:t>Joel 2:28-29 (ESV)</w:t>
      </w:r>
    </w:p>
    <w:p w14:paraId="2E53F04C" w14:textId="77777777" w:rsidR="00983719" w:rsidRPr="00BF07EC" w:rsidRDefault="00983719" w:rsidP="00983719">
      <w:pPr>
        <w:jc w:val="center"/>
        <w:rPr>
          <w:b/>
          <w:i/>
          <w:sz w:val="24"/>
          <w:szCs w:val="24"/>
        </w:rPr>
      </w:pPr>
      <w:r w:rsidRPr="00BF07EC">
        <w:rPr>
          <w:rStyle w:val="ln-group"/>
          <w:b/>
          <w:i/>
          <w:sz w:val="24"/>
          <w:szCs w:val="24"/>
        </w:rPr>
        <w:t xml:space="preserve">And it shall come to pass afterward, </w:t>
      </w:r>
      <w:r w:rsidRPr="00BF07EC">
        <w:rPr>
          <w:rStyle w:val="indent"/>
          <w:b/>
          <w:i/>
          <w:sz w:val="24"/>
          <w:szCs w:val="24"/>
        </w:rPr>
        <w:t>that I will pour out my Spirit on all flesh;</w:t>
      </w:r>
      <w:r w:rsidR="004534EC">
        <w:rPr>
          <w:b/>
          <w:i/>
          <w:sz w:val="24"/>
          <w:szCs w:val="24"/>
        </w:rPr>
        <w:t xml:space="preserve"> </w:t>
      </w:r>
      <w:r w:rsidRPr="00BF07EC">
        <w:rPr>
          <w:rStyle w:val="br-ln-group-10"/>
          <w:b/>
          <w:i/>
          <w:sz w:val="24"/>
          <w:szCs w:val="24"/>
        </w:rPr>
        <w:t xml:space="preserve">your sons and your daughters shall prophesy, </w:t>
      </w:r>
      <w:r w:rsidRPr="00BF07EC">
        <w:rPr>
          <w:rStyle w:val="indent"/>
          <w:b/>
          <w:i/>
          <w:sz w:val="24"/>
          <w:szCs w:val="24"/>
        </w:rPr>
        <w:t>your old men shall dream dreams,</w:t>
      </w:r>
      <w:r w:rsidR="004534EC">
        <w:rPr>
          <w:b/>
          <w:i/>
          <w:sz w:val="24"/>
          <w:szCs w:val="24"/>
        </w:rPr>
        <w:t xml:space="preserve"> </w:t>
      </w:r>
      <w:r w:rsidRPr="00BF07EC">
        <w:rPr>
          <w:rStyle w:val="indent"/>
          <w:b/>
          <w:i/>
          <w:sz w:val="24"/>
          <w:szCs w:val="24"/>
        </w:rPr>
        <w:t xml:space="preserve">and your young men shall see visions. </w:t>
      </w:r>
      <w:r w:rsidRPr="00BF07EC">
        <w:rPr>
          <w:rStyle w:val="ln-group"/>
          <w:b/>
          <w:i/>
          <w:sz w:val="24"/>
          <w:szCs w:val="24"/>
        </w:rPr>
        <w:t>Even on the male and female servants</w:t>
      </w:r>
      <w:r w:rsidR="004534EC">
        <w:rPr>
          <w:b/>
          <w:i/>
          <w:sz w:val="24"/>
          <w:szCs w:val="24"/>
        </w:rPr>
        <w:t xml:space="preserve"> </w:t>
      </w:r>
      <w:r w:rsidRPr="00BF07EC">
        <w:rPr>
          <w:rStyle w:val="indent"/>
          <w:b/>
          <w:i/>
          <w:sz w:val="24"/>
          <w:szCs w:val="24"/>
        </w:rPr>
        <w:t xml:space="preserve">in those </w:t>
      </w:r>
      <w:r w:rsidR="004534EC">
        <w:rPr>
          <w:rStyle w:val="indent"/>
          <w:b/>
          <w:i/>
          <w:sz w:val="24"/>
          <w:szCs w:val="24"/>
        </w:rPr>
        <w:t>days I will pour out my Spirit.</w:t>
      </w:r>
    </w:p>
    <w:p w14:paraId="653654CC" w14:textId="77777777" w:rsidR="00983719" w:rsidRDefault="00983719" w:rsidP="00983719">
      <w:pPr>
        <w:ind w:firstLine="720"/>
        <w:jc w:val="both"/>
        <w:rPr>
          <w:rFonts w:asciiTheme="minorHAnsi" w:eastAsia="Times New Roman" w:hAnsiTheme="minorHAnsi"/>
          <w:sz w:val="24"/>
          <w:szCs w:val="24"/>
        </w:rPr>
      </w:pPr>
      <w:r>
        <w:rPr>
          <w:sz w:val="24"/>
          <w:szCs w:val="24"/>
        </w:rPr>
        <w:t xml:space="preserve">His work may seem anonymous, and for the most part, go unnoticed. But </w:t>
      </w:r>
      <w:r w:rsidRPr="00BF07EC">
        <w:rPr>
          <w:sz w:val="24"/>
          <w:szCs w:val="24"/>
        </w:rPr>
        <w:t xml:space="preserve">He has been working or </w:t>
      </w:r>
      <w:r>
        <w:rPr>
          <w:i/>
          <w:sz w:val="24"/>
          <w:szCs w:val="24"/>
        </w:rPr>
        <w:t>acting</w:t>
      </w:r>
      <w:r w:rsidRPr="00BF07EC">
        <w:rPr>
          <w:sz w:val="24"/>
          <w:szCs w:val="24"/>
        </w:rPr>
        <w:t xml:space="preserve"> in and through </w:t>
      </w:r>
      <w:r>
        <w:rPr>
          <w:sz w:val="24"/>
          <w:szCs w:val="24"/>
        </w:rPr>
        <w:t xml:space="preserve">His </w:t>
      </w:r>
      <w:r w:rsidR="00633B59">
        <w:rPr>
          <w:sz w:val="24"/>
          <w:szCs w:val="24"/>
        </w:rPr>
        <w:t>saints</w:t>
      </w:r>
      <w:r w:rsidRPr="00BF07EC">
        <w:rPr>
          <w:sz w:val="24"/>
          <w:szCs w:val="24"/>
        </w:rPr>
        <w:t xml:space="preserve"> ever since. </w:t>
      </w:r>
      <w:r>
        <w:rPr>
          <w:rFonts w:asciiTheme="minorHAnsi" w:eastAsia="Times New Roman" w:hAnsiTheme="minorHAnsi"/>
          <w:sz w:val="24"/>
          <w:szCs w:val="24"/>
        </w:rPr>
        <w:t>Are you a saint? If so, t</w:t>
      </w:r>
      <w:r>
        <w:rPr>
          <w:sz w:val="24"/>
          <w:szCs w:val="24"/>
        </w:rPr>
        <w:t xml:space="preserve">hen this includes you! He’s still at work </w:t>
      </w:r>
      <w:r>
        <w:rPr>
          <w:rFonts w:asciiTheme="minorHAnsi" w:eastAsia="Times New Roman" w:hAnsiTheme="minorHAnsi"/>
          <w:sz w:val="24"/>
          <w:szCs w:val="24"/>
        </w:rPr>
        <w:t>“doing and teaching”</w:t>
      </w:r>
      <w:r w:rsidRPr="00F82012">
        <w:rPr>
          <w:rFonts w:asciiTheme="minorHAnsi" w:eastAsia="Times New Roman" w:hAnsiTheme="minorHAnsi"/>
          <w:sz w:val="24"/>
          <w:szCs w:val="24"/>
        </w:rPr>
        <w:t xml:space="preserve"> in and through His body</w:t>
      </w:r>
      <w:r>
        <w:rPr>
          <w:rFonts w:asciiTheme="minorHAnsi" w:eastAsia="Times New Roman" w:hAnsiTheme="minorHAnsi"/>
          <w:sz w:val="24"/>
          <w:szCs w:val="24"/>
        </w:rPr>
        <w:t>.</w:t>
      </w:r>
      <w:r w:rsidRPr="00244BB6">
        <w:rPr>
          <w:rFonts w:asciiTheme="minorHAnsi" w:eastAsia="Times New Roman" w:hAnsiTheme="minorHAnsi"/>
          <w:sz w:val="24"/>
          <w:szCs w:val="24"/>
        </w:rPr>
        <w:t xml:space="preserve"> </w:t>
      </w:r>
      <w:r>
        <w:rPr>
          <w:rFonts w:asciiTheme="minorHAnsi" w:eastAsia="Times New Roman" w:hAnsiTheme="minorHAnsi"/>
          <w:sz w:val="24"/>
          <w:szCs w:val="24"/>
        </w:rPr>
        <w:t xml:space="preserve"> </w:t>
      </w:r>
    </w:p>
    <w:p w14:paraId="705FF0FF" w14:textId="77777777" w:rsidR="00983719" w:rsidRPr="00DD6587" w:rsidRDefault="00983719" w:rsidP="00EF73C9">
      <w:pPr>
        <w:pStyle w:val="ListParagraph"/>
        <w:numPr>
          <w:ilvl w:val="0"/>
          <w:numId w:val="9"/>
        </w:numPr>
        <w:rPr>
          <w:sz w:val="24"/>
          <w:szCs w:val="24"/>
        </w:rPr>
      </w:pPr>
      <w:r>
        <w:rPr>
          <w:sz w:val="24"/>
          <w:szCs w:val="24"/>
        </w:rPr>
        <w:t>Read all of Acts chapter two and make notes of everything you can find that the Holy Spirit was doing when He entered the believers.</w:t>
      </w:r>
      <w:r w:rsidR="009B7A8C">
        <w:rPr>
          <w:sz w:val="24"/>
          <w:szCs w:val="24"/>
        </w:rPr>
        <w:t xml:space="preserve"> 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3EFF">
        <w:rPr>
          <w:sz w:val="24"/>
          <w:szCs w:val="24"/>
        </w:rPr>
        <w:t>____________</w:t>
      </w:r>
    </w:p>
    <w:p w14:paraId="2BAD4D24" w14:textId="77777777" w:rsidR="00983719" w:rsidRDefault="00983719" w:rsidP="00983719">
      <w:pPr>
        <w:pStyle w:val="ListParagraph"/>
        <w:ind w:left="0" w:firstLine="720"/>
        <w:jc w:val="both"/>
        <w:rPr>
          <w:sz w:val="24"/>
          <w:szCs w:val="24"/>
        </w:rPr>
      </w:pPr>
    </w:p>
    <w:p w14:paraId="32752423" w14:textId="77777777" w:rsidR="00983719" w:rsidRDefault="00983719" w:rsidP="00983719">
      <w:pPr>
        <w:pStyle w:val="ListParagraph"/>
        <w:ind w:left="0" w:firstLine="720"/>
        <w:jc w:val="both"/>
        <w:rPr>
          <w:sz w:val="24"/>
          <w:szCs w:val="24"/>
        </w:rPr>
      </w:pPr>
      <w:r>
        <w:rPr>
          <w:sz w:val="24"/>
          <w:szCs w:val="24"/>
        </w:rPr>
        <w:t xml:space="preserve">Here are just a </w:t>
      </w:r>
      <w:r w:rsidRPr="00B61EFF">
        <w:rPr>
          <w:i/>
          <w:sz w:val="24"/>
          <w:szCs w:val="24"/>
        </w:rPr>
        <w:t>few</w:t>
      </w:r>
      <w:r>
        <w:rPr>
          <w:sz w:val="24"/>
          <w:szCs w:val="24"/>
        </w:rPr>
        <w:t xml:space="preserve"> of the “actions” of the Holy Spirit. </w:t>
      </w:r>
    </w:p>
    <w:p w14:paraId="52F8262F" w14:textId="77777777" w:rsidR="00076288" w:rsidRPr="009B7A8C" w:rsidRDefault="00076288" w:rsidP="00EF73C9">
      <w:pPr>
        <w:pStyle w:val="ListParagraph"/>
        <w:numPr>
          <w:ilvl w:val="0"/>
          <w:numId w:val="30"/>
        </w:numPr>
        <w:jc w:val="both"/>
        <w:rPr>
          <w:sz w:val="24"/>
          <w:szCs w:val="24"/>
        </w:rPr>
      </w:pPr>
      <w:r w:rsidRPr="009B7A8C">
        <w:rPr>
          <w:sz w:val="24"/>
          <w:szCs w:val="24"/>
        </w:rPr>
        <w:t>Ephesians 2:18 He gives us access to the Father.</w:t>
      </w:r>
    </w:p>
    <w:p w14:paraId="14DDC041"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Acts</w:t>
      </w:r>
      <w:r w:rsidR="00425D68" w:rsidRPr="004534EC">
        <w:rPr>
          <w:sz w:val="24"/>
          <w:szCs w:val="24"/>
        </w:rPr>
        <w:t xml:space="preserve"> </w:t>
      </w:r>
      <w:r w:rsidRPr="004534EC">
        <w:rPr>
          <w:sz w:val="24"/>
          <w:szCs w:val="24"/>
        </w:rPr>
        <w:t>1:1-2 He wrote, through Luke, the books of Luke and Acts to win, disciple and teach Theophilus. (1</w:t>
      </w:r>
      <w:r w:rsidR="00425D68" w:rsidRPr="004534EC">
        <w:rPr>
          <w:sz w:val="24"/>
          <w:szCs w:val="24"/>
        </w:rPr>
        <w:t xml:space="preserve"> </w:t>
      </w:r>
      <w:r w:rsidRPr="004534EC">
        <w:rPr>
          <w:sz w:val="24"/>
          <w:szCs w:val="24"/>
        </w:rPr>
        <w:t>Corinthians 2:4-16; John 16:12-15; 2 Timothy 2:2)</w:t>
      </w:r>
    </w:p>
    <w:p w14:paraId="1A2535AA" w14:textId="77777777" w:rsidR="00425D68" w:rsidRPr="004534EC" w:rsidRDefault="00983719" w:rsidP="00EF73C9">
      <w:pPr>
        <w:pStyle w:val="ListParagraph"/>
        <w:numPr>
          <w:ilvl w:val="0"/>
          <w:numId w:val="29"/>
        </w:numPr>
        <w:ind w:left="720"/>
        <w:jc w:val="both"/>
        <w:rPr>
          <w:sz w:val="24"/>
          <w:szCs w:val="24"/>
        </w:rPr>
      </w:pPr>
      <w:r w:rsidRPr="004534EC">
        <w:rPr>
          <w:sz w:val="24"/>
          <w:szCs w:val="24"/>
        </w:rPr>
        <w:t>Acts 1:8 In fulfillment of the Scriptures,</w:t>
      </w:r>
      <w:r w:rsidR="00425D68" w:rsidRPr="004534EC">
        <w:rPr>
          <w:sz w:val="24"/>
          <w:szCs w:val="24"/>
        </w:rPr>
        <w:t xml:space="preserve"> He filled every believer and thousands of people were saved from many nations through their witness.</w:t>
      </w:r>
      <w:r w:rsidRPr="004534EC">
        <w:rPr>
          <w:sz w:val="24"/>
          <w:szCs w:val="24"/>
        </w:rPr>
        <w:t xml:space="preserve"> (Joel 2:28-32; Luke 24:24-53; Acts 1:12-16, 2:2-47) </w:t>
      </w:r>
    </w:p>
    <w:p w14:paraId="20886924"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4:1-31 He gave them the words </w:t>
      </w:r>
      <w:r w:rsidR="00425D68" w:rsidRPr="004534EC">
        <w:rPr>
          <w:sz w:val="24"/>
          <w:szCs w:val="24"/>
        </w:rPr>
        <w:t xml:space="preserve">to say </w:t>
      </w:r>
      <w:r w:rsidRPr="004534EC">
        <w:rPr>
          <w:sz w:val="24"/>
          <w:szCs w:val="24"/>
        </w:rPr>
        <w:t xml:space="preserve">and the ability to speak boldly. (Mark 13:10-11, Luke 12:11; Acts 2:4, 4:1-31, 6:8-10, 7:1-53, 8:1-8, 13:2,15:28, 16:6, 19:1-12, 21:11, 28:25; Ezekiel 11:5; Zechariah 7:11-12) </w:t>
      </w:r>
    </w:p>
    <w:p w14:paraId="2C364E44" w14:textId="77777777" w:rsidR="00983719" w:rsidRPr="004534EC" w:rsidRDefault="00076288" w:rsidP="00EF73C9">
      <w:pPr>
        <w:pStyle w:val="ListParagraph"/>
        <w:numPr>
          <w:ilvl w:val="0"/>
          <w:numId w:val="29"/>
        </w:numPr>
        <w:ind w:left="720"/>
        <w:jc w:val="both"/>
        <w:rPr>
          <w:sz w:val="24"/>
          <w:szCs w:val="24"/>
        </w:rPr>
      </w:pPr>
      <w:r w:rsidRPr="009B7A8C">
        <w:rPr>
          <w:sz w:val="24"/>
          <w:szCs w:val="24"/>
        </w:rPr>
        <w:t>Ephesians 3:3-5</w:t>
      </w:r>
      <w:r w:rsidR="00983719" w:rsidRPr="009B7A8C">
        <w:rPr>
          <w:sz w:val="24"/>
          <w:szCs w:val="24"/>
        </w:rPr>
        <w:t xml:space="preserve"> He reveals things that only He knows and makes these things known to</w:t>
      </w:r>
      <w:r w:rsidR="00983719" w:rsidRPr="004534EC">
        <w:rPr>
          <w:sz w:val="24"/>
          <w:szCs w:val="24"/>
        </w:rPr>
        <w:t xml:space="preserve"> the church. (Acts </w:t>
      </w:r>
      <w:r>
        <w:rPr>
          <w:sz w:val="24"/>
          <w:szCs w:val="24"/>
        </w:rPr>
        <w:t xml:space="preserve">5:1-9, </w:t>
      </w:r>
      <w:r w:rsidR="00983719" w:rsidRPr="004534EC">
        <w:rPr>
          <w:sz w:val="24"/>
          <w:szCs w:val="24"/>
        </w:rPr>
        <w:t>6:1-7, 7:51-53, Acts 8:29-39, 11:28, 15:28, 16:6, 20:22, 21:4, 1 Peter 1:11, John 14:17; 1 Timothy 4:1-2 2 Peter 1:21; 1 John 5:7; Jude 20)</w:t>
      </w:r>
    </w:p>
    <w:p w14:paraId="3A65456B"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Acts 7:51-60 He enables</w:t>
      </w:r>
      <w:r w:rsidR="00425D68" w:rsidRPr="004534EC">
        <w:rPr>
          <w:sz w:val="24"/>
          <w:szCs w:val="24"/>
        </w:rPr>
        <w:t xml:space="preserve"> the saints</w:t>
      </w:r>
      <w:r w:rsidRPr="004534EC">
        <w:rPr>
          <w:sz w:val="24"/>
          <w:szCs w:val="24"/>
        </w:rPr>
        <w:t xml:space="preserve"> to die with grace and forgive those who hurt us. (Philippians 2:13)</w:t>
      </w:r>
    </w:p>
    <w:p w14:paraId="5A24F4FC"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10:34-48 He convicts us of sin, </w:t>
      </w:r>
      <w:r w:rsidR="00425D68" w:rsidRPr="004534EC">
        <w:rPr>
          <w:sz w:val="24"/>
          <w:szCs w:val="24"/>
        </w:rPr>
        <w:t xml:space="preserve">and </w:t>
      </w:r>
      <w:r w:rsidRPr="004534EC">
        <w:rPr>
          <w:sz w:val="24"/>
          <w:szCs w:val="24"/>
        </w:rPr>
        <w:t xml:space="preserve">leads us to faith in Christ and repentance. </w:t>
      </w:r>
      <w:r w:rsidR="00425D68" w:rsidRPr="004534EC">
        <w:rPr>
          <w:sz w:val="24"/>
          <w:szCs w:val="24"/>
        </w:rPr>
        <w:t>Then, a</w:t>
      </w:r>
      <w:r w:rsidRPr="004534EC">
        <w:rPr>
          <w:sz w:val="24"/>
          <w:szCs w:val="24"/>
        </w:rPr>
        <w:t>t the moment of new birth, He is poured out on all true believers. (Ephesians 1:13-17, 2:22, 4:3-4, 3:5-16; 1 Corinthians 12:13; Romans 8:1-27; Acts 11:15-24; Mark 1:8; John 1:33; Ezekiel 11:18-19, 36:26-27)</w:t>
      </w:r>
    </w:p>
    <w:p w14:paraId="56D73C97" w14:textId="77777777" w:rsidR="00983719" w:rsidRPr="00B50813" w:rsidRDefault="00425D68" w:rsidP="00EF73C9">
      <w:pPr>
        <w:pStyle w:val="ListParagraph"/>
        <w:numPr>
          <w:ilvl w:val="0"/>
          <w:numId w:val="29"/>
        </w:numPr>
        <w:ind w:left="720"/>
        <w:jc w:val="both"/>
        <w:rPr>
          <w:sz w:val="24"/>
          <w:szCs w:val="24"/>
        </w:rPr>
      </w:pPr>
      <w:r>
        <w:rPr>
          <w:sz w:val="24"/>
          <w:szCs w:val="24"/>
        </w:rPr>
        <w:t xml:space="preserve">Acts 9:31, </w:t>
      </w:r>
      <w:r w:rsidR="00983719" w:rsidRPr="00B50813">
        <w:rPr>
          <w:sz w:val="24"/>
          <w:szCs w:val="24"/>
        </w:rPr>
        <w:t>27:1-28</w:t>
      </w:r>
      <w:r>
        <w:rPr>
          <w:sz w:val="24"/>
          <w:szCs w:val="24"/>
        </w:rPr>
        <w:t xml:space="preserve"> </w:t>
      </w:r>
      <w:r w:rsidR="00983719" w:rsidRPr="00B50813">
        <w:rPr>
          <w:sz w:val="24"/>
          <w:szCs w:val="24"/>
        </w:rPr>
        <w:t>He comforts. (John 14:26; 2 Corinthians 1:2-7)</w:t>
      </w:r>
      <w:r w:rsidR="00983719">
        <w:rPr>
          <w:sz w:val="24"/>
          <w:szCs w:val="24"/>
        </w:rPr>
        <w:t xml:space="preserve"> He helps, He heals</w:t>
      </w:r>
      <w:r w:rsidR="002E30B6">
        <w:rPr>
          <w:sz w:val="24"/>
          <w:szCs w:val="24"/>
        </w:rPr>
        <w:t>,</w:t>
      </w:r>
      <w:r w:rsidR="00983719">
        <w:rPr>
          <w:sz w:val="24"/>
          <w:szCs w:val="24"/>
        </w:rPr>
        <w:t xml:space="preserve"> and</w:t>
      </w:r>
      <w:r w:rsidR="00983719" w:rsidRPr="00B50813">
        <w:rPr>
          <w:sz w:val="24"/>
          <w:szCs w:val="24"/>
        </w:rPr>
        <w:t xml:space="preserve"> He gives liberty over sin. (Luke 4:14-18; 2 Corinthians 3:3; Romans 1:1-27)</w:t>
      </w:r>
    </w:p>
    <w:p w14:paraId="1A3C4CEB" w14:textId="77777777" w:rsidR="00983719" w:rsidRDefault="00983719" w:rsidP="00EF73C9">
      <w:pPr>
        <w:pStyle w:val="ListParagraph"/>
        <w:numPr>
          <w:ilvl w:val="0"/>
          <w:numId w:val="29"/>
        </w:numPr>
        <w:ind w:left="720"/>
        <w:jc w:val="both"/>
        <w:rPr>
          <w:sz w:val="24"/>
          <w:szCs w:val="24"/>
        </w:rPr>
      </w:pPr>
      <w:r>
        <w:rPr>
          <w:sz w:val="24"/>
          <w:szCs w:val="24"/>
        </w:rPr>
        <w:t>Acts 20:38 He gives love, joy, peace, patience, kindness, faithfulness and self-control</w:t>
      </w:r>
      <w:r w:rsidR="00425D68">
        <w:rPr>
          <w:sz w:val="24"/>
          <w:szCs w:val="24"/>
        </w:rPr>
        <w:t xml:space="preserve"> -</w:t>
      </w:r>
      <w:r>
        <w:rPr>
          <w:sz w:val="24"/>
          <w:szCs w:val="24"/>
        </w:rPr>
        <w:t xml:space="preserve"> even in the worst of circumstances. (Colossians 1:18; Ephesians 5:9; Philippians 2:1; Romans 14:17; Galatians 5:1-25; Acts 4:13-21, 5:26; Matthew 9:8)</w:t>
      </w:r>
    </w:p>
    <w:p w14:paraId="165F819B" w14:textId="77777777" w:rsidR="00C330FA" w:rsidRPr="00DF2A10" w:rsidRDefault="00C330FA" w:rsidP="00C330FA">
      <w:pPr>
        <w:ind w:firstLine="720"/>
        <w:jc w:val="both"/>
        <w:rPr>
          <w:sz w:val="24"/>
          <w:szCs w:val="24"/>
        </w:rPr>
      </w:pPr>
      <w:r>
        <w:rPr>
          <w:sz w:val="24"/>
          <w:szCs w:val="24"/>
        </w:rPr>
        <w:t xml:space="preserve">Now it is time to give credit to whom credit is due. </w:t>
      </w:r>
      <w:r w:rsidRPr="00DF2A10">
        <w:rPr>
          <w:sz w:val="24"/>
          <w:szCs w:val="24"/>
        </w:rPr>
        <w:t>I</w:t>
      </w:r>
      <w:r w:rsidR="002E30B6">
        <w:rPr>
          <w:sz w:val="24"/>
          <w:szCs w:val="24"/>
        </w:rPr>
        <w:t>’m certain that there is not</w:t>
      </w:r>
      <w:r w:rsidRPr="00DF2A10">
        <w:rPr>
          <w:sz w:val="24"/>
          <w:szCs w:val="24"/>
        </w:rPr>
        <w:t xml:space="preserve"> a single truth</w:t>
      </w:r>
      <w:r w:rsidR="002E30B6">
        <w:rPr>
          <w:sz w:val="24"/>
          <w:szCs w:val="24"/>
        </w:rPr>
        <w:t xml:space="preserve"> I have </w:t>
      </w:r>
      <w:r w:rsidRPr="00DF2A10">
        <w:rPr>
          <w:sz w:val="24"/>
          <w:szCs w:val="24"/>
        </w:rPr>
        <w:t>share</w:t>
      </w:r>
      <w:r w:rsidR="002E30B6">
        <w:rPr>
          <w:sz w:val="24"/>
          <w:szCs w:val="24"/>
        </w:rPr>
        <w:t>d</w:t>
      </w:r>
      <w:r w:rsidRPr="00DF2A10">
        <w:rPr>
          <w:sz w:val="24"/>
          <w:szCs w:val="24"/>
        </w:rPr>
        <w:t xml:space="preserve"> that originated with me.</w:t>
      </w:r>
      <w:r>
        <w:rPr>
          <w:sz w:val="24"/>
          <w:szCs w:val="24"/>
        </w:rPr>
        <w:t xml:space="preserve"> </w:t>
      </w:r>
      <w:r w:rsidR="002E30B6">
        <w:rPr>
          <w:sz w:val="24"/>
          <w:szCs w:val="24"/>
        </w:rPr>
        <w:t>In other words, as</w:t>
      </w:r>
      <w:r>
        <w:rPr>
          <w:sz w:val="24"/>
          <w:szCs w:val="24"/>
        </w:rPr>
        <w:t xml:space="preserve"> Herb Hodges has said</w:t>
      </w:r>
      <w:r w:rsidR="002E30B6">
        <w:rPr>
          <w:sz w:val="24"/>
          <w:szCs w:val="24"/>
        </w:rPr>
        <w:t>,</w:t>
      </w:r>
      <w:r>
        <w:rPr>
          <w:sz w:val="24"/>
          <w:szCs w:val="24"/>
        </w:rPr>
        <w:t xml:space="preserve"> “If I ever had an original thought, it would die of loneliness!” </w:t>
      </w:r>
      <w:r w:rsidRPr="00DF2A10">
        <w:rPr>
          <w:sz w:val="24"/>
          <w:szCs w:val="24"/>
        </w:rPr>
        <w:t xml:space="preserve"> Much truth has been invested in my heart by the Holy Spirit through these and others.</w:t>
      </w:r>
      <w:r w:rsidR="002E30B6">
        <w:rPr>
          <w:sz w:val="24"/>
          <w:szCs w:val="24"/>
        </w:rPr>
        <w:t xml:space="preserve"> For example,</w:t>
      </w:r>
      <w:r w:rsidRPr="00DF2A10">
        <w:rPr>
          <w:sz w:val="24"/>
          <w:szCs w:val="24"/>
        </w:rPr>
        <w:t xml:space="preserve"> I was saved under the preaching of Dr. Adrian Rodgers. My first bible teacher was J. Vernon Magee. I was on his bible bus on the commute back and forth to the Bridal shop. My first pastor after I was saved was Bill Irvin who confirmed God’s calling on my life and edited my first attempt at writing bible studies. Beth Moore birthed in me a hunger and thirst for the Word of God. She taught me to teach women. I thank God for her transparency and obedience to write.  Another gift to the body of Christ to whom I am indebted is Brother Herb Hodges. Heaven only know the souls that will be in there because of this man’s obedience to follow His Lord and make disciples. In his lesson “What does Jesus see when He looks at me,” he notes the sad fact that people go to the grave with unfulfilled potential-- like books in them that were never written. I am half way to one hundred now, so I do not think I have a lot more years to waste!  I also need to thank the Lord for my pastor</w:t>
      </w:r>
      <w:r>
        <w:rPr>
          <w:sz w:val="24"/>
          <w:szCs w:val="24"/>
        </w:rPr>
        <w:t>,</w:t>
      </w:r>
      <w:r w:rsidRPr="00DF2A10">
        <w:rPr>
          <w:sz w:val="24"/>
          <w:szCs w:val="24"/>
        </w:rPr>
        <w:t xml:space="preserve"> David Lawrence</w:t>
      </w:r>
      <w:r>
        <w:rPr>
          <w:sz w:val="24"/>
          <w:szCs w:val="24"/>
        </w:rPr>
        <w:t>,</w:t>
      </w:r>
      <w:r w:rsidRPr="00DF2A10">
        <w:rPr>
          <w:sz w:val="24"/>
          <w:szCs w:val="24"/>
        </w:rPr>
        <w:t xml:space="preserve"> who is the shepherd of our small flock at Lucy Baptist Church. He is truly a man after God’s own heart and was teachable enough to catch the vision, reexamine the biblical mandate to make disciples, and lead his flock to obey the Lord’s last command.  For my sweet </w:t>
      </w:r>
      <w:r>
        <w:rPr>
          <w:sz w:val="24"/>
          <w:szCs w:val="24"/>
        </w:rPr>
        <w:t>s</w:t>
      </w:r>
      <w:r w:rsidRPr="00DF2A10">
        <w:rPr>
          <w:sz w:val="24"/>
          <w:szCs w:val="24"/>
        </w:rPr>
        <w:t>ister in Christ Cathy who has taken all that I am lacking in skill and helped me put my heart on page and make it presentable to others. An African proverb says this, “you cannot pick up a stone with one finger.”  I am a finger who is richly blessed to have more than a handful of people to with which to write.</w:t>
      </w:r>
    </w:p>
    <w:p w14:paraId="68FBCD8E" w14:textId="77777777" w:rsidR="00C330FA" w:rsidRPr="00C330FA" w:rsidRDefault="00C330FA" w:rsidP="00C330FA">
      <w:pPr>
        <w:jc w:val="both"/>
        <w:rPr>
          <w:sz w:val="24"/>
          <w:szCs w:val="24"/>
        </w:rPr>
      </w:pPr>
    </w:p>
    <w:p w14:paraId="1F09ADE9" w14:textId="77777777" w:rsidR="00983719" w:rsidRDefault="00983719" w:rsidP="00983719">
      <w:pPr>
        <w:pStyle w:val="ListParagraph"/>
        <w:jc w:val="both"/>
        <w:rPr>
          <w:sz w:val="24"/>
          <w:szCs w:val="24"/>
        </w:rPr>
      </w:pPr>
    </w:p>
    <w:p w14:paraId="516177A5" w14:textId="77777777" w:rsidR="00983719" w:rsidRDefault="00983719" w:rsidP="009B7A8C">
      <w:pPr>
        <w:pStyle w:val="ListParagraph"/>
        <w:rPr>
          <w:sz w:val="24"/>
          <w:szCs w:val="24"/>
        </w:rPr>
      </w:pPr>
    </w:p>
    <w:p w14:paraId="2337D108" w14:textId="77777777" w:rsidR="00983719" w:rsidRDefault="00983719" w:rsidP="00983719">
      <w:pPr>
        <w:ind w:firstLine="360"/>
        <w:jc w:val="both"/>
        <w:rPr>
          <w:sz w:val="24"/>
          <w:szCs w:val="24"/>
        </w:rPr>
      </w:pPr>
      <w:r w:rsidRPr="00174F81">
        <w:rPr>
          <w:i/>
          <w:sz w:val="24"/>
          <w:szCs w:val="24"/>
        </w:rPr>
        <w:t xml:space="preserve">“Revival,” said the late Dr. </w:t>
      </w:r>
      <w:r w:rsidRPr="00174F81">
        <w:rPr>
          <w:sz w:val="24"/>
          <w:szCs w:val="24"/>
        </w:rPr>
        <w:t>Stephen Olford, “</w:t>
      </w:r>
      <w:r w:rsidRPr="00174F81">
        <w:rPr>
          <w:i/>
          <w:sz w:val="24"/>
          <w:szCs w:val="24"/>
        </w:rPr>
        <w:t>is ultimately-CHRIST HIMSELF, seen, felt, heard, living, active, moving in and through, His body on Earth.”</w:t>
      </w:r>
      <w:r>
        <w:rPr>
          <w:sz w:val="24"/>
          <w:szCs w:val="24"/>
        </w:rPr>
        <w:t xml:space="preserve"> This quote is a perfect summa</w:t>
      </w:r>
      <w:r w:rsidRPr="00174F81">
        <w:rPr>
          <w:sz w:val="24"/>
          <w:szCs w:val="24"/>
        </w:rPr>
        <w:t>ry of what it is like when the Holy Spirit is at work in and among God’s people. But sadly</w:t>
      </w:r>
      <w:r w:rsidR="00D31637">
        <w:rPr>
          <w:sz w:val="24"/>
          <w:szCs w:val="24"/>
        </w:rPr>
        <w:t>,</w:t>
      </w:r>
      <w:r w:rsidRPr="00174F81">
        <w:rPr>
          <w:sz w:val="24"/>
          <w:szCs w:val="24"/>
        </w:rPr>
        <w:t xml:space="preserve"> most believers will live and die without ever experiencing this kind of revival.</w:t>
      </w:r>
      <w:r>
        <w:rPr>
          <w:sz w:val="24"/>
          <w:szCs w:val="24"/>
        </w:rPr>
        <w:t xml:space="preserve"> Oh, but what would our homes and gatherings be like if we were totally yielded and filled with Him? </w:t>
      </w:r>
    </w:p>
    <w:p w14:paraId="2F5ADC73" w14:textId="77777777" w:rsidR="00800AE5" w:rsidRDefault="00800AE5" w:rsidP="00983719">
      <w:pPr>
        <w:ind w:firstLine="360"/>
        <w:jc w:val="both"/>
        <w:rPr>
          <w:sz w:val="24"/>
          <w:szCs w:val="24"/>
        </w:rPr>
      </w:pPr>
    </w:p>
    <w:p w14:paraId="4BC7F8A0" w14:textId="77777777" w:rsidR="00983719" w:rsidRDefault="00983719" w:rsidP="00C330FA">
      <w:pPr>
        <w:rPr>
          <w:sz w:val="24"/>
          <w:szCs w:val="24"/>
        </w:rPr>
      </w:pPr>
      <w:r w:rsidRPr="00C330FA">
        <w:rPr>
          <w:b/>
          <w:bCs/>
          <w:sz w:val="24"/>
          <w:szCs w:val="24"/>
        </w:rPr>
        <w:t>DIGGING DEEPER</w:t>
      </w:r>
      <w:r w:rsidRPr="00C330FA">
        <w:rPr>
          <w:sz w:val="24"/>
          <w:szCs w:val="24"/>
        </w:rPr>
        <w:t>:</w:t>
      </w:r>
      <w:r w:rsidRPr="5897EC05">
        <w:rPr>
          <w:sz w:val="28"/>
          <w:szCs w:val="28"/>
        </w:rPr>
        <w:t xml:space="preserve"> </w:t>
      </w:r>
      <w:r w:rsidRPr="00BD11E5">
        <w:rPr>
          <w:sz w:val="24"/>
          <w:szCs w:val="24"/>
        </w:rPr>
        <w:t>John 3:5-8, 4:22-24, 6:63, 7:37-39; 14:2-26, 16:7-15, 17:17-23; 1 John 5:6-8; Revelation 2:7-29, 3:6-22</w:t>
      </w:r>
      <w:r>
        <w:rPr>
          <w:sz w:val="24"/>
          <w:szCs w:val="24"/>
        </w:rPr>
        <w:t xml:space="preserve"> 19:7-10</w:t>
      </w:r>
      <w:r w:rsidRPr="00BD11E5">
        <w:rPr>
          <w:sz w:val="24"/>
          <w:szCs w:val="24"/>
        </w:rPr>
        <w:t xml:space="preserve">; Luke 1:4-33, 12:12; Romans 5:5, 8:1-12; Galatians 1:15-16, 2:20, </w:t>
      </w:r>
      <w:r>
        <w:rPr>
          <w:sz w:val="24"/>
          <w:szCs w:val="24"/>
        </w:rPr>
        <w:t xml:space="preserve">3:14, </w:t>
      </w:r>
      <w:r w:rsidRPr="00BD11E5">
        <w:rPr>
          <w:sz w:val="24"/>
          <w:szCs w:val="24"/>
        </w:rPr>
        <w:t>4:19</w:t>
      </w:r>
      <w:r>
        <w:rPr>
          <w:sz w:val="24"/>
          <w:szCs w:val="24"/>
        </w:rPr>
        <w:t>-26</w:t>
      </w:r>
      <w:r w:rsidRPr="00BD11E5">
        <w:rPr>
          <w:sz w:val="24"/>
          <w:szCs w:val="24"/>
        </w:rPr>
        <w:t xml:space="preserve">; Colossians 1:27; 1 Thess. 2:13; 2 Timothy 1:10, 3:13-4:4; </w:t>
      </w:r>
      <w:r>
        <w:rPr>
          <w:sz w:val="24"/>
          <w:szCs w:val="24"/>
        </w:rPr>
        <w:t xml:space="preserve">1 Peter 3:3-7; </w:t>
      </w:r>
      <w:r w:rsidRPr="00BD11E5">
        <w:rPr>
          <w:sz w:val="24"/>
          <w:szCs w:val="24"/>
        </w:rPr>
        <w:t xml:space="preserve">2 Peter 1:16-21; 1 Corinthians </w:t>
      </w:r>
      <w:r>
        <w:rPr>
          <w:sz w:val="24"/>
          <w:szCs w:val="24"/>
        </w:rPr>
        <w:t xml:space="preserve">1:26-36, </w:t>
      </w:r>
      <w:r w:rsidRPr="00BD11E5">
        <w:rPr>
          <w:sz w:val="24"/>
          <w:szCs w:val="24"/>
        </w:rPr>
        <w:t>2:4-16; 4:6-19, 12:</w:t>
      </w:r>
      <w:r>
        <w:rPr>
          <w:sz w:val="24"/>
          <w:szCs w:val="24"/>
        </w:rPr>
        <w:t>1-27</w:t>
      </w:r>
      <w:r w:rsidRPr="00BD11E5">
        <w:rPr>
          <w:sz w:val="24"/>
          <w:szCs w:val="24"/>
        </w:rPr>
        <w:t>; 2 Corinthians 1:20-21, 6:6</w:t>
      </w:r>
      <w:r>
        <w:rPr>
          <w:sz w:val="24"/>
          <w:szCs w:val="24"/>
        </w:rPr>
        <w:t>, 4:4-11</w:t>
      </w:r>
      <w:r w:rsidRPr="00BD11E5">
        <w:rPr>
          <w:sz w:val="24"/>
          <w:szCs w:val="24"/>
        </w:rPr>
        <w:t xml:space="preserve">; 13:5-14; Titus 3:3-7; </w:t>
      </w:r>
      <w:r>
        <w:rPr>
          <w:sz w:val="24"/>
          <w:szCs w:val="24"/>
        </w:rPr>
        <w:t xml:space="preserve">James 2:26 </w:t>
      </w:r>
    </w:p>
    <w:p w14:paraId="5199EB97" w14:textId="77777777" w:rsidR="00DC1C5D" w:rsidRDefault="00DC1C5D" w:rsidP="00800AE5">
      <w:pPr>
        <w:pStyle w:val="ListParagraph"/>
        <w:rPr>
          <w:sz w:val="24"/>
          <w:szCs w:val="24"/>
        </w:rPr>
      </w:pPr>
    </w:p>
    <w:p w14:paraId="18EFD50D" w14:textId="77777777" w:rsidR="009675E4" w:rsidRDefault="009675E4" w:rsidP="00800AE5">
      <w:pPr>
        <w:pStyle w:val="ListParagraph"/>
        <w:rPr>
          <w:sz w:val="24"/>
          <w:szCs w:val="24"/>
        </w:rPr>
      </w:pPr>
    </w:p>
    <w:p w14:paraId="43CD1B5B" w14:textId="77777777" w:rsidR="002E30B6" w:rsidRPr="002E30B6" w:rsidRDefault="002E30B6" w:rsidP="002E30B6">
      <w:pPr>
        <w:pStyle w:val="ListParagraph"/>
        <w:numPr>
          <w:ilvl w:val="1"/>
          <w:numId w:val="36"/>
        </w:numPr>
        <w:rPr>
          <w:sz w:val="24"/>
          <w:szCs w:val="24"/>
        </w:rPr>
      </w:pPr>
      <w:r w:rsidRPr="002E30B6">
        <w:rPr>
          <w:sz w:val="24"/>
          <w:szCs w:val="24"/>
        </w:rPr>
        <w:t>As you look at the list of activities of the Holy Spirit, can you think of some people through whom the Spirit has worked in your life?  If so, then will you make a list of His work through these people? __________________________________________  _______________________________________________________________________________________________________________________________________________________________________________________________________________</w:t>
      </w:r>
    </w:p>
    <w:p w14:paraId="2E9F3E69" w14:textId="77777777" w:rsidR="002E30B6" w:rsidRPr="002E30B6" w:rsidRDefault="002E30B6" w:rsidP="002E30B6">
      <w:pPr>
        <w:pStyle w:val="ListParagraph"/>
        <w:numPr>
          <w:ilvl w:val="1"/>
          <w:numId w:val="36"/>
        </w:numPr>
        <w:jc w:val="both"/>
        <w:rPr>
          <w:sz w:val="24"/>
          <w:szCs w:val="24"/>
        </w:rPr>
      </w:pPr>
      <w:r w:rsidRPr="002E30B6">
        <w:rPr>
          <w:sz w:val="24"/>
          <w:szCs w:val="24"/>
        </w:rPr>
        <w:t>Take a moment and read Galatians 5:16-25. Make a list of what it looks like when we are not filled with the Spirit verses being filled with the Holy Spirit. 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2A1F82" w14:textId="77777777" w:rsidR="002E30B6" w:rsidRPr="002E30B6" w:rsidRDefault="002E30B6" w:rsidP="002E30B6">
      <w:pPr>
        <w:pStyle w:val="ListParagraph"/>
        <w:numPr>
          <w:ilvl w:val="1"/>
          <w:numId w:val="36"/>
        </w:numPr>
        <w:rPr>
          <w:sz w:val="24"/>
          <w:szCs w:val="24"/>
        </w:rPr>
      </w:pPr>
      <w:r w:rsidRPr="002E30B6">
        <w:rPr>
          <w:sz w:val="24"/>
          <w:szCs w:val="24"/>
        </w:rPr>
        <w:t>Give one recent example that you have observed of someone walking in the flesh and someone who is walking in the fullness of the Holy Spirit. Now list one personal example from your own life. 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77E25" w14:textId="77777777" w:rsidR="009675E4" w:rsidRDefault="009675E4" w:rsidP="00800AE5">
      <w:pPr>
        <w:pStyle w:val="ListParagraph"/>
        <w:rPr>
          <w:sz w:val="24"/>
          <w:szCs w:val="24"/>
        </w:rPr>
      </w:pPr>
    </w:p>
    <w:p w14:paraId="377F0298" w14:textId="77777777" w:rsidR="009675E4" w:rsidRDefault="009675E4" w:rsidP="00800AE5">
      <w:pPr>
        <w:pStyle w:val="ListParagraph"/>
        <w:rPr>
          <w:sz w:val="24"/>
          <w:szCs w:val="24"/>
        </w:rPr>
      </w:pPr>
    </w:p>
    <w:p w14:paraId="1E93610E" w14:textId="77777777" w:rsidR="009675E4" w:rsidRDefault="009675E4" w:rsidP="00800AE5">
      <w:pPr>
        <w:pStyle w:val="ListParagraph"/>
        <w:rPr>
          <w:sz w:val="24"/>
          <w:szCs w:val="24"/>
        </w:rPr>
      </w:pPr>
    </w:p>
    <w:p w14:paraId="16FF15C7" w14:textId="77777777" w:rsidR="009675E4" w:rsidRDefault="009675E4" w:rsidP="00800AE5">
      <w:pPr>
        <w:pStyle w:val="ListParagraph"/>
        <w:rPr>
          <w:sz w:val="24"/>
          <w:szCs w:val="24"/>
        </w:rPr>
      </w:pPr>
    </w:p>
    <w:p w14:paraId="52F335E7" w14:textId="77777777" w:rsidR="009675E4" w:rsidRDefault="009675E4" w:rsidP="00800AE5">
      <w:pPr>
        <w:pStyle w:val="ListParagraph"/>
        <w:rPr>
          <w:sz w:val="24"/>
          <w:szCs w:val="24"/>
        </w:rPr>
      </w:pPr>
    </w:p>
    <w:p w14:paraId="5767CB1D" w14:textId="77777777" w:rsidR="009675E4" w:rsidRDefault="009675E4" w:rsidP="00800AE5">
      <w:pPr>
        <w:pStyle w:val="ListParagraph"/>
        <w:rPr>
          <w:sz w:val="24"/>
          <w:szCs w:val="24"/>
        </w:rPr>
      </w:pPr>
    </w:p>
    <w:p w14:paraId="43E7FC77" w14:textId="77777777" w:rsidR="009675E4" w:rsidRDefault="009675E4" w:rsidP="00800AE5">
      <w:pPr>
        <w:pStyle w:val="ListParagraph"/>
        <w:rPr>
          <w:sz w:val="24"/>
          <w:szCs w:val="24"/>
        </w:rPr>
      </w:pPr>
    </w:p>
    <w:p w14:paraId="35CD2E68" w14:textId="77777777" w:rsidR="009675E4" w:rsidRDefault="009675E4" w:rsidP="00800AE5">
      <w:pPr>
        <w:pStyle w:val="ListParagraph"/>
        <w:rPr>
          <w:sz w:val="24"/>
          <w:szCs w:val="24"/>
        </w:rPr>
      </w:pPr>
    </w:p>
    <w:p w14:paraId="1B7A2912" w14:textId="77777777" w:rsidR="009675E4" w:rsidRDefault="009675E4" w:rsidP="00800AE5">
      <w:pPr>
        <w:pStyle w:val="ListParagraph"/>
        <w:rPr>
          <w:sz w:val="24"/>
          <w:szCs w:val="24"/>
        </w:rPr>
      </w:pPr>
    </w:p>
    <w:p w14:paraId="3886507C" w14:textId="77777777" w:rsidR="002E30B6" w:rsidRDefault="002E30B6" w:rsidP="00800AE5">
      <w:pPr>
        <w:pStyle w:val="ListParagraph"/>
        <w:rPr>
          <w:sz w:val="24"/>
          <w:szCs w:val="24"/>
        </w:rPr>
      </w:pPr>
    </w:p>
    <w:p w14:paraId="13CA80B0" w14:textId="77777777" w:rsidR="002E30B6" w:rsidRDefault="002E30B6" w:rsidP="00800AE5">
      <w:pPr>
        <w:pStyle w:val="ListParagraph"/>
        <w:rPr>
          <w:sz w:val="24"/>
          <w:szCs w:val="24"/>
        </w:rPr>
      </w:pPr>
    </w:p>
    <w:p w14:paraId="5AB79908" w14:textId="77777777" w:rsidR="002E30B6" w:rsidRDefault="002E30B6" w:rsidP="00800AE5">
      <w:pPr>
        <w:pStyle w:val="ListParagraph"/>
        <w:rPr>
          <w:sz w:val="24"/>
          <w:szCs w:val="24"/>
        </w:rPr>
      </w:pPr>
    </w:p>
    <w:p w14:paraId="5076B17B" w14:textId="77777777" w:rsidR="002E30B6" w:rsidRDefault="002E30B6" w:rsidP="00800AE5">
      <w:pPr>
        <w:pStyle w:val="ListParagraph"/>
        <w:rPr>
          <w:sz w:val="24"/>
          <w:szCs w:val="24"/>
        </w:rPr>
      </w:pPr>
    </w:p>
    <w:p w14:paraId="748392E6" w14:textId="77777777" w:rsidR="002E30B6" w:rsidRDefault="002E30B6" w:rsidP="00800AE5">
      <w:pPr>
        <w:pStyle w:val="ListParagraph"/>
        <w:rPr>
          <w:sz w:val="24"/>
          <w:szCs w:val="24"/>
        </w:rPr>
      </w:pPr>
    </w:p>
    <w:p w14:paraId="76A76BE0" w14:textId="77777777" w:rsidR="002E30B6" w:rsidRDefault="002E30B6" w:rsidP="00800AE5">
      <w:pPr>
        <w:pStyle w:val="ListParagraph"/>
        <w:rPr>
          <w:sz w:val="24"/>
          <w:szCs w:val="24"/>
        </w:rPr>
      </w:pPr>
    </w:p>
    <w:p w14:paraId="0FE266FD" w14:textId="77777777" w:rsidR="002E30B6" w:rsidRDefault="002E30B6" w:rsidP="00800AE5">
      <w:pPr>
        <w:pStyle w:val="ListParagraph"/>
        <w:rPr>
          <w:sz w:val="24"/>
          <w:szCs w:val="24"/>
        </w:rPr>
      </w:pPr>
    </w:p>
    <w:p w14:paraId="7B95C010" w14:textId="77777777" w:rsidR="002E30B6" w:rsidRDefault="002E30B6" w:rsidP="00800AE5">
      <w:pPr>
        <w:pStyle w:val="ListParagraph"/>
        <w:rPr>
          <w:sz w:val="24"/>
          <w:szCs w:val="24"/>
        </w:rPr>
      </w:pPr>
    </w:p>
    <w:p w14:paraId="3AF622F2" w14:textId="77777777" w:rsidR="009675E4" w:rsidRDefault="009675E4" w:rsidP="00800AE5">
      <w:pPr>
        <w:pStyle w:val="ListParagraph"/>
        <w:rPr>
          <w:sz w:val="24"/>
          <w:szCs w:val="24"/>
        </w:rPr>
      </w:pPr>
    </w:p>
    <w:p w14:paraId="0FA75E95" w14:textId="77777777" w:rsidR="009675E4" w:rsidRDefault="009675E4" w:rsidP="00800AE5">
      <w:pPr>
        <w:pStyle w:val="ListParagraph"/>
        <w:rPr>
          <w:sz w:val="24"/>
          <w:szCs w:val="24"/>
        </w:rPr>
      </w:pPr>
    </w:p>
    <w:p w14:paraId="22E4243E" w14:textId="77777777" w:rsidR="009675E4" w:rsidRDefault="009675E4" w:rsidP="00800AE5">
      <w:pPr>
        <w:pStyle w:val="ListParagraph"/>
        <w:rPr>
          <w:sz w:val="24"/>
          <w:szCs w:val="24"/>
        </w:rPr>
      </w:pPr>
    </w:p>
    <w:p w14:paraId="254F1526" w14:textId="77777777" w:rsidR="009675E4" w:rsidRDefault="009675E4" w:rsidP="00800AE5">
      <w:pPr>
        <w:pStyle w:val="ListParagraph"/>
        <w:rPr>
          <w:sz w:val="24"/>
          <w:szCs w:val="24"/>
        </w:rPr>
      </w:pPr>
    </w:p>
    <w:p w14:paraId="65EB163D" w14:textId="77777777" w:rsidR="00D162ED" w:rsidRDefault="00D162ED" w:rsidP="00D162ED">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12</w:t>
      </w:r>
    </w:p>
    <w:p w14:paraId="06C10E49" w14:textId="77777777" w:rsidR="00D162ED" w:rsidRPr="00D162ED" w:rsidRDefault="00D162ED" w:rsidP="00D162ED">
      <w:pPr>
        <w:jc w:val="center"/>
        <w:rPr>
          <w:rFonts w:asciiTheme="minorHAnsi" w:eastAsiaTheme="minorEastAsia" w:hAnsiTheme="minorHAnsi" w:cstheme="minorBidi"/>
          <w:bCs/>
          <w:sz w:val="36"/>
          <w:szCs w:val="36"/>
        </w:rPr>
      </w:pPr>
      <w:r w:rsidRPr="00D162ED">
        <w:rPr>
          <w:rFonts w:ascii="Edwardian Script ITC" w:hAnsi="Edwardian Script ITC"/>
          <w:b/>
          <w:sz w:val="72"/>
          <w:szCs w:val="72"/>
        </w:rPr>
        <w:t xml:space="preserve">The Holy Spirit Will Teach </w:t>
      </w:r>
      <w:r>
        <w:rPr>
          <w:rFonts w:ascii="Edwardian Script ITC" w:hAnsi="Edwardian Script ITC"/>
          <w:b/>
          <w:sz w:val="72"/>
          <w:szCs w:val="72"/>
        </w:rPr>
        <w:t>You</w:t>
      </w:r>
    </w:p>
    <w:p w14:paraId="374DBE1E" w14:textId="77777777" w:rsidR="00D162ED" w:rsidRPr="00BF6219" w:rsidRDefault="00D162ED" w:rsidP="00EF73C9">
      <w:pPr>
        <w:pStyle w:val="ListParagraph"/>
        <w:numPr>
          <w:ilvl w:val="0"/>
          <w:numId w:val="18"/>
        </w:numPr>
        <w:jc w:val="center"/>
        <w:rPr>
          <w:rFonts w:ascii="Edwardian Script ITC" w:hAnsi="Edwardian Script ITC"/>
          <w:b/>
          <w:sz w:val="72"/>
          <w:szCs w:val="72"/>
        </w:rPr>
      </w:pPr>
    </w:p>
    <w:p w14:paraId="3C835632" w14:textId="77777777" w:rsidR="00D162ED" w:rsidRPr="00E6337A" w:rsidRDefault="00D162ED" w:rsidP="00D162ED">
      <w:pPr>
        <w:jc w:val="center"/>
        <w:rPr>
          <w:b/>
          <w:bCs/>
          <w:sz w:val="28"/>
          <w:szCs w:val="28"/>
        </w:rPr>
      </w:pPr>
      <w:r w:rsidRPr="00E6337A">
        <w:rPr>
          <w:b/>
          <w:bCs/>
          <w:sz w:val="28"/>
          <w:szCs w:val="28"/>
        </w:rPr>
        <w:t>Key Passages</w:t>
      </w:r>
    </w:p>
    <w:p w14:paraId="158E9914"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John 14:25-26 (NIV)</w:t>
      </w:r>
    </w:p>
    <w:p w14:paraId="1A9350BC" w14:textId="77777777"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 xml:space="preserve">All this I have spoken while still with </w:t>
      </w:r>
      <w:r w:rsidR="00425D68">
        <w:rPr>
          <w:rFonts w:eastAsia="Times New Roman" w:cstheme="minorHAnsi"/>
          <w:b/>
          <w:i/>
          <w:sz w:val="24"/>
          <w:szCs w:val="24"/>
        </w:rPr>
        <w:t xml:space="preserve">you. </w:t>
      </w:r>
      <w:r w:rsidRPr="008E65E7">
        <w:rPr>
          <w:rFonts w:eastAsia="Times New Roman" w:cstheme="minorHAnsi"/>
          <w:b/>
          <w:i/>
          <w:sz w:val="24"/>
          <w:szCs w:val="24"/>
          <w:vertAlign w:val="superscript"/>
        </w:rPr>
        <w:t> </w:t>
      </w:r>
      <w:r w:rsidRPr="008E65E7">
        <w:rPr>
          <w:rFonts w:eastAsia="Times New Roman" w:cstheme="minorHAnsi"/>
          <w:b/>
          <w:i/>
          <w:sz w:val="24"/>
          <w:szCs w:val="24"/>
        </w:rPr>
        <w:t xml:space="preserve">But the Advocate, the Holy Spirit, </w:t>
      </w:r>
    </w:p>
    <w:p w14:paraId="208D062E" w14:textId="77777777"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whom the Father will send in my name</w:t>
      </w:r>
      <w:r w:rsidRPr="00EC5E6D">
        <w:rPr>
          <w:rFonts w:eastAsia="Times New Roman" w:cstheme="minorHAnsi"/>
          <w:b/>
          <w:i/>
          <w:sz w:val="24"/>
          <w:szCs w:val="24"/>
        </w:rPr>
        <w:t>, will teach you all things</w:t>
      </w:r>
    </w:p>
    <w:p w14:paraId="5D32C9EE" w14:textId="77777777" w:rsidR="00983719" w:rsidRPr="00EC5E6D" w:rsidRDefault="00983719" w:rsidP="004534EC">
      <w:pPr>
        <w:spacing w:after="100" w:afterAutospacing="1" w:line="240" w:lineRule="auto"/>
        <w:jc w:val="center"/>
        <w:rPr>
          <w:rFonts w:eastAsia="Times New Roman" w:cstheme="minorHAnsi"/>
          <w:b/>
          <w:i/>
          <w:sz w:val="24"/>
          <w:szCs w:val="24"/>
        </w:rPr>
      </w:pPr>
      <w:r w:rsidRPr="00EC5E6D">
        <w:rPr>
          <w:rFonts w:eastAsia="Times New Roman" w:cstheme="minorHAnsi"/>
          <w:b/>
          <w:i/>
          <w:sz w:val="24"/>
          <w:szCs w:val="24"/>
        </w:rPr>
        <w:t xml:space="preserve"> and will remind you of everything I have said to you.</w:t>
      </w:r>
    </w:p>
    <w:p w14:paraId="0079AAA6" w14:textId="77777777" w:rsidR="00983719" w:rsidRDefault="00983719" w:rsidP="00983719">
      <w:pPr>
        <w:ind w:firstLine="720"/>
        <w:jc w:val="both"/>
        <w:rPr>
          <w:sz w:val="24"/>
          <w:szCs w:val="24"/>
        </w:rPr>
      </w:pPr>
      <w:r>
        <w:rPr>
          <w:sz w:val="24"/>
          <w:szCs w:val="24"/>
        </w:rPr>
        <w:t>Because you have spent all these hours with me working our way through this study,</w:t>
      </w:r>
      <w:r w:rsidRPr="00EC5E6D">
        <w:rPr>
          <w:sz w:val="24"/>
          <w:szCs w:val="24"/>
        </w:rPr>
        <w:t xml:space="preserve"> </w:t>
      </w:r>
      <w:r>
        <w:rPr>
          <w:sz w:val="24"/>
          <w:szCs w:val="24"/>
        </w:rPr>
        <w:t xml:space="preserve">I hope you will not mind if I share a personal example of the work of the Holy Spirit in my life.  It’s my desire to be very transparent with you and so, that being said, I have a confession to make. It’s my shameful secret. </w:t>
      </w:r>
    </w:p>
    <w:p w14:paraId="56944718" w14:textId="77777777" w:rsidR="00983719" w:rsidRDefault="00983719" w:rsidP="00983719">
      <w:pPr>
        <w:ind w:firstLine="720"/>
        <w:jc w:val="both"/>
        <w:rPr>
          <w:sz w:val="24"/>
          <w:szCs w:val="24"/>
        </w:rPr>
      </w:pPr>
      <w:r>
        <w:rPr>
          <w:sz w:val="24"/>
          <w:szCs w:val="24"/>
        </w:rPr>
        <w:t xml:space="preserve">When I was in kindergarten, my grades were not so bad. I colored between the lines pretty good, or so my report card said. But then there were those frowning-face marks beside these words, “Ginny needs to learn how to be quiet.” I am not sure what in the world a six-year old had to talk about. </w:t>
      </w:r>
      <w:r w:rsidR="00C36C9D">
        <w:rPr>
          <w:sz w:val="24"/>
          <w:szCs w:val="24"/>
        </w:rPr>
        <w:t>T</w:t>
      </w:r>
      <w:r>
        <w:rPr>
          <w:sz w:val="24"/>
          <w:szCs w:val="24"/>
        </w:rPr>
        <w:t xml:space="preserve">alking has never been my problem. Because you have made it thus far in this study, then you can see that my problem is...I can’t tell a short story because the details are too important! When God told Moses to, “Go tell the people,” Moses replied, “Lord, you know I don’t speak well!” Now for me, this is not my problem. The gifts the Holy Spirit has given me to use for His body and Bride are </w:t>
      </w:r>
      <w:r w:rsidR="00B432D5">
        <w:rPr>
          <w:sz w:val="24"/>
          <w:szCs w:val="24"/>
        </w:rPr>
        <w:t>s</w:t>
      </w:r>
      <w:r>
        <w:rPr>
          <w:sz w:val="24"/>
          <w:szCs w:val="24"/>
        </w:rPr>
        <w:t xml:space="preserve">peaking and </w:t>
      </w:r>
      <w:r w:rsidR="00B432D5">
        <w:rPr>
          <w:sz w:val="24"/>
          <w:szCs w:val="24"/>
        </w:rPr>
        <w:t>t</w:t>
      </w:r>
      <w:r>
        <w:rPr>
          <w:sz w:val="24"/>
          <w:szCs w:val="24"/>
        </w:rPr>
        <w:t xml:space="preserve">eaching. </w:t>
      </w:r>
    </w:p>
    <w:p w14:paraId="117844AE" w14:textId="77777777" w:rsidR="00983719" w:rsidRDefault="00983719" w:rsidP="00983719">
      <w:pPr>
        <w:ind w:firstLine="720"/>
        <w:jc w:val="both"/>
        <w:rPr>
          <w:sz w:val="24"/>
          <w:szCs w:val="24"/>
        </w:rPr>
      </w:pPr>
      <w:r>
        <w:rPr>
          <w:sz w:val="24"/>
          <w:szCs w:val="24"/>
        </w:rPr>
        <w:t xml:space="preserve">Before I began to write this study, I went to hear Beth Moore with the ladies from my church. The texts she taught from were from Mark 5:1-20 and Luke 8:26-39. It is the story of the Demonic. For the sake of time I will not share all the things the Lord spoke to me through Beth that day, but let me please share just two. Number one, Beth said, “Where Satan has His way, people have no voice. In their oppression, he says to them, “SHUT UP!” </w:t>
      </w:r>
    </w:p>
    <w:p w14:paraId="4DEF87CC"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Mark 5:18-20 (ESV)</w:t>
      </w:r>
    </w:p>
    <w:p w14:paraId="79398CF9" w14:textId="77777777" w:rsidR="00287000" w:rsidRDefault="00983719" w:rsidP="00275EA1">
      <w:pPr>
        <w:spacing w:after="0"/>
        <w:jc w:val="center"/>
        <w:rPr>
          <w:b/>
          <w:i/>
          <w:sz w:val="24"/>
          <w:szCs w:val="24"/>
        </w:rPr>
      </w:pPr>
      <w:r w:rsidRPr="00EC5E6D">
        <w:rPr>
          <w:b/>
          <w:i/>
          <w:sz w:val="24"/>
          <w:szCs w:val="24"/>
        </w:rPr>
        <w:t>As he was getting into the boat, the man who had been possessed with demons begged him that he might be with him.</w:t>
      </w:r>
    </w:p>
    <w:p w14:paraId="2FE233EE" w14:textId="77777777" w:rsidR="00983719" w:rsidRDefault="00983719" w:rsidP="00275EA1">
      <w:pPr>
        <w:spacing w:after="0"/>
        <w:jc w:val="center"/>
        <w:rPr>
          <w:b/>
          <w:i/>
          <w:sz w:val="24"/>
          <w:szCs w:val="24"/>
        </w:rPr>
      </w:pPr>
      <w:r w:rsidRPr="00EC5E6D">
        <w:rPr>
          <w:b/>
          <w:i/>
          <w:sz w:val="24"/>
          <w:szCs w:val="24"/>
        </w:rPr>
        <w:t xml:space="preserve"> And he did not permit him but said to him,</w:t>
      </w:r>
      <w:r w:rsidR="00275EA1">
        <w:rPr>
          <w:b/>
          <w:i/>
          <w:sz w:val="24"/>
          <w:szCs w:val="24"/>
        </w:rPr>
        <w:t xml:space="preserve"> </w:t>
      </w:r>
      <w:r w:rsidRPr="00EC5E6D">
        <w:rPr>
          <w:rStyle w:val="woc"/>
          <w:b/>
          <w:i/>
          <w:sz w:val="24"/>
          <w:szCs w:val="24"/>
        </w:rPr>
        <w:t>“Go home to your friends and tell them how much the Lord has done for you, and how he has had mercy on you.”</w:t>
      </w:r>
      <w:r w:rsidRPr="00EC5E6D">
        <w:rPr>
          <w:b/>
          <w:i/>
          <w:sz w:val="24"/>
          <w:szCs w:val="24"/>
        </w:rPr>
        <w:t xml:space="preserve"> And he went away and began to proclaim</w:t>
      </w:r>
      <w:r w:rsidR="00275EA1">
        <w:rPr>
          <w:b/>
          <w:i/>
          <w:sz w:val="24"/>
          <w:szCs w:val="24"/>
        </w:rPr>
        <w:t xml:space="preserve"> </w:t>
      </w:r>
      <w:r w:rsidRPr="00EC5E6D">
        <w:rPr>
          <w:b/>
          <w:i/>
          <w:sz w:val="24"/>
          <w:szCs w:val="24"/>
        </w:rPr>
        <w:t>in the Decapolis how much Jesus had done for him, and everyone marveled.</w:t>
      </w:r>
    </w:p>
    <w:p w14:paraId="13EEF486" w14:textId="77777777" w:rsidR="00275EA1" w:rsidRPr="00EC5E6D" w:rsidRDefault="00275EA1" w:rsidP="00275EA1">
      <w:pPr>
        <w:spacing w:after="0"/>
        <w:jc w:val="center"/>
        <w:rPr>
          <w:rFonts w:cstheme="minorHAnsi"/>
          <w:b/>
          <w:i/>
          <w:sz w:val="24"/>
          <w:szCs w:val="24"/>
        </w:rPr>
      </w:pPr>
    </w:p>
    <w:p w14:paraId="512781F5" w14:textId="77777777" w:rsidR="00983719" w:rsidRDefault="00983719" w:rsidP="00983719">
      <w:pPr>
        <w:ind w:firstLine="720"/>
        <w:jc w:val="both"/>
        <w:rPr>
          <w:sz w:val="24"/>
          <w:szCs w:val="24"/>
        </w:rPr>
      </w:pPr>
      <w:r>
        <w:rPr>
          <w:sz w:val="24"/>
          <w:szCs w:val="24"/>
        </w:rPr>
        <w:t>Have you ever had any one tell you</w:t>
      </w:r>
      <w:r w:rsidR="00725D90">
        <w:rPr>
          <w:sz w:val="24"/>
          <w:szCs w:val="24"/>
        </w:rPr>
        <w:t xml:space="preserve"> that</w:t>
      </w:r>
      <w:r>
        <w:rPr>
          <w:sz w:val="24"/>
          <w:szCs w:val="24"/>
        </w:rPr>
        <w:t xml:space="preserve"> </w:t>
      </w:r>
      <w:r w:rsidR="00725D90">
        <w:rPr>
          <w:sz w:val="24"/>
          <w:szCs w:val="24"/>
        </w:rPr>
        <w:t>y</w:t>
      </w:r>
      <w:r>
        <w:rPr>
          <w:sz w:val="24"/>
          <w:szCs w:val="24"/>
        </w:rPr>
        <w:t xml:space="preserve">ou talk too much about God and the Bible? Or “Why don’t you just shut up?”  Where do you think that comes from?  Satan wants to silence us from glorifying God and telling our story so that others will believe in Him.  </w:t>
      </w:r>
    </w:p>
    <w:p w14:paraId="73B18691" w14:textId="77777777" w:rsidR="00983719" w:rsidRDefault="00983719" w:rsidP="00983719">
      <w:pPr>
        <w:ind w:firstLine="720"/>
        <w:jc w:val="both"/>
        <w:rPr>
          <w:sz w:val="24"/>
          <w:szCs w:val="24"/>
        </w:rPr>
      </w:pPr>
      <w:r>
        <w:rPr>
          <w:sz w:val="24"/>
          <w:szCs w:val="24"/>
        </w:rPr>
        <w:t xml:space="preserve"> Beth ended the conference with these words, “Where Jesus has His way; people go and tell their story!” She said, “Have an outline prepared to narrate your story!” Following the example of the Berrien’s in Acts 17:11, I went home and studied her lesson further. And, as always, the Holy Spirit revealed even more treasure and personal applications. What I discovered within the story of the Demonic was the word </w:t>
      </w:r>
      <w:r w:rsidRPr="00725D90">
        <w:rPr>
          <w:sz w:val="24"/>
          <w:szCs w:val="24"/>
        </w:rPr>
        <w:t>tell/</w:t>
      </w:r>
      <w:r w:rsidR="00725D90">
        <w:rPr>
          <w:sz w:val="24"/>
          <w:szCs w:val="24"/>
        </w:rPr>
        <w:t>p</w:t>
      </w:r>
      <w:r w:rsidRPr="00725D90">
        <w:rPr>
          <w:sz w:val="24"/>
          <w:szCs w:val="24"/>
        </w:rPr>
        <w:t>roclaim</w:t>
      </w:r>
      <w:r w:rsidR="00725D90">
        <w:rPr>
          <w:sz w:val="24"/>
          <w:szCs w:val="24"/>
        </w:rPr>
        <w:t>, or in King James -p</w:t>
      </w:r>
      <w:r w:rsidRPr="00725D90">
        <w:rPr>
          <w:sz w:val="24"/>
          <w:szCs w:val="24"/>
        </w:rPr>
        <w:t>ublish. In Greek</w:t>
      </w:r>
      <w:r w:rsidR="00725D90" w:rsidRPr="00725D90">
        <w:rPr>
          <w:sz w:val="24"/>
          <w:szCs w:val="24"/>
        </w:rPr>
        <w:t>,</w:t>
      </w:r>
      <w:r>
        <w:rPr>
          <w:sz w:val="24"/>
          <w:szCs w:val="24"/>
        </w:rPr>
        <w:t xml:space="preserve"> the word is Kerusso. Strong’s Concordance gives this definition: To herald, as a public crier, especially, divine truth, i.e. the gospel. The words leapt off the page.  God’s phone, the Holy Spirit, was vibrating in my heart, and He was saying, “</w:t>
      </w:r>
      <w:r w:rsidRPr="007E3749">
        <w:rPr>
          <w:sz w:val="24"/>
          <w:szCs w:val="24"/>
        </w:rPr>
        <w:t>PUBLISH</w:t>
      </w:r>
      <w:r w:rsidRPr="00B45213">
        <w:rPr>
          <w:b/>
          <w:i/>
          <w:sz w:val="24"/>
          <w:szCs w:val="24"/>
        </w:rPr>
        <w:t xml:space="preserve"> </w:t>
      </w:r>
      <w:r>
        <w:rPr>
          <w:sz w:val="24"/>
          <w:szCs w:val="24"/>
        </w:rPr>
        <w:t>EVERYWHERE, HOW MUCH GOD HAS DONE FOR YOU!”</w:t>
      </w:r>
    </w:p>
    <w:p w14:paraId="7C845E76" w14:textId="77777777" w:rsidR="00983719" w:rsidRDefault="00983719" w:rsidP="00EF73C9">
      <w:pPr>
        <w:pStyle w:val="ListParagraph"/>
        <w:numPr>
          <w:ilvl w:val="0"/>
          <w:numId w:val="9"/>
        </w:numPr>
        <w:jc w:val="both"/>
        <w:rPr>
          <w:sz w:val="24"/>
          <w:szCs w:val="24"/>
        </w:rPr>
      </w:pPr>
      <w:r>
        <w:rPr>
          <w:sz w:val="24"/>
          <w:szCs w:val="24"/>
        </w:rPr>
        <w:t>When was the last time you heard the unmistakable voice of the Holy Spirit, giving you clear direction? Explain.</w:t>
      </w:r>
      <w:r w:rsidR="009B7A8C">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w:t>
      </w:r>
      <w:r w:rsidR="00553EFF">
        <w:rPr>
          <w:sz w:val="24"/>
          <w:szCs w:val="24"/>
        </w:rPr>
        <w:t>_________</w:t>
      </w:r>
    </w:p>
    <w:p w14:paraId="7D28C362" w14:textId="77777777" w:rsidR="00983719" w:rsidRPr="00B508AF" w:rsidRDefault="00983719" w:rsidP="00983719">
      <w:pPr>
        <w:pStyle w:val="ListParagraph"/>
        <w:ind w:left="1440"/>
        <w:rPr>
          <w:sz w:val="24"/>
          <w:szCs w:val="24"/>
        </w:rPr>
      </w:pPr>
    </w:p>
    <w:p w14:paraId="1FDC83CF" w14:textId="77777777" w:rsidR="00983719" w:rsidRDefault="00983719" w:rsidP="00983719">
      <w:pPr>
        <w:jc w:val="center"/>
        <w:rPr>
          <w:b/>
          <w:sz w:val="28"/>
          <w:szCs w:val="28"/>
        </w:rPr>
      </w:pPr>
      <w:r w:rsidRPr="00D61C7B">
        <w:rPr>
          <w:b/>
          <w:sz w:val="28"/>
          <w:szCs w:val="28"/>
        </w:rPr>
        <w:t>God’s Glory</w:t>
      </w:r>
      <w:r w:rsidR="00CE6757">
        <w:rPr>
          <w:b/>
          <w:sz w:val="28"/>
          <w:szCs w:val="28"/>
        </w:rPr>
        <w:t xml:space="preserve"> on Display t</w:t>
      </w:r>
      <w:r>
        <w:rPr>
          <w:b/>
          <w:sz w:val="28"/>
          <w:szCs w:val="28"/>
        </w:rPr>
        <w:t>hrough</w:t>
      </w:r>
      <w:r w:rsidRPr="00D61C7B">
        <w:rPr>
          <w:b/>
          <w:sz w:val="28"/>
          <w:szCs w:val="28"/>
        </w:rPr>
        <w:t xml:space="preserve"> Weakness</w:t>
      </w:r>
    </w:p>
    <w:p w14:paraId="69B963C1" w14:textId="77777777" w:rsidR="006D04DC" w:rsidRPr="00CE6757" w:rsidRDefault="006D04DC" w:rsidP="006D04DC">
      <w:pPr>
        <w:pStyle w:val="chapter-1"/>
        <w:shd w:val="clear" w:color="auto" w:fill="FFFFFF"/>
        <w:spacing w:before="0" w:beforeAutospacing="0" w:after="0" w:afterAutospacing="0" w:line="276" w:lineRule="auto"/>
        <w:jc w:val="center"/>
        <w:rPr>
          <w:rStyle w:val="text"/>
          <w:rFonts w:asciiTheme="minorHAnsi" w:hAnsiTheme="minorHAnsi" w:cs="Helvetica"/>
          <w:b/>
          <w:color w:val="000000"/>
        </w:rPr>
      </w:pPr>
      <w:r w:rsidRPr="009B7A8C">
        <w:rPr>
          <w:rStyle w:val="text"/>
          <w:rFonts w:asciiTheme="minorHAnsi" w:hAnsiTheme="minorHAnsi" w:cs="Helvetica"/>
          <w:b/>
          <w:color w:val="000000"/>
        </w:rPr>
        <w:t xml:space="preserve">2 Corinthians 4:7 </w:t>
      </w:r>
      <w:r w:rsidR="006F4D81" w:rsidRPr="009B7A8C">
        <w:rPr>
          <w:rStyle w:val="text"/>
          <w:rFonts w:asciiTheme="minorHAnsi" w:hAnsiTheme="minorHAnsi" w:cs="Helvetica"/>
          <w:b/>
          <w:color w:val="000000"/>
        </w:rPr>
        <w:t>(</w:t>
      </w:r>
      <w:r w:rsidRPr="009B7A8C">
        <w:rPr>
          <w:rStyle w:val="text"/>
          <w:rFonts w:asciiTheme="minorHAnsi" w:hAnsiTheme="minorHAnsi" w:cs="Helvetica"/>
          <w:b/>
          <w:color w:val="000000"/>
        </w:rPr>
        <w:t>NIV</w:t>
      </w:r>
      <w:r w:rsidR="006F4D81" w:rsidRPr="009B7A8C">
        <w:rPr>
          <w:rStyle w:val="text"/>
          <w:rFonts w:asciiTheme="minorHAnsi" w:hAnsiTheme="minorHAnsi" w:cs="Helvetica"/>
          <w:b/>
          <w:color w:val="000000"/>
        </w:rPr>
        <w:t>)</w:t>
      </w:r>
    </w:p>
    <w:p w14:paraId="0834CEDD" w14:textId="77777777" w:rsidR="004534EC" w:rsidRPr="002B60B0" w:rsidRDefault="00983719" w:rsidP="004534EC">
      <w:pPr>
        <w:pStyle w:val="chapter-1"/>
        <w:shd w:val="clear" w:color="auto" w:fill="FFFFFF"/>
        <w:spacing w:before="0" w:beforeAutospacing="0" w:after="0" w:afterAutospacing="0" w:line="276" w:lineRule="auto"/>
        <w:jc w:val="center"/>
        <w:rPr>
          <w:rStyle w:val="text"/>
          <w:rFonts w:asciiTheme="minorHAnsi" w:hAnsiTheme="minorHAnsi" w:cs="Helvetica"/>
          <w:b/>
          <w:i/>
          <w:color w:val="000000"/>
        </w:rPr>
      </w:pPr>
      <w:r w:rsidRPr="009B7A8C">
        <w:rPr>
          <w:rStyle w:val="text"/>
          <w:rFonts w:asciiTheme="minorHAnsi" w:hAnsiTheme="minorHAnsi" w:cs="Arial"/>
          <w:bCs/>
          <w:i/>
          <w:color w:val="000000"/>
          <w:vertAlign w:val="superscript"/>
        </w:rPr>
        <w:t> </w:t>
      </w:r>
      <w:r w:rsidRPr="002B60B0">
        <w:rPr>
          <w:rStyle w:val="text"/>
          <w:rFonts w:asciiTheme="minorHAnsi" w:hAnsiTheme="minorHAnsi" w:cs="Helvetica"/>
          <w:b/>
          <w:i/>
          <w:color w:val="000000"/>
        </w:rPr>
        <w:t>But we have this treasure in jars of clay</w:t>
      </w:r>
      <w:r w:rsidRPr="002B60B0">
        <w:rPr>
          <w:rStyle w:val="apple-converted-space"/>
          <w:rFonts w:asciiTheme="minorHAnsi" w:hAnsiTheme="minorHAnsi" w:cs="Helvetica"/>
          <w:b/>
          <w:i/>
          <w:color w:val="000000"/>
        </w:rPr>
        <w:t> </w:t>
      </w:r>
      <w:r w:rsidRPr="002B60B0">
        <w:rPr>
          <w:rStyle w:val="text"/>
          <w:rFonts w:asciiTheme="minorHAnsi" w:hAnsiTheme="minorHAnsi" w:cs="Helvetica"/>
          <w:b/>
          <w:i/>
          <w:color w:val="000000"/>
        </w:rPr>
        <w:t xml:space="preserve">to show that this all-surpassing power </w:t>
      </w:r>
    </w:p>
    <w:p w14:paraId="6CF0AF67" w14:textId="77777777" w:rsidR="00983719" w:rsidRPr="00882CD6" w:rsidRDefault="00983719" w:rsidP="006D04DC">
      <w:pPr>
        <w:pStyle w:val="chapter-1"/>
        <w:shd w:val="clear" w:color="auto" w:fill="FFFFFF"/>
        <w:spacing w:before="0" w:beforeAutospacing="0" w:after="150" w:afterAutospacing="0" w:line="276" w:lineRule="auto"/>
        <w:jc w:val="center"/>
        <w:rPr>
          <w:rFonts w:asciiTheme="minorHAnsi" w:hAnsiTheme="minorHAnsi" w:cs="Helvetica"/>
          <w:b/>
          <w:i/>
          <w:color w:val="000000"/>
        </w:rPr>
      </w:pPr>
      <w:r w:rsidRPr="00882CD6">
        <w:rPr>
          <w:rStyle w:val="text"/>
          <w:rFonts w:asciiTheme="minorHAnsi" w:hAnsiTheme="minorHAnsi" w:cs="Helvetica"/>
          <w:b/>
          <w:i/>
          <w:color w:val="000000"/>
        </w:rPr>
        <w:t>is from God</w:t>
      </w:r>
      <w:r w:rsidRPr="00882CD6">
        <w:rPr>
          <w:rStyle w:val="apple-converted-space"/>
          <w:rFonts w:asciiTheme="minorHAnsi" w:hAnsiTheme="minorHAnsi" w:cs="Helvetica"/>
          <w:b/>
          <w:i/>
          <w:color w:val="000000"/>
        </w:rPr>
        <w:t> </w:t>
      </w:r>
      <w:r w:rsidRPr="00882CD6">
        <w:rPr>
          <w:rStyle w:val="text"/>
          <w:rFonts w:asciiTheme="minorHAnsi" w:hAnsiTheme="minorHAnsi" w:cs="Helvetica"/>
          <w:b/>
          <w:i/>
          <w:color w:val="000000"/>
        </w:rPr>
        <w:t>and not from us.</w:t>
      </w:r>
      <w:r w:rsidR="00766D77">
        <w:rPr>
          <w:rStyle w:val="text"/>
          <w:rFonts w:asciiTheme="minorHAnsi" w:hAnsiTheme="minorHAnsi" w:cs="Helvetica"/>
          <w:b/>
          <w:i/>
          <w:color w:val="000000"/>
        </w:rPr>
        <w:t xml:space="preserve"> </w:t>
      </w:r>
    </w:p>
    <w:p w14:paraId="6885E851" w14:textId="77777777" w:rsidR="00983719" w:rsidRDefault="00983719" w:rsidP="00983719">
      <w:pPr>
        <w:ind w:firstLine="720"/>
        <w:jc w:val="both"/>
        <w:rPr>
          <w:sz w:val="24"/>
          <w:szCs w:val="24"/>
        </w:rPr>
      </w:pPr>
      <w:r>
        <w:rPr>
          <w:sz w:val="24"/>
          <w:szCs w:val="24"/>
        </w:rPr>
        <w:t>Three times</w:t>
      </w:r>
      <w:r w:rsidR="00001EA2">
        <w:rPr>
          <w:sz w:val="24"/>
          <w:szCs w:val="24"/>
        </w:rPr>
        <w:t xml:space="preserve"> within three years </w:t>
      </w:r>
      <w:r w:rsidR="00717414">
        <w:rPr>
          <w:sz w:val="24"/>
          <w:szCs w:val="24"/>
        </w:rPr>
        <w:t>the</w:t>
      </w:r>
      <w:r>
        <w:rPr>
          <w:sz w:val="24"/>
          <w:szCs w:val="24"/>
        </w:rPr>
        <w:t xml:space="preserve"> Lord impress</w:t>
      </w:r>
      <w:r w:rsidR="00717414">
        <w:rPr>
          <w:sz w:val="24"/>
          <w:szCs w:val="24"/>
        </w:rPr>
        <w:t>ed</w:t>
      </w:r>
      <w:r>
        <w:rPr>
          <w:sz w:val="24"/>
          <w:szCs w:val="24"/>
        </w:rPr>
        <w:t xml:space="preserve"> on my heart His desire for me to publish the truths He has taught me in a book. And as wonderful as it was to have some clear direction for my life, I was petrified. Now why would this terrify me, you may ask? Because this would require </w:t>
      </w:r>
      <w:r w:rsidRPr="00C134D2">
        <w:rPr>
          <w:i/>
          <w:sz w:val="24"/>
          <w:szCs w:val="24"/>
        </w:rPr>
        <w:t>writing</w:t>
      </w:r>
      <w:r>
        <w:rPr>
          <w:sz w:val="24"/>
          <w:szCs w:val="24"/>
        </w:rPr>
        <w:t xml:space="preserve">! For reasons that I will explain in the next </w:t>
      </w:r>
      <w:r w:rsidR="00AE28DE">
        <w:rPr>
          <w:sz w:val="24"/>
          <w:szCs w:val="24"/>
        </w:rPr>
        <w:t>lesson</w:t>
      </w:r>
      <w:r>
        <w:rPr>
          <w:sz w:val="24"/>
          <w:szCs w:val="24"/>
        </w:rPr>
        <w:t xml:space="preserve">, written communication is not one of my strong points. In fact, I can’t spell, and my grammar is atrocious! This shameful secret has kept me in bondage to paralyzing fear and shame for most of my adult life. I felt fear that someone would read my writing and know how deficient and inadequate I was, and shame because I am painfully aware that it is true. Please don’t misunderstand what I am trying to communicate. This is an honest evaluation of my writing skills, not my mental capacities. </w:t>
      </w:r>
    </w:p>
    <w:p w14:paraId="742E6CD3" w14:textId="77777777" w:rsidR="00983719" w:rsidRDefault="00983719" w:rsidP="00983719">
      <w:pPr>
        <w:ind w:firstLine="720"/>
        <w:jc w:val="both"/>
        <w:rPr>
          <w:sz w:val="24"/>
          <w:szCs w:val="24"/>
        </w:rPr>
      </w:pPr>
      <w:r>
        <w:rPr>
          <w:sz w:val="24"/>
          <w:szCs w:val="24"/>
        </w:rPr>
        <w:t>Now lest you think I am being immodest, let me give you a few examples. One year ago</w:t>
      </w:r>
      <w:r w:rsidR="00C330FA">
        <w:rPr>
          <w:sz w:val="24"/>
          <w:szCs w:val="24"/>
        </w:rPr>
        <w:t>,</w:t>
      </w:r>
      <w:r>
        <w:rPr>
          <w:sz w:val="24"/>
          <w:szCs w:val="24"/>
        </w:rPr>
        <w:t xml:space="preserve"> when I started to work on this book, I gave Beverly, a precious lady who had done some editing, a few copies of the lessons. She was joining our disciple group and now works with Jordan’s Lighthouse Prison Ministry. We talked a few days later, and she prefaced her comment with these words, “I don’t mean to hurt your feelings but…your writing is pretty bad.” And, bless her heart, she tried to help me. </w:t>
      </w:r>
    </w:p>
    <w:p w14:paraId="3411CF18" w14:textId="77777777" w:rsidR="00983719" w:rsidRDefault="00983719" w:rsidP="00983719">
      <w:pPr>
        <w:ind w:firstLine="720"/>
        <w:jc w:val="both"/>
        <w:rPr>
          <w:sz w:val="24"/>
          <w:szCs w:val="24"/>
        </w:rPr>
      </w:pPr>
      <w:r>
        <w:rPr>
          <w:sz w:val="24"/>
          <w:szCs w:val="24"/>
        </w:rPr>
        <w:t xml:space="preserve">But perhaps my written response to a love note I received when I was twelve years old was the coup de grace of embarrassments. If my memory serves me well, I remember thinking, “Now what is it, like or lick”?  </w:t>
      </w:r>
      <w:r w:rsidR="00725D90">
        <w:rPr>
          <w:sz w:val="24"/>
          <w:szCs w:val="24"/>
        </w:rPr>
        <w:t>Then</w:t>
      </w:r>
      <w:r>
        <w:rPr>
          <w:sz w:val="24"/>
          <w:szCs w:val="24"/>
        </w:rPr>
        <w:t xml:space="preserve"> I chose the infamous words, “I lick you a lot!”  To add insult to injury, my sister Sybil and my cousin Renita got their hands on this note, and they never let me live it down. As I type those words, I am humiliated all over again. And then there was the time that I listed the name of my church on a job application as Lucy </w:t>
      </w:r>
      <w:r w:rsidRPr="00717414">
        <w:rPr>
          <w:i/>
          <w:sz w:val="24"/>
          <w:szCs w:val="24"/>
        </w:rPr>
        <w:t>Babtist</w:t>
      </w:r>
      <w:r>
        <w:rPr>
          <w:sz w:val="24"/>
          <w:szCs w:val="24"/>
        </w:rPr>
        <w:t xml:space="preserve"> Church! I got the job; but how embarrassing is that! As I reminisce about these “exposures” I am reminded that there are numerous accounts in my hall of shame. You’ll understand now why I praise God for Spell Check, for along with the Holy Spirit, these are my best friends when I am writing.  I have not reached any literary heights, but the Holy Spirit is teaching me</w:t>
      </w:r>
      <w:r w:rsidR="00725D90">
        <w:rPr>
          <w:sz w:val="24"/>
          <w:szCs w:val="24"/>
        </w:rPr>
        <w:t xml:space="preserve"> that</w:t>
      </w:r>
      <w:r>
        <w:rPr>
          <w:sz w:val="24"/>
          <w:szCs w:val="24"/>
        </w:rPr>
        <w:t xml:space="preserve"> as long as I stay close and dependent upon Him, I am learning and growing. So, there it is</w:t>
      </w:r>
      <w:r w:rsidR="00725D90">
        <w:rPr>
          <w:sz w:val="24"/>
          <w:szCs w:val="24"/>
        </w:rPr>
        <w:t>.</w:t>
      </w:r>
      <w:r>
        <w:rPr>
          <w:sz w:val="24"/>
          <w:szCs w:val="24"/>
        </w:rPr>
        <w:t xml:space="preserve"> The cat is out of the bag…. the world knows my shameful secret! What a relief</w:t>
      </w:r>
      <w:r w:rsidR="00725D90">
        <w:rPr>
          <w:sz w:val="24"/>
          <w:szCs w:val="24"/>
        </w:rPr>
        <w:t>.</w:t>
      </w:r>
      <w:r>
        <w:rPr>
          <w:sz w:val="24"/>
          <w:szCs w:val="24"/>
        </w:rPr>
        <w:t xml:space="preserve"> </w:t>
      </w:r>
    </w:p>
    <w:p w14:paraId="2A4289B0"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Philippians 2:13 (NIV)</w:t>
      </w:r>
    </w:p>
    <w:p w14:paraId="55A8E0BB" w14:textId="77777777" w:rsidR="00983719" w:rsidRPr="00A123AE" w:rsidRDefault="00983719" w:rsidP="004534EC">
      <w:pPr>
        <w:spacing w:after="100" w:afterAutospacing="1" w:line="240" w:lineRule="auto"/>
        <w:jc w:val="center"/>
        <w:rPr>
          <w:rFonts w:eastAsia="Times New Roman" w:cstheme="minorHAnsi"/>
          <w:b/>
          <w:i/>
          <w:sz w:val="24"/>
          <w:szCs w:val="24"/>
        </w:rPr>
      </w:pPr>
      <w:r>
        <w:rPr>
          <w:rFonts w:eastAsia="Times New Roman" w:cstheme="minorHAnsi"/>
          <w:b/>
          <w:i/>
          <w:sz w:val="24"/>
          <w:szCs w:val="24"/>
        </w:rPr>
        <w:t>F</w:t>
      </w:r>
      <w:r w:rsidRPr="00A123AE">
        <w:rPr>
          <w:rFonts w:eastAsia="Times New Roman" w:cstheme="minorHAnsi"/>
          <w:b/>
          <w:i/>
          <w:sz w:val="24"/>
          <w:szCs w:val="24"/>
        </w:rPr>
        <w:t>or it is God who works in you to will and to act in order to fulfill his good purpose.</w:t>
      </w:r>
    </w:p>
    <w:p w14:paraId="4AC23DD3" w14:textId="77777777" w:rsidR="00983719" w:rsidRDefault="00983719" w:rsidP="00983719">
      <w:pPr>
        <w:ind w:firstLine="720"/>
        <w:jc w:val="both"/>
        <w:rPr>
          <w:sz w:val="24"/>
          <w:szCs w:val="24"/>
        </w:rPr>
      </w:pPr>
      <w:r>
        <w:rPr>
          <w:sz w:val="24"/>
          <w:szCs w:val="24"/>
        </w:rPr>
        <w:t>When the Lord impressed His desire for me to write, I protested…</w:t>
      </w:r>
      <w:r w:rsidR="00800AE5">
        <w:rPr>
          <w:sz w:val="24"/>
          <w:szCs w:val="24"/>
        </w:rPr>
        <w:t xml:space="preserve"> “</w:t>
      </w:r>
      <w:r>
        <w:rPr>
          <w:sz w:val="24"/>
          <w:szCs w:val="24"/>
        </w:rPr>
        <w:t>Lord of all things, you know this is one thing I do not have the skills to do, as you know full well!”  He never told me I could, He just told me to be obedient. I am not alone in this insurmountable task.</w:t>
      </w:r>
      <w:r w:rsidRPr="002A4F27">
        <w:rPr>
          <w:sz w:val="24"/>
          <w:szCs w:val="24"/>
        </w:rPr>
        <w:t xml:space="preserve"> </w:t>
      </w:r>
      <w:r>
        <w:rPr>
          <w:sz w:val="24"/>
          <w:szCs w:val="24"/>
        </w:rPr>
        <w:t xml:space="preserve">I have the help of a </w:t>
      </w:r>
      <w:r w:rsidRPr="00725D90">
        <w:rPr>
          <w:sz w:val="24"/>
          <w:szCs w:val="24"/>
        </w:rPr>
        <w:t>“G</w:t>
      </w:r>
      <w:r w:rsidRPr="00725D90">
        <w:rPr>
          <w:i/>
          <w:sz w:val="24"/>
          <w:szCs w:val="24"/>
        </w:rPr>
        <w:t>host</w:t>
      </w:r>
      <w:r w:rsidR="00205CDC" w:rsidRPr="00725D90">
        <w:rPr>
          <w:i/>
          <w:sz w:val="24"/>
          <w:szCs w:val="24"/>
        </w:rPr>
        <w:t xml:space="preserve"> writer…the Holy </w:t>
      </w:r>
      <w:r w:rsidRPr="00725D90">
        <w:rPr>
          <w:i/>
          <w:sz w:val="24"/>
          <w:szCs w:val="24"/>
        </w:rPr>
        <w:t xml:space="preserve">Ghost!” </w:t>
      </w:r>
      <w:r w:rsidRPr="00725D90">
        <w:rPr>
          <w:sz w:val="24"/>
          <w:szCs w:val="24"/>
        </w:rPr>
        <w:t>However</w:t>
      </w:r>
      <w:r>
        <w:rPr>
          <w:sz w:val="24"/>
          <w:szCs w:val="24"/>
        </w:rPr>
        <w:t xml:space="preserve">, He is doing this through my friend Cathy. The </w:t>
      </w:r>
      <w:r w:rsidRPr="00D770C0">
        <w:rPr>
          <w:i/>
          <w:sz w:val="24"/>
          <w:szCs w:val="24"/>
        </w:rPr>
        <w:t>Helper</w:t>
      </w:r>
      <w:r>
        <w:rPr>
          <w:i/>
          <w:sz w:val="24"/>
          <w:szCs w:val="24"/>
        </w:rPr>
        <w:t xml:space="preserve">, </w:t>
      </w:r>
      <w:r w:rsidRPr="00D770C0">
        <w:rPr>
          <w:sz w:val="24"/>
          <w:szCs w:val="24"/>
        </w:rPr>
        <w:t>as Jesus called Him</w:t>
      </w:r>
      <w:r>
        <w:rPr>
          <w:i/>
          <w:sz w:val="24"/>
          <w:szCs w:val="24"/>
        </w:rPr>
        <w:t>,</w:t>
      </w:r>
      <w:r>
        <w:rPr>
          <w:sz w:val="24"/>
          <w:szCs w:val="24"/>
        </w:rPr>
        <w:t xml:space="preserve"> is not only teaching me how to write through her, He is also editing each page through Cathy! My friendship with her began some twenty years ago when the Holy Spirit was at work in me, </w:t>
      </w:r>
      <w:r w:rsidRPr="002A4F27">
        <w:rPr>
          <w:i/>
          <w:sz w:val="24"/>
          <w:szCs w:val="24"/>
        </w:rPr>
        <w:t>witnessing to her and bringing her to Christ</w:t>
      </w:r>
      <w:r>
        <w:rPr>
          <w:sz w:val="24"/>
          <w:szCs w:val="24"/>
        </w:rPr>
        <w:t>. How wonderful a plan is that?  He is teaching me and writing this study so that other women can be discipled. And furthermore, if any of us are learning from the Word of God as we study, it’s because the Holy Spirit is at work teaching us.</w:t>
      </w:r>
    </w:p>
    <w:p w14:paraId="18CAA3F7" w14:textId="77777777" w:rsidR="00983719" w:rsidRDefault="00983719" w:rsidP="00983719">
      <w:pPr>
        <w:ind w:firstLine="720"/>
        <w:jc w:val="both"/>
        <w:rPr>
          <w:sz w:val="24"/>
          <w:szCs w:val="24"/>
        </w:rPr>
      </w:pPr>
      <w:r>
        <w:rPr>
          <w:sz w:val="24"/>
          <w:szCs w:val="24"/>
        </w:rPr>
        <w:t xml:space="preserve"> Why do I share all of this? </w:t>
      </w:r>
      <w:r w:rsidR="00725D90">
        <w:rPr>
          <w:sz w:val="24"/>
          <w:szCs w:val="24"/>
        </w:rPr>
        <w:t>T</w:t>
      </w:r>
      <w:r>
        <w:rPr>
          <w:sz w:val="24"/>
          <w:szCs w:val="24"/>
        </w:rPr>
        <w:t xml:space="preserve">o demonstrate to you that it is God the Holy Spirit who is at work in my life. And if He gives you a job to do that is far beyond your capabilities, then you can know for sure, He has already supplied you with a helper and teacher. His name is the Holy Spirit. </w:t>
      </w:r>
      <w:r w:rsidR="00725D90">
        <w:rPr>
          <w:sz w:val="24"/>
          <w:szCs w:val="24"/>
        </w:rPr>
        <w:t>w</w:t>
      </w:r>
      <w:r>
        <w:rPr>
          <w:sz w:val="24"/>
          <w:szCs w:val="24"/>
        </w:rPr>
        <w:t>hen the job is done, He gets all the credit, for it was Him all along who was at work within you</w:t>
      </w:r>
      <w:r w:rsidR="00725D90">
        <w:rPr>
          <w:sz w:val="24"/>
          <w:szCs w:val="24"/>
        </w:rPr>
        <w:t>.</w:t>
      </w:r>
      <w:r>
        <w:rPr>
          <w:sz w:val="24"/>
          <w:szCs w:val="24"/>
        </w:rPr>
        <w:t xml:space="preserve">  </w:t>
      </w:r>
    </w:p>
    <w:p w14:paraId="31010C2E" w14:textId="77777777" w:rsidR="00551DD3" w:rsidRDefault="00551DD3" w:rsidP="00551DD3">
      <w:pPr>
        <w:ind w:firstLine="720"/>
        <w:jc w:val="both"/>
        <w:rPr>
          <w:sz w:val="24"/>
          <w:szCs w:val="24"/>
        </w:rPr>
      </w:pPr>
      <w:r w:rsidRPr="5897EC05">
        <w:rPr>
          <w:sz w:val="24"/>
          <w:szCs w:val="24"/>
        </w:rPr>
        <w:t>Herb Hodge’s message</w:t>
      </w:r>
      <w:r>
        <w:rPr>
          <w:sz w:val="24"/>
          <w:szCs w:val="24"/>
        </w:rPr>
        <w:t xml:space="preserve"> entitled</w:t>
      </w:r>
      <w:r w:rsidRPr="5897EC05">
        <w:rPr>
          <w:sz w:val="24"/>
          <w:szCs w:val="24"/>
        </w:rPr>
        <w:t xml:space="preserve"> </w:t>
      </w:r>
      <w:r>
        <w:rPr>
          <w:sz w:val="24"/>
          <w:szCs w:val="24"/>
        </w:rPr>
        <w:t>“</w:t>
      </w:r>
      <w:r w:rsidRPr="5897EC05">
        <w:rPr>
          <w:sz w:val="24"/>
          <w:szCs w:val="24"/>
        </w:rPr>
        <w:t xml:space="preserve">The Hand in the </w:t>
      </w:r>
      <w:r>
        <w:rPr>
          <w:sz w:val="24"/>
          <w:szCs w:val="24"/>
        </w:rPr>
        <w:t>G</w:t>
      </w:r>
      <w:r w:rsidRPr="5897EC05">
        <w:rPr>
          <w:sz w:val="24"/>
          <w:szCs w:val="24"/>
        </w:rPr>
        <w:t>love</w:t>
      </w:r>
      <w:r>
        <w:rPr>
          <w:sz w:val="24"/>
          <w:szCs w:val="24"/>
        </w:rPr>
        <w:t>,” is perhaps one of the best</w:t>
      </w:r>
      <w:r w:rsidRPr="5897EC05">
        <w:rPr>
          <w:sz w:val="24"/>
          <w:szCs w:val="24"/>
        </w:rPr>
        <w:t xml:space="preserve"> illustration</w:t>
      </w:r>
      <w:r>
        <w:rPr>
          <w:sz w:val="24"/>
          <w:szCs w:val="24"/>
        </w:rPr>
        <w:t xml:space="preserve">s </w:t>
      </w:r>
      <w:r w:rsidRPr="5897EC05">
        <w:rPr>
          <w:sz w:val="24"/>
          <w:szCs w:val="24"/>
        </w:rPr>
        <w:t>I’ve ever seen</w:t>
      </w:r>
      <w:r>
        <w:rPr>
          <w:sz w:val="24"/>
          <w:szCs w:val="24"/>
        </w:rPr>
        <w:t>, depicting the futility of trying to do anything for God, without being filled with the Spirit of God. I’ve heard him preach this message twice, and</w:t>
      </w:r>
      <w:r w:rsidRPr="00551DD3">
        <w:rPr>
          <w:sz w:val="24"/>
          <w:szCs w:val="24"/>
        </w:rPr>
        <w:t xml:space="preserve"> </w:t>
      </w:r>
      <w:r>
        <w:rPr>
          <w:sz w:val="24"/>
          <w:szCs w:val="24"/>
        </w:rPr>
        <w:t xml:space="preserve">based on his testimony, this message was birthed in his heart as he struggled in vain to do the work of God in his own strength. He uses a glove to demonstrate. </w:t>
      </w:r>
    </w:p>
    <w:p w14:paraId="103D0533" w14:textId="77777777" w:rsidR="00E50128" w:rsidRPr="009B7A8C" w:rsidRDefault="00551DD3" w:rsidP="007375E5">
      <w:pPr>
        <w:ind w:firstLine="720"/>
        <w:jc w:val="both"/>
        <w:rPr>
          <w:sz w:val="24"/>
          <w:szCs w:val="24"/>
        </w:rPr>
      </w:pPr>
      <w:r>
        <w:rPr>
          <w:sz w:val="24"/>
          <w:szCs w:val="24"/>
        </w:rPr>
        <w:t xml:space="preserve">Picture with me if you will, a limp glove, trying to move on its own. I will summarize his explanation. We are the lifeless, useless glove. The Holy Spirt, is the hand that must be fully formed within the glove. The mind that tells the hand what to do, is the mind of Christ. When the hand is fully formed inside the glove, it can do anything and everything that </w:t>
      </w:r>
      <w:r w:rsidRPr="009B7A8C">
        <w:rPr>
          <w:sz w:val="24"/>
          <w:szCs w:val="24"/>
        </w:rPr>
        <w:t>the mind tells it to do! It is a clear analogy; don’t you think? (I Corinthians 2:16; Galatians 4:19-20)</w:t>
      </w:r>
      <w:r w:rsidR="007375E5" w:rsidRPr="009B7A8C">
        <w:rPr>
          <w:sz w:val="24"/>
          <w:szCs w:val="24"/>
        </w:rPr>
        <w:t xml:space="preserve"> So, to apply this personally, the Holy Spirit is the hand, I am just an ordinary pencil.</w:t>
      </w:r>
    </w:p>
    <w:p w14:paraId="0FFD29C1" w14:textId="77777777" w:rsidR="007867ED" w:rsidRPr="009B7A8C" w:rsidRDefault="007375E5" w:rsidP="007375E5">
      <w:pPr>
        <w:ind w:firstLine="720"/>
        <w:jc w:val="both"/>
        <w:rPr>
          <w:sz w:val="24"/>
          <w:szCs w:val="24"/>
        </w:rPr>
      </w:pPr>
      <w:r w:rsidRPr="009B7A8C">
        <w:rPr>
          <w:sz w:val="24"/>
          <w:szCs w:val="24"/>
        </w:rPr>
        <w:t xml:space="preserve"> Many years ago</w:t>
      </w:r>
      <w:r w:rsidR="00E50128" w:rsidRPr="009B7A8C">
        <w:rPr>
          <w:sz w:val="24"/>
          <w:szCs w:val="24"/>
        </w:rPr>
        <w:t>, before the Lord saved my husband,</w:t>
      </w:r>
      <w:r w:rsidRPr="009B7A8C">
        <w:rPr>
          <w:sz w:val="24"/>
          <w:szCs w:val="24"/>
        </w:rPr>
        <w:t xml:space="preserve"> I </w:t>
      </w:r>
      <w:r w:rsidR="00E50128" w:rsidRPr="009B7A8C">
        <w:rPr>
          <w:sz w:val="24"/>
          <w:szCs w:val="24"/>
        </w:rPr>
        <w:t xml:space="preserve">was alone with the Lord </w:t>
      </w:r>
      <w:r w:rsidR="00DD18DB" w:rsidRPr="009B7A8C">
        <w:rPr>
          <w:sz w:val="24"/>
          <w:szCs w:val="24"/>
        </w:rPr>
        <w:t xml:space="preserve">one night </w:t>
      </w:r>
      <w:r w:rsidR="00E50128" w:rsidRPr="009B7A8C">
        <w:rPr>
          <w:sz w:val="24"/>
          <w:szCs w:val="24"/>
        </w:rPr>
        <w:t>and I knelt beside my bed and ask</w:t>
      </w:r>
      <w:r w:rsidR="0093065A">
        <w:rPr>
          <w:sz w:val="24"/>
          <w:szCs w:val="24"/>
        </w:rPr>
        <w:t>ed</w:t>
      </w:r>
      <w:r w:rsidR="00E50128" w:rsidRPr="009B7A8C">
        <w:rPr>
          <w:sz w:val="24"/>
          <w:szCs w:val="24"/>
        </w:rPr>
        <w:t xml:space="preserve"> the Lord if He would speak to me</w:t>
      </w:r>
      <w:r w:rsidR="006124BC" w:rsidRPr="009B7A8C">
        <w:rPr>
          <w:sz w:val="24"/>
          <w:szCs w:val="24"/>
        </w:rPr>
        <w:t>. I just wanted to hear His voice. And so, I got up in bed and opened my Bible anticipating what He might say. The page opened to</w:t>
      </w:r>
      <w:r w:rsidRPr="009B7A8C">
        <w:rPr>
          <w:sz w:val="24"/>
          <w:szCs w:val="24"/>
        </w:rPr>
        <w:t xml:space="preserve"> Psalm</w:t>
      </w:r>
      <w:r w:rsidR="00E50128" w:rsidRPr="009B7A8C">
        <w:rPr>
          <w:sz w:val="24"/>
          <w:szCs w:val="24"/>
        </w:rPr>
        <w:t xml:space="preserve"> </w:t>
      </w:r>
      <w:r w:rsidR="00800AE5">
        <w:rPr>
          <w:sz w:val="24"/>
          <w:szCs w:val="24"/>
        </w:rPr>
        <w:t>45</w:t>
      </w:r>
      <w:r w:rsidR="006124BC" w:rsidRPr="009B7A8C">
        <w:rPr>
          <w:sz w:val="24"/>
          <w:szCs w:val="24"/>
        </w:rPr>
        <w:t xml:space="preserve">. Because of the personal and intimate </w:t>
      </w:r>
      <w:r w:rsidR="00725D90" w:rsidRPr="009B7A8C">
        <w:rPr>
          <w:sz w:val="24"/>
          <w:szCs w:val="24"/>
        </w:rPr>
        <w:t>words,</w:t>
      </w:r>
      <w:r w:rsidR="00DD18DB" w:rsidRPr="009B7A8C">
        <w:rPr>
          <w:sz w:val="24"/>
          <w:szCs w:val="24"/>
        </w:rPr>
        <w:t xml:space="preserve"> </w:t>
      </w:r>
      <w:r w:rsidR="006124BC" w:rsidRPr="009B7A8C">
        <w:rPr>
          <w:sz w:val="24"/>
          <w:szCs w:val="24"/>
        </w:rPr>
        <w:t xml:space="preserve">the Lord spoke to me that night, </w:t>
      </w:r>
      <w:r w:rsidR="00DD18DB" w:rsidRPr="009B7A8C">
        <w:rPr>
          <w:sz w:val="24"/>
          <w:szCs w:val="24"/>
        </w:rPr>
        <w:t>i</w:t>
      </w:r>
      <w:r w:rsidR="006124BC" w:rsidRPr="009B7A8C">
        <w:rPr>
          <w:sz w:val="24"/>
          <w:szCs w:val="24"/>
        </w:rPr>
        <w:t xml:space="preserve">t’s </w:t>
      </w:r>
      <w:r w:rsidR="00E50128" w:rsidRPr="009B7A8C">
        <w:rPr>
          <w:sz w:val="24"/>
          <w:szCs w:val="24"/>
        </w:rPr>
        <w:t xml:space="preserve">one of those passages that </w:t>
      </w:r>
      <w:r w:rsidR="00DD18DB" w:rsidRPr="009B7A8C">
        <w:rPr>
          <w:sz w:val="24"/>
          <w:szCs w:val="24"/>
        </w:rPr>
        <w:t>I hold</w:t>
      </w:r>
      <w:r w:rsidR="00E50128" w:rsidRPr="009B7A8C">
        <w:rPr>
          <w:sz w:val="24"/>
          <w:szCs w:val="24"/>
        </w:rPr>
        <w:t xml:space="preserve"> very </w:t>
      </w:r>
      <w:r w:rsidR="00DD18DB" w:rsidRPr="009B7A8C">
        <w:rPr>
          <w:sz w:val="24"/>
          <w:szCs w:val="24"/>
        </w:rPr>
        <w:t xml:space="preserve">near and </w:t>
      </w:r>
      <w:r w:rsidR="00E50128" w:rsidRPr="009B7A8C">
        <w:rPr>
          <w:sz w:val="24"/>
          <w:szCs w:val="24"/>
        </w:rPr>
        <w:t xml:space="preserve">dear </w:t>
      </w:r>
      <w:r w:rsidR="00DD18DB" w:rsidRPr="009B7A8C">
        <w:rPr>
          <w:sz w:val="24"/>
          <w:szCs w:val="24"/>
        </w:rPr>
        <w:t xml:space="preserve">to my heart. I never quite made the connection between the first </w:t>
      </w:r>
      <w:r w:rsidR="007867ED" w:rsidRPr="009B7A8C">
        <w:rPr>
          <w:sz w:val="24"/>
          <w:szCs w:val="24"/>
        </w:rPr>
        <w:t>verse</w:t>
      </w:r>
      <w:r w:rsidR="00DD18DB" w:rsidRPr="009B7A8C">
        <w:rPr>
          <w:sz w:val="24"/>
          <w:szCs w:val="24"/>
        </w:rPr>
        <w:t xml:space="preserve"> of this wedding Psalm</w:t>
      </w:r>
      <w:r w:rsidR="001A02BD" w:rsidRPr="009B7A8C">
        <w:rPr>
          <w:sz w:val="24"/>
          <w:szCs w:val="24"/>
        </w:rPr>
        <w:t>. A</w:t>
      </w:r>
      <w:r w:rsidR="00DD18DB" w:rsidRPr="009B7A8C">
        <w:rPr>
          <w:sz w:val="24"/>
          <w:szCs w:val="24"/>
        </w:rPr>
        <w:t xml:space="preserve">nd even now, I am under no </w:t>
      </w:r>
      <w:r w:rsidR="001A02BD" w:rsidRPr="009B7A8C">
        <w:rPr>
          <w:sz w:val="24"/>
          <w:szCs w:val="24"/>
        </w:rPr>
        <w:t>delusions</w:t>
      </w:r>
      <w:r w:rsidR="00DD18DB" w:rsidRPr="009B7A8C">
        <w:rPr>
          <w:sz w:val="24"/>
          <w:szCs w:val="24"/>
        </w:rPr>
        <w:t xml:space="preserve"> that these words </w:t>
      </w:r>
      <w:r w:rsidR="001A02BD" w:rsidRPr="009B7A8C">
        <w:rPr>
          <w:sz w:val="24"/>
          <w:szCs w:val="24"/>
        </w:rPr>
        <w:t xml:space="preserve">apply to me, but oh how I desire to </w:t>
      </w:r>
      <w:r w:rsidR="007867ED" w:rsidRPr="009B7A8C">
        <w:rPr>
          <w:sz w:val="24"/>
          <w:szCs w:val="24"/>
        </w:rPr>
        <w:t xml:space="preserve">be a good student, make my teacher proud… learn to </w:t>
      </w:r>
      <w:r w:rsidR="001A02BD" w:rsidRPr="009B7A8C">
        <w:rPr>
          <w:sz w:val="24"/>
          <w:szCs w:val="24"/>
        </w:rPr>
        <w:t xml:space="preserve">write </w:t>
      </w:r>
      <w:r w:rsidR="007867ED" w:rsidRPr="009B7A8C">
        <w:rPr>
          <w:sz w:val="24"/>
          <w:szCs w:val="24"/>
        </w:rPr>
        <w:t>in such a way that brings</w:t>
      </w:r>
      <w:r w:rsidR="001A02BD" w:rsidRPr="009B7A8C">
        <w:rPr>
          <w:sz w:val="24"/>
          <w:szCs w:val="24"/>
        </w:rPr>
        <w:t xml:space="preserve"> glory </w:t>
      </w:r>
      <w:r w:rsidR="007867ED" w:rsidRPr="009B7A8C">
        <w:rPr>
          <w:sz w:val="24"/>
          <w:szCs w:val="24"/>
        </w:rPr>
        <w:t>to</w:t>
      </w:r>
      <w:r w:rsidR="001A02BD" w:rsidRPr="009B7A8C">
        <w:rPr>
          <w:sz w:val="24"/>
          <w:szCs w:val="24"/>
        </w:rPr>
        <w:t xml:space="preserve"> my King</w:t>
      </w:r>
      <w:r w:rsidR="007867ED" w:rsidRPr="009B7A8C">
        <w:rPr>
          <w:sz w:val="24"/>
          <w:szCs w:val="24"/>
        </w:rPr>
        <w:t>!</w:t>
      </w:r>
      <w:r w:rsidR="001A02BD" w:rsidRPr="009B7A8C">
        <w:rPr>
          <w:sz w:val="24"/>
          <w:szCs w:val="24"/>
        </w:rPr>
        <w:t xml:space="preserve"> </w:t>
      </w:r>
    </w:p>
    <w:p w14:paraId="7E379BBD" w14:textId="77777777" w:rsidR="001A02BD" w:rsidRPr="009B7A8C" w:rsidRDefault="0093065A" w:rsidP="001A02BD">
      <w:pPr>
        <w:spacing w:after="0"/>
        <w:jc w:val="center"/>
        <w:rPr>
          <w:b/>
          <w:sz w:val="24"/>
          <w:szCs w:val="24"/>
        </w:rPr>
      </w:pPr>
      <w:r>
        <w:rPr>
          <w:b/>
          <w:sz w:val="24"/>
          <w:szCs w:val="24"/>
        </w:rPr>
        <w:t>Psalm</w:t>
      </w:r>
      <w:r w:rsidR="001A02BD" w:rsidRPr="009B7A8C">
        <w:rPr>
          <w:b/>
          <w:sz w:val="24"/>
          <w:szCs w:val="24"/>
        </w:rPr>
        <w:t xml:space="preserve"> 45:1 (NIV)</w:t>
      </w:r>
    </w:p>
    <w:p w14:paraId="365E9E91" w14:textId="77777777" w:rsidR="00800AE5" w:rsidRDefault="001A02BD" w:rsidP="00044BB0">
      <w:pPr>
        <w:spacing w:after="0"/>
        <w:jc w:val="center"/>
        <w:rPr>
          <w:b/>
          <w:i/>
          <w:sz w:val="24"/>
          <w:szCs w:val="24"/>
        </w:rPr>
      </w:pPr>
      <w:r w:rsidRPr="009B7A8C">
        <w:rPr>
          <w:b/>
          <w:i/>
          <w:sz w:val="24"/>
          <w:szCs w:val="24"/>
        </w:rPr>
        <w:t>My heart is stirred by a noble theme as I recite my verses for the King</w:t>
      </w:r>
      <w:r w:rsidR="00237822" w:rsidRPr="009B7A8C">
        <w:rPr>
          <w:b/>
          <w:i/>
          <w:sz w:val="24"/>
          <w:szCs w:val="24"/>
        </w:rPr>
        <w:t>;</w:t>
      </w:r>
    </w:p>
    <w:p w14:paraId="66F5F2B8" w14:textId="77777777" w:rsidR="001A02BD" w:rsidRDefault="001A02BD" w:rsidP="00044BB0">
      <w:pPr>
        <w:spacing w:after="0"/>
        <w:jc w:val="center"/>
        <w:rPr>
          <w:b/>
          <w:i/>
          <w:sz w:val="24"/>
          <w:szCs w:val="24"/>
        </w:rPr>
      </w:pPr>
      <w:r w:rsidRPr="009B7A8C">
        <w:rPr>
          <w:b/>
          <w:i/>
          <w:sz w:val="24"/>
          <w:szCs w:val="24"/>
        </w:rPr>
        <w:t xml:space="preserve"> </w:t>
      </w:r>
      <w:r w:rsidR="00237822" w:rsidRPr="009B7A8C">
        <w:rPr>
          <w:b/>
          <w:i/>
          <w:sz w:val="24"/>
          <w:szCs w:val="24"/>
        </w:rPr>
        <w:t xml:space="preserve">my </w:t>
      </w:r>
      <w:r w:rsidRPr="009B7A8C">
        <w:rPr>
          <w:b/>
          <w:i/>
          <w:sz w:val="24"/>
          <w:szCs w:val="24"/>
        </w:rPr>
        <w:t xml:space="preserve">tongue </w:t>
      </w:r>
      <w:r w:rsidR="00237822" w:rsidRPr="009B7A8C">
        <w:rPr>
          <w:b/>
          <w:i/>
          <w:sz w:val="24"/>
          <w:szCs w:val="24"/>
        </w:rPr>
        <w:t xml:space="preserve">is the pen of </w:t>
      </w:r>
      <w:r w:rsidRPr="009B7A8C">
        <w:rPr>
          <w:b/>
          <w:i/>
          <w:sz w:val="24"/>
          <w:szCs w:val="24"/>
        </w:rPr>
        <w:t>a skillful writer.</w:t>
      </w:r>
    </w:p>
    <w:p w14:paraId="046D7914" w14:textId="77777777" w:rsidR="0093065A" w:rsidRPr="001A02BD" w:rsidRDefault="0093065A" w:rsidP="001A02BD">
      <w:pPr>
        <w:spacing w:after="0"/>
        <w:jc w:val="center"/>
        <w:rPr>
          <w:b/>
          <w:i/>
          <w:sz w:val="24"/>
          <w:szCs w:val="24"/>
        </w:rPr>
      </w:pPr>
    </w:p>
    <w:p w14:paraId="76CAADE2" w14:textId="77777777" w:rsidR="00983719" w:rsidRPr="00C158E1" w:rsidRDefault="00017162" w:rsidP="007375E5">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Read the following passages; </w:t>
      </w:r>
      <w:r w:rsidR="00983719" w:rsidRPr="00C158E1">
        <w:rPr>
          <w:rFonts w:asciiTheme="minorHAnsi" w:eastAsia="Times New Roman" w:hAnsiTheme="minorHAnsi"/>
          <w:sz w:val="24"/>
          <w:szCs w:val="24"/>
        </w:rPr>
        <w:t>describe a time when you had one of each</w:t>
      </w:r>
      <w:r w:rsidR="00983719">
        <w:rPr>
          <w:rFonts w:asciiTheme="minorHAnsi" w:eastAsia="Times New Roman" w:hAnsiTheme="minorHAnsi"/>
          <w:sz w:val="24"/>
          <w:szCs w:val="24"/>
        </w:rPr>
        <w:t xml:space="preserve"> of the following</w:t>
      </w:r>
      <w:r w:rsidR="00983719" w:rsidRPr="00C158E1">
        <w:rPr>
          <w:rFonts w:asciiTheme="minorHAnsi" w:eastAsia="Times New Roman" w:hAnsiTheme="minorHAnsi"/>
          <w:sz w:val="24"/>
          <w:szCs w:val="24"/>
        </w:rPr>
        <w:t xml:space="preserve"> impression</w:t>
      </w:r>
      <w:r w:rsidR="00983719">
        <w:rPr>
          <w:rFonts w:asciiTheme="minorHAnsi" w:eastAsia="Times New Roman" w:hAnsiTheme="minorHAnsi"/>
          <w:sz w:val="24"/>
          <w:szCs w:val="24"/>
        </w:rPr>
        <w:t>s</w:t>
      </w:r>
      <w:r w:rsidR="00983719" w:rsidRPr="00C158E1">
        <w:rPr>
          <w:rFonts w:asciiTheme="minorHAnsi" w:eastAsia="Times New Roman" w:hAnsiTheme="minorHAnsi"/>
          <w:sz w:val="24"/>
          <w:szCs w:val="24"/>
        </w:rPr>
        <w:t xml:space="preserve"> on your mind. 1 Corinthians 2:10-16; Romans 8:5-6, 10-11, 14-16, 26-27</w:t>
      </w:r>
    </w:p>
    <w:p w14:paraId="587DAB17" w14:textId="77777777" w:rsidR="00017162"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Our own</w:t>
      </w:r>
      <w:r w:rsidR="00017162">
        <w:rPr>
          <w:rFonts w:asciiTheme="minorHAnsi" w:eastAsia="Times New Roman" w:hAnsiTheme="minorHAnsi"/>
          <w:sz w:val="24"/>
          <w:szCs w:val="24"/>
        </w:rPr>
        <w:t xml:space="preserve"> carnal mind: ______________________________________________________ </w:t>
      </w:r>
    </w:p>
    <w:p w14:paraId="68197216" w14:textId="77777777" w:rsidR="00983719" w:rsidRPr="00017162" w:rsidRDefault="00017162" w:rsidP="00017162">
      <w:pPr>
        <w:pStyle w:val="ListParagraph"/>
        <w:rPr>
          <w:rFonts w:asciiTheme="minorHAnsi" w:eastAsia="Times New Roman" w:hAnsiTheme="minorHAnsi"/>
          <w:sz w:val="24"/>
          <w:szCs w:val="24"/>
        </w:rPr>
      </w:pPr>
      <w:r>
        <w:rPr>
          <w:rFonts w:asciiTheme="minorHAnsi" w:eastAsia="Times New Roman" w:hAnsiTheme="minorHAnsi"/>
          <w:sz w:val="24"/>
          <w:szCs w:val="24"/>
        </w:rPr>
        <w:t>____</w:t>
      </w:r>
      <w:r w:rsidR="00983719" w:rsidRPr="00017162">
        <w:rPr>
          <w:rFonts w:asciiTheme="minorHAnsi" w:eastAsia="Times New Roman" w:hAnsiTheme="minorHAnsi"/>
          <w:sz w:val="24"/>
          <w:szCs w:val="24"/>
        </w:rPr>
        <w:t>________________________________________________________________</w:t>
      </w:r>
      <w:r>
        <w:rPr>
          <w:rFonts w:asciiTheme="minorHAnsi" w:eastAsia="Times New Roman" w:hAnsiTheme="minorHAnsi"/>
          <w:sz w:val="24"/>
          <w:szCs w:val="24"/>
        </w:rPr>
        <w:t>___</w:t>
      </w:r>
      <w:r w:rsidR="00983719" w:rsidRPr="00017162">
        <w:rPr>
          <w:rFonts w:asciiTheme="minorHAnsi" w:eastAsia="Times New Roman" w:hAnsiTheme="minorHAnsi"/>
          <w:sz w:val="24"/>
          <w:szCs w:val="24"/>
        </w:rPr>
        <w:t>_</w:t>
      </w:r>
    </w:p>
    <w:p w14:paraId="333AA2F0" w14:textId="77777777"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Someone else’s:</w:t>
      </w:r>
      <w:r w:rsidR="00017162">
        <w:rPr>
          <w:rFonts w:asciiTheme="minorHAnsi" w:eastAsia="Times New Roman" w:hAnsiTheme="minorHAnsi"/>
          <w:sz w:val="24"/>
          <w:szCs w:val="24"/>
        </w:rPr>
        <w:t xml:space="preserve"> __________________________________________________________</w:t>
      </w:r>
      <w:r>
        <w:rPr>
          <w:rFonts w:asciiTheme="minorHAnsi" w:eastAsia="Times New Roman" w:hAnsiTheme="minorHAnsi"/>
          <w:sz w:val="24"/>
          <w:szCs w:val="24"/>
        </w:rPr>
        <w:t xml:space="preserve"> _________________________________________________________________</w:t>
      </w:r>
      <w:r w:rsidR="00017162">
        <w:rPr>
          <w:rFonts w:asciiTheme="minorHAnsi" w:eastAsia="Times New Roman" w:hAnsiTheme="minorHAnsi"/>
          <w:sz w:val="24"/>
          <w:szCs w:val="24"/>
        </w:rPr>
        <w:t>_______</w:t>
      </w:r>
    </w:p>
    <w:p w14:paraId="6B89AF12" w14:textId="77777777"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The Devil:</w:t>
      </w:r>
      <w:r w:rsidR="00017162">
        <w:rPr>
          <w:rFonts w:asciiTheme="minorHAnsi" w:eastAsia="Times New Roman" w:hAnsiTheme="minorHAnsi"/>
          <w:sz w:val="24"/>
          <w:szCs w:val="24"/>
        </w:rPr>
        <w:t xml:space="preserve"> _______________________________________________________________</w:t>
      </w:r>
      <w:r>
        <w:rPr>
          <w:rFonts w:asciiTheme="minorHAnsi" w:eastAsia="Times New Roman" w:hAnsiTheme="minorHAnsi"/>
          <w:sz w:val="24"/>
          <w:szCs w:val="24"/>
        </w:rPr>
        <w:t xml:space="preserve"> </w:t>
      </w:r>
      <w:r w:rsidR="00017162">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_________________________________________________________________</w:t>
      </w:r>
      <w:r w:rsidR="00017162">
        <w:rPr>
          <w:rFonts w:asciiTheme="minorHAnsi" w:eastAsia="Times New Roman" w:hAnsiTheme="minorHAnsi"/>
          <w:sz w:val="24"/>
          <w:szCs w:val="24"/>
        </w:rPr>
        <w:t>_______</w:t>
      </w:r>
    </w:p>
    <w:p w14:paraId="1C0E363C" w14:textId="77777777" w:rsidR="00983719"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The mind of Christ</w:t>
      </w:r>
      <w:r>
        <w:rPr>
          <w:rFonts w:asciiTheme="minorHAnsi" w:eastAsia="Times New Roman" w:hAnsiTheme="minorHAnsi"/>
          <w:sz w:val="24"/>
          <w:szCs w:val="24"/>
        </w:rPr>
        <w:t>:</w:t>
      </w:r>
      <w:r w:rsidR="00017162">
        <w:rPr>
          <w:rFonts w:asciiTheme="minorHAnsi" w:eastAsia="Times New Roman" w:hAnsiTheme="minorHAnsi"/>
          <w:sz w:val="24"/>
          <w:szCs w:val="24"/>
        </w:rPr>
        <w:t xml:space="preserve"> ________________________________________________________</w:t>
      </w:r>
    </w:p>
    <w:p w14:paraId="68435677" w14:textId="77777777" w:rsidR="00983719" w:rsidRDefault="00983719" w:rsidP="006D04DC">
      <w:pPr>
        <w:pStyle w:val="ListParagraph"/>
        <w:rPr>
          <w:rFonts w:asciiTheme="minorHAnsi" w:eastAsia="Times New Roman" w:hAnsiTheme="minorHAnsi"/>
          <w:sz w:val="24"/>
          <w:szCs w:val="24"/>
        </w:rPr>
      </w:pPr>
      <w:r>
        <w:rPr>
          <w:rFonts w:asciiTheme="minorHAnsi" w:eastAsia="Times New Roman" w:hAnsiTheme="minorHAnsi"/>
          <w:sz w:val="24"/>
          <w:szCs w:val="24"/>
        </w:rPr>
        <w:t>_________________________________</w:t>
      </w:r>
      <w:r w:rsidR="00017162">
        <w:rPr>
          <w:rFonts w:asciiTheme="minorHAnsi" w:eastAsia="Times New Roman" w:hAnsiTheme="minorHAnsi"/>
          <w:sz w:val="24"/>
          <w:szCs w:val="24"/>
        </w:rPr>
        <w:t>_______________________________________</w:t>
      </w:r>
    </w:p>
    <w:p w14:paraId="7A58F5AF" w14:textId="77777777" w:rsidR="00717414" w:rsidRDefault="00983719" w:rsidP="00EF73C9">
      <w:pPr>
        <w:pStyle w:val="ListParagraph"/>
        <w:numPr>
          <w:ilvl w:val="0"/>
          <w:numId w:val="9"/>
        </w:numPr>
        <w:ind w:left="720"/>
        <w:rPr>
          <w:sz w:val="24"/>
          <w:szCs w:val="24"/>
        </w:rPr>
      </w:pPr>
      <w:r w:rsidRPr="00C158E1">
        <w:rPr>
          <w:sz w:val="24"/>
          <w:szCs w:val="24"/>
        </w:rPr>
        <w:t xml:space="preserve">Has God given you a job to do that you feel you are incapable of doing? </w:t>
      </w:r>
      <w:r>
        <w:rPr>
          <w:sz w:val="24"/>
          <w:szCs w:val="24"/>
        </w:rPr>
        <w:t>If so, what is God telling you about doing it?</w:t>
      </w:r>
      <w:r w:rsidR="00017162">
        <w:rPr>
          <w:sz w:val="24"/>
          <w:szCs w:val="24"/>
        </w:rPr>
        <w:t xml:space="preserve"> ______________________________________________</w:t>
      </w:r>
      <w:r>
        <w:rPr>
          <w:sz w:val="24"/>
          <w:szCs w:val="24"/>
        </w:rPr>
        <w:t xml:space="preserve"> </w:t>
      </w:r>
      <w:r w:rsidRPr="00C158E1">
        <w:rPr>
          <w:sz w:val="24"/>
          <w:szCs w:val="24"/>
        </w:rPr>
        <w:t>__________________________________________________________________</w:t>
      </w:r>
      <w:r w:rsidR="00553EFF">
        <w:rPr>
          <w:sz w:val="24"/>
          <w:szCs w:val="24"/>
        </w:rPr>
        <w:t>____________</w:t>
      </w:r>
      <w:r w:rsidRPr="00C158E1">
        <w:rPr>
          <w:sz w:val="24"/>
          <w:szCs w:val="24"/>
        </w:rPr>
        <w:t>______</w:t>
      </w:r>
      <w:r>
        <w:rPr>
          <w:sz w:val="24"/>
          <w:szCs w:val="24"/>
        </w:rPr>
        <w:t>____________________________________________________________________________________________________________________________________</w:t>
      </w:r>
    </w:p>
    <w:p w14:paraId="41D62E57" w14:textId="77777777" w:rsidR="00983719" w:rsidRPr="0054206A" w:rsidRDefault="00983719" w:rsidP="00983719">
      <w:pPr>
        <w:jc w:val="center"/>
        <w:rPr>
          <w:b/>
          <w:sz w:val="28"/>
          <w:szCs w:val="28"/>
        </w:rPr>
      </w:pPr>
      <w:r w:rsidRPr="0054206A">
        <w:rPr>
          <w:b/>
          <w:sz w:val="28"/>
          <w:szCs w:val="28"/>
        </w:rPr>
        <w:t>He’s The Seal of Our Inheritance</w:t>
      </w:r>
    </w:p>
    <w:p w14:paraId="50BC8B82" w14:textId="77777777" w:rsidR="00983719" w:rsidRPr="00017162" w:rsidRDefault="00983719" w:rsidP="00017162">
      <w:pPr>
        <w:spacing w:after="0"/>
        <w:jc w:val="center"/>
        <w:rPr>
          <w:b/>
          <w:sz w:val="24"/>
          <w:szCs w:val="24"/>
        </w:rPr>
      </w:pPr>
      <w:r w:rsidRPr="00017162">
        <w:rPr>
          <w:b/>
          <w:bCs/>
          <w:iCs/>
          <w:sz w:val="24"/>
          <w:szCs w:val="24"/>
        </w:rPr>
        <w:t>2 Corinthians 1:20-22 (NASB)</w:t>
      </w:r>
    </w:p>
    <w:p w14:paraId="6C40D423" w14:textId="77777777" w:rsidR="00983719" w:rsidRPr="00DA229D" w:rsidRDefault="00983719" w:rsidP="00983719">
      <w:pPr>
        <w:jc w:val="center"/>
        <w:rPr>
          <w:b/>
          <w:i/>
          <w:sz w:val="24"/>
          <w:szCs w:val="24"/>
        </w:rPr>
      </w:pPr>
      <w:r w:rsidRPr="00DA229D">
        <w:rPr>
          <w:b/>
          <w:bCs/>
          <w:i/>
          <w:iCs/>
          <w:sz w:val="24"/>
          <w:szCs w:val="24"/>
        </w:rPr>
        <w:t xml:space="preserve">For as many as are the promises of God, in Him they are yes; therefore, also through Him </w:t>
      </w:r>
      <w:r w:rsidR="00017162">
        <w:rPr>
          <w:b/>
          <w:bCs/>
          <w:i/>
          <w:iCs/>
          <w:sz w:val="24"/>
          <w:szCs w:val="24"/>
        </w:rPr>
        <w:t xml:space="preserve">        </w:t>
      </w:r>
      <w:r w:rsidRPr="00DA229D">
        <w:rPr>
          <w:b/>
          <w:bCs/>
          <w:i/>
          <w:iCs/>
          <w:sz w:val="24"/>
          <w:szCs w:val="24"/>
        </w:rPr>
        <w:t xml:space="preserve">is our Amen to the glory of God through us. Now He who establishes us with you in Christ </w:t>
      </w:r>
      <w:r w:rsidR="00017162">
        <w:rPr>
          <w:b/>
          <w:bCs/>
          <w:i/>
          <w:iCs/>
          <w:sz w:val="24"/>
          <w:szCs w:val="24"/>
        </w:rPr>
        <w:t xml:space="preserve">   </w:t>
      </w:r>
      <w:r w:rsidRPr="00DA229D">
        <w:rPr>
          <w:b/>
          <w:bCs/>
          <w:i/>
          <w:iCs/>
          <w:sz w:val="24"/>
          <w:szCs w:val="24"/>
        </w:rPr>
        <w:t>and anointed us is God, who also sealed us and gave us the Spirit in our hearts as a pledge.</w:t>
      </w:r>
    </w:p>
    <w:p w14:paraId="0E1741B9" w14:textId="77777777" w:rsidR="00983719" w:rsidRDefault="00983719" w:rsidP="00983719">
      <w:pPr>
        <w:pStyle w:val="ListParagraph"/>
        <w:ind w:left="0"/>
        <w:jc w:val="both"/>
        <w:rPr>
          <w:sz w:val="24"/>
          <w:szCs w:val="24"/>
        </w:rPr>
      </w:pPr>
      <w:r>
        <w:rPr>
          <w:sz w:val="24"/>
          <w:szCs w:val="24"/>
        </w:rPr>
        <w:t xml:space="preserve">  </w:t>
      </w:r>
      <w:r>
        <w:rPr>
          <w:sz w:val="24"/>
          <w:szCs w:val="24"/>
        </w:rPr>
        <w:tab/>
        <w:t xml:space="preserve">Now I would like to seize the opportunity to return to the wedding theme of this study.  The moment we were born again </w:t>
      </w:r>
      <w:r w:rsidR="00B432D5">
        <w:rPr>
          <w:sz w:val="24"/>
          <w:szCs w:val="24"/>
        </w:rPr>
        <w:t>spiritually;</w:t>
      </w:r>
      <w:r>
        <w:rPr>
          <w:sz w:val="24"/>
          <w:szCs w:val="24"/>
        </w:rPr>
        <w:t xml:space="preserve"> we were sealed by the Holy Spirit. And, as you will see in the following word search, the seal not only marks us as being authentic, it also protects us (Ephesians 6:13-18)</w:t>
      </w:r>
      <w:r w:rsidR="00725D90">
        <w:rPr>
          <w:sz w:val="24"/>
          <w:szCs w:val="24"/>
        </w:rPr>
        <w:t>.</w:t>
      </w:r>
      <w:r>
        <w:rPr>
          <w:sz w:val="24"/>
          <w:szCs w:val="24"/>
        </w:rPr>
        <w:t xml:space="preserve"> We could think of it as a signet ring that belongs to a King, and it’s used to seal his letters or important documents.</w:t>
      </w:r>
      <w:r w:rsidRPr="003E229C">
        <w:rPr>
          <w:sz w:val="24"/>
          <w:szCs w:val="24"/>
        </w:rPr>
        <w:t xml:space="preserve"> </w:t>
      </w:r>
      <w:r>
        <w:rPr>
          <w:sz w:val="24"/>
          <w:szCs w:val="24"/>
        </w:rPr>
        <w:t xml:space="preserve">The word pledge is the word used in Greek for engagement ring! So now we know that the Holy Spirit signifies that we belong to Jesus, and the seal guarantees that there will be a wedding. This engagement cannot be broken because God keeps His promises.  And then lastly, we will look at our inheritance. </w:t>
      </w:r>
    </w:p>
    <w:p w14:paraId="2D410530" w14:textId="77777777" w:rsidR="00983719" w:rsidRDefault="00983719" w:rsidP="00983719">
      <w:pPr>
        <w:pStyle w:val="ListParagraph"/>
        <w:ind w:left="0"/>
        <w:jc w:val="both"/>
        <w:rPr>
          <w:sz w:val="24"/>
          <w:szCs w:val="24"/>
        </w:rPr>
      </w:pPr>
    </w:p>
    <w:p w14:paraId="3270D802" w14:textId="77777777" w:rsidR="00983719" w:rsidRPr="00017162" w:rsidRDefault="00983719" w:rsidP="00983719">
      <w:pPr>
        <w:pStyle w:val="ListParagraph"/>
        <w:ind w:left="0"/>
        <w:jc w:val="center"/>
        <w:rPr>
          <w:b/>
          <w:sz w:val="24"/>
          <w:szCs w:val="24"/>
        </w:rPr>
      </w:pPr>
      <w:r w:rsidRPr="00017162">
        <w:rPr>
          <w:b/>
          <w:bCs/>
          <w:iCs/>
          <w:sz w:val="24"/>
          <w:szCs w:val="24"/>
        </w:rPr>
        <w:t>Titus 3:5-7 (NASB)</w:t>
      </w:r>
    </w:p>
    <w:p w14:paraId="2E1B88D6" w14:textId="77777777" w:rsidR="00017162" w:rsidRDefault="00983719" w:rsidP="00983719">
      <w:pPr>
        <w:pStyle w:val="ListParagraph"/>
        <w:ind w:left="0"/>
        <w:jc w:val="center"/>
        <w:rPr>
          <w:b/>
          <w:bCs/>
          <w:i/>
          <w:iCs/>
          <w:sz w:val="24"/>
          <w:szCs w:val="24"/>
        </w:rPr>
      </w:pPr>
      <w:r w:rsidRPr="5897EC05">
        <w:rPr>
          <w:b/>
          <w:bCs/>
          <w:i/>
          <w:iCs/>
          <w:sz w:val="24"/>
          <w:szCs w:val="24"/>
        </w:rPr>
        <w:t>He saved us, not on the basis of deeds which we have done in righteousness, but according</w:t>
      </w:r>
    </w:p>
    <w:p w14:paraId="715D57D9" w14:textId="77777777" w:rsidR="00017162" w:rsidRDefault="00983719" w:rsidP="00983719">
      <w:pPr>
        <w:pStyle w:val="ListParagraph"/>
        <w:ind w:left="0"/>
        <w:jc w:val="center"/>
        <w:rPr>
          <w:b/>
          <w:bCs/>
          <w:i/>
          <w:iCs/>
          <w:sz w:val="24"/>
          <w:szCs w:val="24"/>
        </w:rPr>
      </w:pPr>
      <w:r w:rsidRPr="5897EC05">
        <w:rPr>
          <w:b/>
          <w:bCs/>
          <w:i/>
          <w:iCs/>
          <w:sz w:val="24"/>
          <w:szCs w:val="24"/>
        </w:rPr>
        <w:t xml:space="preserve"> to His mercy, by the washing of regeneration and renewing by the Holy Spirit, whom He poured out upon us richly through Jesus Christ our Savior, so that being justified </w:t>
      </w:r>
    </w:p>
    <w:p w14:paraId="2500256E" w14:textId="77777777" w:rsidR="00983719" w:rsidRPr="00F230B3" w:rsidRDefault="00983719" w:rsidP="00983719">
      <w:pPr>
        <w:pStyle w:val="ListParagraph"/>
        <w:ind w:left="0"/>
        <w:jc w:val="center"/>
        <w:rPr>
          <w:b/>
          <w:i/>
          <w:sz w:val="24"/>
          <w:szCs w:val="24"/>
        </w:rPr>
      </w:pPr>
      <w:r w:rsidRPr="5897EC05">
        <w:rPr>
          <w:b/>
          <w:bCs/>
          <w:i/>
          <w:iCs/>
          <w:sz w:val="24"/>
          <w:szCs w:val="24"/>
        </w:rPr>
        <w:t>by His grace we would be made heirs according to the hope of eternal life.</w:t>
      </w:r>
    </w:p>
    <w:p w14:paraId="11A8C1B5" w14:textId="77777777" w:rsidR="00017162" w:rsidRPr="00017162" w:rsidRDefault="00983719" w:rsidP="00017162">
      <w:pPr>
        <w:spacing w:after="0"/>
        <w:ind w:left="-720"/>
        <w:rPr>
          <w:b/>
          <w:bCs/>
          <w:sz w:val="12"/>
          <w:szCs w:val="12"/>
        </w:rPr>
      </w:pPr>
      <w:r w:rsidRPr="00017162">
        <w:rPr>
          <w:b/>
          <w:bCs/>
          <w:sz w:val="12"/>
          <w:szCs w:val="12"/>
        </w:rPr>
        <w:t xml:space="preserve">            </w:t>
      </w:r>
    </w:p>
    <w:p w14:paraId="121C00F1" w14:textId="77777777" w:rsidR="00983719" w:rsidRPr="00C43769" w:rsidRDefault="00983719" w:rsidP="00017162">
      <w:pPr>
        <w:rPr>
          <w:b/>
          <w:sz w:val="28"/>
          <w:szCs w:val="28"/>
        </w:rPr>
      </w:pPr>
      <w:r w:rsidRPr="5897EC05">
        <w:rPr>
          <w:b/>
          <w:bCs/>
          <w:sz w:val="28"/>
          <w:szCs w:val="28"/>
        </w:rPr>
        <w:t xml:space="preserve"> </w:t>
      </w:r>
      <w:r>
        <w:rPr>
          <w:b/>
          <w:bCs/>
          <w:sz w:val="28"/>
          <w:szCs w:val="28"/>
        </w:rPr>
        <w:t xml:space="preserve">WORD SEARCH: </w:t>
      </w:r>
      <w:r w:rsidR="00797243">
        <w:rPr>
          <w:b/>
          <w:bCs/>
          <w:sz w:val="28"/>
          <w:szCs w:val="28"/>
        </w:rPr>
        <w:t>From Strong’s Concordance</w:t>
      </w:r>
    </w:p>
    <w:p w14:paraId="575CDC44" w14:textId="77777777" w:rsidR="00983719" w:rsidRPr="00192A2C" w:rsidRDefault="00983719" w:rsidP="00EF73C9">
      <w:pPr>
        <w:pStyle w:val="ListParagraph"/>
        <w:numPr>
          <w:ilvl w:val="0"/>
          <w:numId w:val="23"/>
        </w:numPr>
        <w:ind w:left="720"/>
        <w:rPr>
          <w:sz w:val="24"/>
          <w:szCs w:val="24"/>
        </w:rPr>
      </w:pPr>
      <w:r w:rsidRPr="5897EC05">
        <w:rPr>
          <w:b/>
          <w:bCs/>
          <w:sz w:val="24"/>
          <w:szCs w:val="24"/>
        </w:rPr>
        <w:t>Seal</w:t>
      </w:r>
      <w:r>
        <w:rPr>
          <w:sz w:val="24"/>
          <w:szCs w:val="24"/>
        </w:rPr>
        <w:t xml:space="preserve"> #4972 the Greek word </w:t>
      </w:r>
      <w:r w:rsidRPr="5897EC05">
        <w:rPr>
          <w:sz w:val="24"/>
          <w:szCs w:val="24"/>
        </w:rPr>
        <w:t xml:space="preserve">Sphragizo: From #4973: </w:t>
      </w:r>
      <w:r w:rsidRPr="5897EC05">
        <w:rPr>
          <w:i/>
          <w:iCs/>
          <w:sz w:val="24"/>
          <w:szCs w:val="24"/>
        </w:rPr>
        <w:t>to stamp with a signet or private mark, for security or preservation, to keep secret, to attest, seal up.</w:t>
      </w:r>
      <w:r w:rsidRPr="5897EC05">
        <w:rPr>
          <w:sz w:val="24"/>
          <w:szCs w:val="24"/>
        </w:rPr>
        <w:t xml:space="preserve"> </w:t>
      </w:r>
      <w:r>
        <w:rPr>
          <w:sz w:val="24"/>
          <w:szCs w:val="24"/>
        </w:rPr>
        <w:t>(</w:t>
      </w:r>
      <w:r w:rsidRPr="5897EC05">
        <w:rPr>
          <w:sz w:val="24"/>
          <w:szCs w:val="24"/>
        </w:rPr>
        <w:t>Eph. 1:13; 4:30; Romans 15:28; 2 Cor. 1:22; John 3:33</w:t>
      </w:r>
      <w:r>
        <w:rPr>
          <w:sz w:val="24"/>
          <w:szCs w:val="24"/>
        </w:rPr>
        <w:t>)</w:t>
      </w:r>
    </w:p>
    <w:p w14:paraId="207AF7D1" w14:textId="77777777" w:rsidR="00983719" w:rsidRPr="00192A2C" w:rsidRDefault="00983719" w:rsidP="00EF73C9">
      <w:pPr>
        <w:pStyle w:val="ListParagraph"/>
        <w:numPr>
          <w:ilvl w:val="0"/>
          <w:numId w:val="23"/>
        </w:numPr>
        <w:ind w:left="720"/>
        <w:rPr>
          <w:sz w:val="24"/>
          <w:szCs w:val="24"/>
        </w:rPr>
      </w:pPr>
      <w:r w:rsidRPr="5897EC05">
        <w:rPr>
          <w:b/>
          <w:bCs/>
          <w:sz w:val="24"/>
          <w:szCs w:val="24"/>
        </w:rPr>
        <w:t>Seal</w:t>
      </w:r>
      <w:r w:rsidRPr="5897EC05">
        <w:rPr>
          <w:sz w:val="24"/>
          <w:szCs w:val="24"/>
        </w:rPr>
        <w:t xml:space="preserve"> #4973</w:t>
      </w:r>
      <w:r>
        <w:rPr>
          <w:sz w:val="24"/>
          <w:szCs w:val="24"/>
        </w:rPr>
        <w:t xml:space="preserve"> the Greek word</w:t>
      </w:r>
      <w:r w:rsidRPr="5897EC05">
        <w:rPr>
          <w:sz w:val="24"/>
          <w:szCs w:val="24"/>
        </w:rPr>
        <w:t xml:space="preserve"> Sphragis: </w:t>
      </w:r>
      <w:r w:rsidRPr="5897EC05">
        <w:rPr>
          <w:i/>
          <w:iCs/>
          <w:sz w:val="24"/>
          <w:szCs w:val="24"/>
        </w:rPr>
        <w:t>a signet, (as a fencing in or protecting from misappropriation); the stamp impressed (as a mark of privacy, or genuineness) seal.</w:t>
      </w:r>
      <w:r w:rsidRPr="5897EC05">
        <w:rPr>
          <w:sz w:val="24"/>
          <w:szCs w:val="24"/>
        </w:rPr>
        <w:t xml:space="preserve"> (2 Tim.2:19; Rev. 9:4)</w:t>
      </w:r>
    </w:p>
    <w:p w14:paraId="2881E1F9" w14:textId="77777777" w:rsidR="00983719" w:rsidRPr="00C50DE2" w:rsidRDefault="00983719" w:rsidP="00EF73C9">
      <w:pPr>
        <w:pStyle w:val="ListParagraph"/>
        <w:numPr>
          <w:ilvl w:val="0"/>
          <w:numId w:val="23"/>
        </w:numPr>
        <w:ind w:left="720"/>
        <w:rPr>
          <w:sz w:val="24"/>
          <w:szCs w:val="24"/>
        </w:rPr>
      </w:pPr>
      <w:r w:rsidRPr="00AF2ED8">
        <w:rPr>
          <w:b/>
          <w:sz w:val="24"/>
          <w:szCs w:val="24"/>
        </w:rPr>
        <w:t>Pledge or Earnest</w:t>
      </w:r>
      <w:r>
        <w:rPr>
          <w:b/>
          <w:sz w:val="24"/>
          <w:szCs w:val="24"/>
        </w:rPr>
        <w:t xml:space="preserve"> (engagement ring of promise)</w:t>
      </w:r>
      <w:r w:rsidRPr="00AF2ED8">
        <w:rPr>
          <w:sz w:val="24"/>
          <w:szCs w:val="24"/>
        </w:rPr>
        <w:t xml:space="preserve"> #728 the Greek word Arrhabon</w:t>
      </w:r>
      <w:r>
        <w:rPr>
          <w:b/>
          <w:sz w:val="24"/>
          <w:szCs w:val="24"/>
        </w:rPr>
        <w:t xml:space="preserve">: </w:t>
      </w:r>
      <w:r w:rsidRPr="00E55A7C">
        <w:rPr>
          <w:i/>
          <w:sz w:val="24"/>
          <w:szCs w:val="24"/>
        </w:rPr>
        <w:t>a pledge, i.e. part of the purchase -money or property given in advance as security</w:t>
      </w:r>
      <w:r w:rsidRPr="0054206A">
        <w:rPr>
          <w:sz w:val="24"/>
          <w:szCs w:val="24"/>
        </w:rPr>
        <w:t>.  (2 Corinthians</w:t>
      </w:r>
      <w:r w:rsidRPr="00C50DE2">
        <w:rPr>
          <w:sz w:val="24"/>
          <w:szCs w:val="24"/>
        </w:rPr>
        <w:t xml:space="preserve"> 1:22, 5:5; Ephesians 1:14</w:t>
      </w:r>
      <w:r>
        <w:rPr>
          <w:sz w:val="24"/>
          <w:szCs w:val="24"/>
        </w:rPr>
        <w:t>)</w:t>
      </w:r>
    </w:p>
    <w:p w14:paraId="19C6C728" w14:textId="77777777" w:rsidR="00983719" w:rsidRDefault="00983719" w:rsidP="00EF73C9">
      <w:pPr>
        <w:pStyle w:val="ListParagraph"/>
        <w:numPr>
          <w:ilvl w:val="0"/>
          <w:numId w:val="23"/>
        </w:numPr>
        <w:ind w:left="720"/>
        <w:rPr>
          <w:i/>
          <w:sz w:val="24"/>
          <w:szCs w:val="24"/>
        </w:rPr>
      </w:pPr>
      <w:r w:rsidRPr="00E55A7C">
        <w:rPr>
          <w:b/>
          <w:sz w:val="24"/>
          <w:szCs w:val="24"/>
        </w:rPr>
        <w:t>Pledge</w:t>
      </w:r>
      <w:r>
        <w:rPr>
          <w:b/>
          <w:sz w:val="24"/>
          <w:szCs w:val="24"/>
        </w:rPr>
        <w:t xml:space="preserve"> </w:t>
      </w:r>
      <w:r w:rsidRPr="00E55A7C">
        <w:rPr>
          <w:sz w:val="24"/>
          <w:szCs w:val="24"/>
        </w:rPr>
        <w:t xml:space="preserve">#6162 from #6148 the Hebrew word Arabown: </w:t>
      </w:r>
      <w:r w:rsidRPr="00E55A7C">
        <w:rPr>
          <w:i/>
          <w:sz w:val="24"/>
          <w:szCs w:val="24"/>
        </w:rPr>
        <w:t xml:space="preserve">to braid, to give security, engage, give pledges, put in surety. </w:t>
      </w:r>
    </w:p>
    <w:p w14:paraId="79D2F7C2" w14:textId="77777777" w:rsidR="00983719" w:rsidRPr="00017162" w:rsidRDefault="00983719" w:rsidP="00017162">
      <w:pPr>
        <w:spacing w:after="0"/>
        <w:jc w:val="center"/>
        <w:rPr>
          <w:b/>
          <w:sz w:val="24"/>
          <w:szCs w:val="24"/>
        </w:rPr>
      </w:pPr>
      <w:r w:rsidRPr="00017162">
        <w:rPr>
          <w:b/>
          <w:bCs/>
          <w:iCs/>
          <w:sz w:val="24"/>
          <w:szCs w:val="24"/>
        </w:rPr>
        <w:t>Ephesians 1:13b-14a (NASB)</w:t>
      </w:r>
    </w:p>
    <w:p w14:paraId="2D77D074" w14:textId="77777777" w:rsidR="00017162" w:rsidRDefault="00983719" w:rsidP="00983719">
      <w:pPr>
        <w:pStyle w:val="ListParagraph"/>
        <w:ind w:left="0"/>
        <w:jc w:val="center"/>
        <w:rPr>
          <w:b/>
          <w:bCs/>
          <w:i/>
          <w:iCs/>
          <w:sz w:val="24"/>
          <w:szCs w:val="24"/>
        </w:rPr>
      </w:pPr>
      <w:r w:rsidRPr="5897EC05">
        <w:rPr>
          <w:b/>
          <w:bCs/>
          <w:i/>
          <w:iCs/>
          <w:sz w:val="24"/>
          <w:szCs w:val="24"/>
        </w:rPr>
        <w:t xml:space="preserve">Having also believed, you were sealed in Him with the Holy Spirit of promise, </w:t>
      </w:r>
    </w:p>
    <w:p w14:paraId="6884B918" w14:textId="77777777" w:rsidR="00983719" w:rsidRDefault="00983719" w:rsidP="00983719">
      <w:pPr>
        <w:pStyle w:val="ListParagraph"/>
        <w:ind w:left="0"/>
        <w:jc w:val="center"/>
        <w:rPr>
          <w:b/>
          <w:bCs/>
          <w:i/>
          <w:iCs/>
          <w:sz w:val="24"/>
          <w:szCs w:val="24"/>
        </w:rPr>
      </w:pPr>
      <w:r w:rsidRPr="5897EC05">
        <w:rPr>
          <w:b/>
          <w:bCs/>
          <w:i/>
          <w:iCs/>
          <w:sz w:val="24"/>
          <w:szCs w:val="24"/>
        </w:rPr>
        <w:t>who is given as a pledge of our inheritance.</w:t>
      </w:r>
    </w:p>
    <w:p w14:paraId="46BDCE72" w14:textId="77777777" w:rsidR="00983719" w:rsidRDefault="00983719" w:rsidP="00983719">
      <w:pPr>
        <w:ind w:firstLine="720"/>
        <w:jc w:val="both"/>
        <w:rPr>
          <w:sz w:val="24"/>
          <w:szCs w:val="24"/>
        </w:rPr>
      </w:pPr>
      <w:r>
        <w:rPr>
          <w:sz w:val="24"/>
          <w:szCs w:val="24"/>
        </w:rPr>
        <w:t xml:space="preserve">Wow, </w:t>
      </w:r>
      <w:r w:rsidRPr="5897EC05">
        <w:rPr>
          <w:sz w:val="24"/>
          <w:szCs w:val="24"/>
        </w:rPr>
        <w:t>the Holy Spirit is like our engagement ring</w:t>
      </w:r>
      <w:r>
        <w:rPr>
          <w:sz w:val="24"/>
          <w:szCs w:val="24"/>
        </w:rPr>
        <w:t>! So</w:t>
      </w:r>
      <w:r w:rsidRPr="5897EC05">
        <w:rPr>
          <w:sz w:val="24"/>
          <w:szCs w:val="24"/>
        </w:rPr>
        <w:t xml:space="preserve"> what is our inheritance? </w:t>
      </w:r>
      <w:r>
        <w:rPr>
          <w:sz w:val="24"/>
          <w:szCs w:val="24"/>
        </w:rPr>
        <w:t xml:space="preserve">We are about to discover the </w:t>
      </w:r>
      <w:r w:rsidRPr="5897EC05">
        <w:rPr>
          <w:sz w:val="24"/>
          <w:szCs w:val="24"/>
        </w:rPr>
        <w:t>greatest blessing of all</w:t>
      </w:r>
      <w:r>
        <w:rPr>
          <w:sz w:val="24"/>
          <w:szCs w:val="24"/>
        </w:rPr>
        <w:t xml:space="preserve"> for those who are in Christ. But b</w:t>
      </w:r>
      <w:r w:rsidRPr="5897EC05">
        <w:rPr>
          <w:sz w:val="24"/>
          <w:szCs w:val="24"/>
        </w:rPr>
        <w:t xml:space="preserve">efore </w:t>
      </w:r>
      <w:r>
        <w:rPr>
          <w:sz w:val="24"/>
          <w:szCs w:val="24"/>
        </w:rPr>
        <w:t>we do,</w:t>
      </w:r>
      <w:r w:rsidRPr="5897EC05">
        <w:rPr>
          <w:sz w:val="24"/>
          <w:szCs w:val="24"/>
        </w:rPr>
        <w:t xml:space="preserve"> we will need to come to grips with </w:t>
      </w:r>
      <w:r>
        <w:rPr>
          <w:sz w:val="24"/>
          <w:szCs w:val="24"/>
        </w:rPr>
        <w:t xml:space="preserve">a </w:t>
      </w:r>
      <w:r w:rsidRPr="5897EC05">
        <w:rPr>
          <w:sz w:val="24"/>
          <w:szCs w:val="24"/>
        </w:rPr>
        <w:t xml:space="preserve">truth about those who are </w:t>
      </w:r>
      <w:r>
        <w:rPr>
          <w:sz w:val="24"/>
          <w:szCs w:val="24"/>
        </w:rPr>
        <w:t>sealed with the Holy Spirit. This is a truth that is hard to fathom, and it is</w:t>
      </w:r>
      <w:r w:rsidRPr="5897EC05">
        <w:rPr>
          <w:sz w:val="24"/>
          <w:szCs w:val="24"/>
        </w:rPr>
        <w:t xml:space="preserve"> especially</w:t>
      </w:r>
      <w:r>
        <w:rPr>
          <w:sz w:val="24"/>
          <w:szCs w:val="24"/>
        </w:rPr>
        <w:t xml:space="preserve"> so</w:t>
      </w:r>
      <w:r w:rsidRPr="5897EC05">
        <w:rPr>
          <w:sz w:val="24"/>
          <w:szCs w:val="24"/>
        </w:rPr>
        <w:t xml:space="preserve"> for some who have been raised in certain religious affiliations. May the Holy Spirit illuminate</w:t>
      </w:r>
      <w:r>
        <w:rPr>
          <w:sz w:val="24"/>
          <w:szCs w:val="24"/>
        </w:rPr>
        <w:t xml:space="preserve"> His Words giving us </w:t>
      </w:r>
      <w:r w:rsidRPr="5897EC05">
        <w:rPr>
          <w:sz w:val="24"/>
          <w:szCs w:val="24"/>
        </w:rPr>
        <w:t xml:space="preserve">the ability to embrace these realities as our very own. For </w:t>
      </w:r>
      <w:r>
        <w:rPr>
          <w:sz w:val="24"/>
          <w:szCs w:val="24"/>
        </w:rPr>
        <w:t>only then</w:t>
      </w:r>
      <w:r w:rsidRPr="5897EC05">
        <w:rPr>
          <w:sz w:val="24"/>
          <w:szCs w:val="24"/>
        </w:rPr>
        <w:t xml:space="preserve"> will </w:t>
      </w:r>
      <w:r>
        <w:rPr>
          <w:sz w:val="24"/>
          <w:szCs w:val="24"/>
        </w:rPr>
        <w:t>we be able to</w:t>
      </w:r>
      <w:r w:rsidRPr="5897EC05">
        <w:rPr>
          <w:sz w:val="24"/>
          <w:szCs w:val="24"/>
        </w:rPr>
        <w:t xml:space="preserve"> appropriate this truth</w:t>
      </w:r>
      <w:r>
        <w:rPr>
          <w:sz w:val="24"/>
          <w:szCs w:val="24"/>
        </w:rPr>
        <w:t xml:space="preserve"> in our lives</w:t>
      </w:r>
      <w:r w:rsidRPr="5897EC05">
        <w:rPr>
          <w:sz w:val="24"/>
          <w:szCs w:val="24"/>
        </w:rPr>
        <w:t xml:space="preserve">. </w:t>
      </w:r>
      <w:r>
        <w:rPr>
          <w:sz w:val="24"/>
          <w:szCs w:val="24"/>
        </w:rPr>
        <w:t xml:space="preserve"> </w:t>
      </w:r>
      <w:r w:rsidRPr="5897EC05">
        <w:rPr>
          <w:sz w:val="24"/>
          <w:szCs w:val="24"/>
        </w:rPr>
        <w:t xml:space="preserve">For the </w:t>
      </w:r>
      <w:r>
        <w:rPr>
          <w:sz w:val="24"/>
          <w:szCs w:val="24"/>
        </w:rPr>
        <w:t xml:space="preserve">sake </w:t>
      </w:r>
      <w:r w:rsidRPr="5897EC05">
        <w:rPr>
          <w:sz w:val="24"/>
          <w:szCs w:val="24"/>
        </w:rPr>
        <w:t xml:space="preserve">of clarification, in the next three passages </w:t>
      </w:r>
      <w:r>
        <w:rPr>
          <w:sz w:val="24"/>
          <w:szCs w:val="24"/>
        </w:rPr>
        <w:t>you will find</w:t>
      </w:r>
      <w:r w:rsidRPr="5897EC05">
        <w:rPr>
          <w:sz w:val="24"/>
          <w:szCs w:val="24"/>
        </w:rPr>
        <w:t xml:space="preserve"> at least nine titles given to believers. </w:t>
      </w:r>
      <w:r>
        <w:rPr>
          <w:sz w:val="24"/>
          <w:szCs w:val="24"/>
        </w:rPr>
        <w:t xml:space="preserve"> </w:t>
      </w:r>
    </w:p>
    <w:p w14:paraId="7AA5C77F" w14:textId="77777777" w:rsidR="00983719" w:rsidRPr="00017162" w:rsidRDefault="00983719" w:rsidP="00017162">
      <w:pPr>
        <w:spacing w:after="0"/>
        <w:jc w:val="center"/>
        <w:rPr>
          <w:b/>
          <w:sz w:val="24"/>
          <w:szCs w:val="24"/>
        </w:rPr>
      </w:pPr>
      <w:r w:rsidRPr="00017162">
        <w:rPr>
          <w:b/>
          <w:bCs/>
          <w:iCs/>
          <w:sz w:val="24"/>
          <w:szCs w:val="24"/>
        </w:rPr>
        <w:t>1 Peter 2:5 (ESV)</w:t>
      </w:r>
    </w:p>
    <w:p w14:paraId="44E35C68" w14:textId="77777777" w:rsidR="00017162" w:rsidRDefault="00983719" w:rsidP="00017162">
      <w:pPr>
        <w:spacing w:after="0"/>
        <w:jc w:val="center"/>
        <w:rPr>
          <w:b/>
          <w:bCs/>
          <w:i/>
          <w:iCs/>
          <w:sz w:val="24"/>
          <w:szCs w:val="24"/>
        </w:rPr>
      </w:pPr>
      <w:r w:rsidRPr="5897EC05">
        <w:rPr>
          <w:b/>
          <w:bCs/>
          <w:i/>
          <w:iCs/>
          <w:sz w:val="24"/>
          <w:szCs w:val="24"/>
        </w:rPr>
        <w:t xml:space="preserve">You yourselves like living stones are being built up as a spiritual house, to be a </w:t>
      </w:r>
    </w:p>
    <w:p w14:paraId="615CD2A1" w14:textId="77777777" w:rsidR="00983719" w:rsidRDefault="00983719" w:rsidP="00983719">
      <w:pPr>
        <w:jc w:val="center"/>
        <w:rPr>
          <w:b/>
          <w:bCs/>
          <w:i/>
          <w:iCs/>
          <w:sz w:val="24"/>
          <w:szCs w:val="24"/>
        </w:rPr>
      </w:pPr>
      <w:r w:rsidRPr="5897EC05">
        <w:rPr>
          <w:b/>
          <w:bCs/>
          <w:i/>
          <w:iCs/>
          <w:sz w:val="24"/>
          <w:szCs w:val="24"/>
        </w:rPr>
        <w:t>holy priesthood, to offer spiritual sacrifices acceptable to God through Jesus Christ.</w:t>
      </w:r>
    </w:p>
    <w:p w14:paraId="410943F4" w14:textId="77777777" w:rsidR="00983719" w:rsidRPr="00017162" w:rsidRDefault="00983719" w:rsidP="00017162">
      <w:pPr>
        <w:spacing w:after="0"/>
        <w:jc w:val="center"/>
        <w:rPr>
          <w:rFonts w:asciiTheme="minorHAnsi" w:hAnsiTheme="minorHAnsi" w:cstheme="minorHAnsi"/>
          <w:b/>
          <w:sz w:val="24"/>
          <w:szCs w:val="24"/>
        </w:rPr>
      </w:pPr>
      <w:r w:rsidRPr="00017162">
        <w:rPr>
          <w:rFonts w:asciiTheme="minorHAnsi" w:eastAsiaTheme="minorEastAsia" w:hAnsiTheme="minorHAnsi" w:cstheme="minorBidi"/>
          <w:b/>
          <w:bCs/>
          <w:iCs/>
          <w:sz w:val="24"/>
          <w:szCs w:val="24"/>
        </w:rPr>
        <w:t>Revelation 1:5-6 (ESV)</w:t>
      </w:r>
    </w:p>
    <w:p w14:paraId="1B80BCD6" w14:textId="77777777"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From Jesus Christ the faithful witness, the firstborn of the dead, and the ruler of kings</w:t>
      </w:r>
    </w:p>
    <w:p w14:paraId="34D92560" w14:textId="77777777"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on earth. To him who loves us and has freed us from our sins by his blood and made us </w:t>
      </w:r>
    </w:p>
    <w:p w14:paraId="097BA03B" w14:textId="77777777" w:rsidR="00983719" w:rsidRDefault="00983719" w:rsidP="00017162">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 kingdom, priests to his God and Father, to him be glory and dominion forever and ever. Amen.</w:t>
      </w:r>
    </w:p>
    <w:p w14:paraId="66BEAE6E" w14:textId="77777777" w:rsidR="00983719" w:rsidRPr="00017162" w:rsidRDefault="00983719" w:rsidP="00017162">
      <w:pPr>
        <w:spacing w:after="0"/>
        <w:jc w:val="center"/>
        <w:rPr>
          <w:b/>
          <w:bCs/>
          <w:iCs/>
          <w:sz w:val="24"/>
          <w:szCs w:val="24"/>
        </w:rPr>
      </w:pPr>
      <w:r w:rsidRPr="00017162">
        <w:rPr>
          <w:b/>
          <w:bCs/>
          <w:iCs/>
          <w:sz w:val="24"/>
          <w:szCs w:val="24"/>
        </w:rPr>
        <w:t>1 Peter 2:9 (NASB)</w:t>
      </w:r>
    </w:p>
    <w:p w14:paraId="3C36983D" w14:textId="77777777" w:rsidR="00017162" w:rsidRDefault="00983719" w:rsidP="00017162">
      <w:pPr>
        <w:spacing w:after="0"/>
        <w:jc w:val="center"/>
        <w:rPr>
          <w:b/>
          <w:bCs/>
          <w:i/>
          <w:iCs/>
          <w:sz w:val="24"/>
          <w:szCs w:val="24"/>
        </w:rPr>
      </w:pPr>
      <w:r w:rsidRPr="5897EC05">
        <w:rPr>
          <w:b/>
          <w:bCs/>
          <w:i/>
          <w:iCs/>
          <w:sz w:val="24"/>
          <w:szCs w:val="24"/>
        </w:rPr>
        <w:t>But you are a Chosen Race, a royal Priesthood, a Holy Nation, and A People</w:t>
      </w:r>
    </w:p>
    <w:p w14:paraId="157B33AE" w14:textId="77777777" w:rsidR="00017162" w:rsidRDefault="00983719" w:rsidP="00017162">
      <w:pPr>
        <w:spacing w:after="0"/>
        <w:jc w:val="center"/>
        <w:rPr>
          <w:b/>
          <w:bCs/>
          <w:i/>
          <w:iCs/>
          <w:sz w:val="24"/>
          <w:szCs w:val="24"/>
        </w:rPr>
      </w:pPr>
      <w:r w:rsidRPr="5897EC05">
        <w:rPr>
          <w:b/>
          <w:bCs/>
          <w:i/>
          <w:iCs/>
          <w:sz w:val="24"/>
          <w:szCs w:val="24"/>
        </w:rPr>
        <w:t xml:space="preserve">for God’s Own Possession, so that you may proclaim the excellences of HIM </w:t>
      </w:r>
    </w:p>
    <w:p w14:paraId="327A53AF" w14:textId="77777777" w:rsidR="00983719" w:rsidRPr="00017162" w:rsidRDefault="00983719" w:rsidP="00017162">
      <w:pPr>
        <w:spacing w:after="0"/>
        <w:jc w:val="center"/>
        <w:rPr>
          <w:b/>
          <w:bCs/>
          <w:i/>
          <w:iCs/>
          <w:sz w:val="24"/>
          <w:szCs w:val="24"/>
        </w:rPr>
      </w:pPr>
      <w:r w:rsidRPr="5897EC05">
        <w:rPr>
          <w:b/>
          <w:bCs/>
          <w:i/>
          <w:iCs/>
          <w:sz w:val="24"/>
          <w:szCs w:val="24"/>
        </w:rPr>
        <w:t>who has called you out of dar</w:t>
      </w:r>
      <w:r w:rsidR="00017162">
        <w:rPr>
          <w:b/>
          <w:bCs/>
          <w:i/>
          <w:iCs/>
          <w:sz w:val="24"/>
          <w:szCs w:val="24"/>
        </w:rPr>
        <w:t>kness into His marvelous light.</w:t>
      </w:r>
    </w:p>
    <w:p w14:paraId="19E92044" w14:textId="77777777" w:rsidR="00983719"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Did you notice that we are</w:t>
      </w:r>
      <w:r w:rsidRPr="5897EC05">
        <w:rPr>
          <w:rFonts w:asciiTheme="minorHAnsi" w:eastAsiaTheme="minorEastAsia" w:hAnsiTheme="minorHAnsi" w:cstheme="minorBidi"/>
        </w:rPr>
        <w:t xml:space="preserve"> </w:t>
      </w:r>
      <w:r>
        <w:rPr>
          <w:rFonts w:asciiTheme="minorHAnsi" w:eastAsiaTheme="minorEastAsia" w:hAnsiTheme="minorHAnsi" w:cstheme="minorBidi"/>
        </w:rPr>
        <w:t>a</w:t>
      </w:r>
      <w:r w:rsidRPr="5897EC05">
        <w:rPr>
          <w:rFonts w:asciiTheme="minorHAnsi" w:eastAsiaTheme="minorEastAsia" w:hAnsiTheme="minorHAnsi" w:cstheme="minorBidi"/>
        </w:rPr>
        <w:t xml:space="preserve">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priesthood,</w:t>
      </w:r>
      <w:r w:rsidRPr="5897EC05">
        <w:rPr>
          <w:rFonts w:asciiTheme="minorHAnsi" w:eastAsiaTheme="minorEastAsia" w:hAnsiTheme="minorHAnsi" w:cstheme="minorBidi"/>
        </w:rPr>
        <w:t xml:space="preserve">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 xml:space="preserve">nation, and </w:t>
      </w:r>
      <w:r w:rsidRPr="5897EC05">
        <w:rPr>
          <w:rFonts w:asciiTheme="minorHAnsi" w:eastAsiaTheme="minorEastAsia" w:hAnsiTheme="minorHAnsi" w:cstheme="minorBidi"/>
        </w:rPr>
        <w:t xml:space="preserve">a </w:t>
      </w:r>
      <w:r>
        <w:rPr>
          <w:rFonts w:asciiTheme="minorHAnsi" w:eastAsiaTheme="minorEastAsia" w:hAnsiTheme="minorHAnsi" w:cstheme="minorBidi"/>
        </w:rPr>
        <w:t>k</w:t>
      </w:r>
      <w:r w:rsidRPr="5897EC05">
        <w:rPr>
          <w:rFonts w:asciiTheme="minorHAnsi" w:eastAsiaTheme="minorEastAsia" w:hAnsiTheme="minorHAnsi" w:cstheme="minorBidi"/>
        </w:rPr>
        <w:t xml:space="preserve">ingdom of </w:t>
      </w:r>
      <w:r>
        <w:rPr>
          <w:rFonts w:asciiTheme="minorHAnsi" w:eastAsiaTheme="minorEastAsia" w:hAnsiTheme="minorHAnsi" w:cstheme="minorBidi"/>
        </w:rPr>
        <w:t>p</w:t>
      </w:r>
      <w:r w:rsidRPr="5897EC05">
        <w:rPr>
          <w:rFonts w:asciiTheme="minorHAnsi" w:eastAsiaTheme="minorEastAsia" w:hAnsiTheme="minorHAnsi" w:cstheme="minorBidi"/>
        </w:rPr>
        <w:t>riest</w:t>
      </w:r>
      <w:r>
        <w:rPr>
          <w:rFonts w:asciiTheme="minorHAnsi" w:eastAsiaTheme="minorEastAsia" w:hAnsiTheme="minorHAnsi" w:cstheme="minorBidi"/>
        </w:rPr>
        <w:t>s</w:t>
      </w:r>
      <w:r w:rsidRPr="5897EC05">
        <w:rPr>
          <w:rFonts w:asciiTheme="minorHAnsi" w:eastAsiaTheme="minorEastAsia" w:hAnsiTheme="minorHAnsi" w:cstheme="minorBidi"/>
        </w:rPr>
        <w:t xml:space="preserve">? </w:t>
      </w:r>
      <w:r>
        <w:rPr>
          <w:rFonts w:asciiTheme="minorHAnsi" w:eastAsiaTheme="minorEastAsia" w:hAnsiTheme="minorHAnsi" w:cstheme="minorBidi"/>
        </w:rPr>
        <w:t>Contemplate with me the deep implications of all of this. W</w:t>
      </w:r>
      <w:r w:rsidRPr="5897EC05">
        <w:rPr>
          <w:rFonts w:asciiTheme="minorHAnsi" w:eastAsiaTheme="minorEastAsia" w:hAnsiTheme="minorHAnsi" w:cstheme="minorBidi"/>
        </w:rPr>
        <w:t>e won’t expound on each of these titles</w:t>
      </w:r>
      <w:r>
        <w:rPr>
          <w:rFonts w:asciiTheme="minorHAnsi" w:eastAsiaTheme="minorEastAsia" w:hAnsiTheme="minorHAnsi" w:cstheme="minorBidi"/>
        </w:rPr>
        <w:t xml:space="preserve"> for now</w:t>
      </w:r>
      <w:r w:rsidRPr="5897EC05">
        <w:rPr>
          <w:rFonts w:asciiTheme="minorHAnsi" w:eastAsiaTheme="minorEastAsia" w:hAnsiTheme="minorHAnsi" w:cstheme="minorBidi"/>
        </w:rPr>
        <w:t>,</w:t>
      </w:r>
      <w:r>
        <w:rPr>
          <w:rFonts w:asciiTheme="minorHAnsi" w:eastAsiaTheme="minorEastAsia" w:hAnsiTheme="minorHAnsi" w:cstheme="minorBidi"/>
        </w:rPr>
        <w:t xml:space="preserve"> but</w:t>
      </w:r>
      <w:r w:rsidRPr="5897EC05">
        <w:rPr>
          <w:rFonts w:asciiTheme="minorHAnsi" w:eastAsiaTheme="minorEastAsia" w:hAnsiTheme="minorHAnsi" w:cstheme="minorBidi"/>
        </w:rPr>
        <w:t xml:space="preserve"> we’ll focus upon the significance of being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w:t>
      </w:r>
      <w:r w:rsidRPr="5897EC05">
        <w:rPr>
          <w:rFonts w:asciiTheme="minorHAnsi" w:eastAsiaTheme="minorEastAsia" w:hAnsiTheme="minorHAnsi" w:cstheme="minorBidi"/>
        </w:rPr>
        <w:t xml:space="preserve">riesthood. No doubt Paul, being the Old Testament scholar that he was, must have been jumping for joy as he thought of the implications of these realities for the saints. </w:t>
      </w:r>
      <w:r>
        <w:rPr>
          <w:rFonts w:asciiTheme="minorHAnsi" w:eastAsiaTheme="minorEastAsia" w:hAnsiTheme="minorHAnsi" w:cstheme="minorBidi"/>
        </w:rPr>
        <w:t xml:space="preserve">Most believe that Paul penned the book of Hebrews. If this is so, then clearly, he </w:t>
      </w:r>
      <w:r w:rsidRPr="5897EC05">
        <w:rPr>
          <w:rFonts w:asciiTheme="minorHAnsi" w:eastAsiaTheme="minorEastAsia" w:hAnsiTheme="minorHAnsi" w:cstheme="minorBidi"/>
        </w:rPr>
        <w:t xml:space="preserve">had the same thing in mind when he wrote of Jesus being our Great High Priest of a New Covenant. </w:t>
      </w:r>
    </w:p>
    <w:p w14:paraId="1F879351" w14:textId="77777777" w:rsidR="00983719" w:rsidRPr="00017162" w:rsidRDefault="00983719" w:rsidP="00017162">
      <w:pPr>
        <w:pStyle w:val="regular"/>
        <w:spacing w:after="0" w:afterAutospacing="0"/>
        <w:jc w:val="center"/>
        <w:rPr>
          <w:rFonts w:asciiTheme="minorHAnsi" w:hAnsiTheme="minorHAnsi" w:cstheme="minorHAnsi"/>
          <w:b/>
        </w:rPr>
      </w:pPr>
      <w:r w:rsidRPr="00017162">
        <w:rPr>
          <w:rFonts w:asciiTheme="minorHAnsi" w:eastAsiaTheme="minorEastAsia" w:hAnsiTheme="minorHAnsi" w:cstheme="minorBidi"/>
          <w:b/>
          <w:bCs/>
          <w:iCs/>
        </w:rPr>
        <w:t>Isaiah 61:6-7 (NIV)</w:t>
      </w:r>
    </w:p>
    <w:p w14:paraId="2F2B5043" w14:textId="77777777" w:rsidR="00017162" w:rsidRPr="007867ED" w:rsidRDefault="00983719" w:rsidP="00017162">
      <w:pPr>
        <w:pStyle w:val="line1"/>
        <w:spacing w:before="0" w:beforeAutospacing="0" w:after="0" w:afterAutospacing="0"/>
        <w:jc w:val="center"/>
        <w:rPr>
          <w:rFonts w:asciiTheme="minorHAnsi" w:eastAsiaTheme="minorEastAsia" w:hAnsiTheme="minorHAnsi" w:cstheme="minorBidi"/>
          <w:b/>
          <w:bCs/>
          <w:i/>
          <w:iCs/>
        </w:rPr>
      </w:pPr>
      <w:r w:rsidRPr="007867ED">
        <w:rPr>
          <w:rFonts w:asciiTheme="minorHAnsi" w:eastAsiaTheme="minorEastAsia" w:hAnsiTheme="minorHAnsi" w:cstheme="minorBidi"/>
          <w:b/>
          <w:bCs/>
          <w:i/>
          <w:iCs/>
        </w:rPr>
        <w:t xml:space="preserve">And you will be called priests of </w:t>
      </w:r>
      <w:r w:rsidRPr="00AF052B">
        <w:rPr>
          <w:rFonts w:asciiTheme="minorHAnsi" w:eastAsiaTheme="minorEastAsia" w:hAnsiTheme="minorHAnsi" w:cstheme="minorBidi"/>
          <w:b/>
          <w:bCs/>
          <w:i/>
          <w:iCs/>
        </w:rPr>
        <w:t xml:space="preserve">the </w:t>
      </w:r>
      <w:r w:rsidRPr="00AF052B">
        <w:rPr>
          <w:rStyle w:val="name"/>
          <w:rFonts w:asciiTheme="minorHAnsi" w:eastAsiaTheme="minorEastAsia" w:hAnsiTheme="minorHAnsi" w:cstheme="minorBidi"/>
          <w:b/>
          <w:i/>
          <w:iCs/>
        </w:rPr>
        <w:t>Lord</w:t>
      </w:r>
      <w:r w:rsidRPr="00AF052B">
        <w:rPr>
          <w:rFonts w:asciiTheme="minorHAnsi" w:eastAsiaTheme="minorEastAsia" w:hAnsiTheme="minorHAnsi" w:cstheme="minorBidi"/>
          <w:b/>
          <w:bCs/>
          <w:i/>
          <w:iCs/>
        </w:rPr>
        <w:t>, you</w:t>
      </w:r>
      <w:r w:rsidRPr="007867ED">
        <w:rPr>
          <w:rFonts w:asciiTheme="minorHAnsi" w:eastAsiaTheme="minorEastAsia" w:hAnsiTheme="minorHAnsi" w:cstheme="minorBidi"/>
          <w:b/>
          <w:bCs/>
          <w:i/>
          <w:iCs/>
        </w:rPr>
        <w:t xml:space="preserve"> will be named ministers of our God. You will feed on the wealth of nations, and in their riches you will boast. Instead of your shame you will receive a double portion, and instead of disgrace you will rejoice in your inheritance. </w:t>
      </w:r>
    </w:p>
    <w:p w14:paraId="2BB2D8E8" w14:textId="77777777" w:rsidR="00983719" w:rsidRPr="00AF220B" w:rsidRDefault="00983719" w:rsidP="00017162">
      <w:pPr>
        <w:pStyle w:val="line1"/>
        <w:spacing w:before="0" w:beforeAutospacing="0"/>
        <w:jc w:val="center"/>
        <w:rPr>
          <w:rFonts w:asciiTheme="minorHAnsi" w:hAnsiTheme="minorHAnsi" w:cstheme="minorHAnsi"/>
          <w:b/>
          <w:i/>
        </w:rPr>
      </w:pPr>
      <w:r w:rsidRPr="5897EC05">
        <w:rPr>
          <w:rFonts w:asciiTheme="minorHAnsi" w:eastAsiaTheme="minorEastAsia" w:hAnsiTheme="minorHAnsi" w:cstheme="minorBidi"/>
          <w:b/>
          <w:bCs/>
          <w:i/>
          <w:iCs/>
        </w:rPr>
        <w:t>And so you will inherit a double portion in your land, and everlasting joy will be yours.</w:t>
      </w:r>
    </w:p>
    <w:p w14:paraId="07380976" w14:textId="77777777" w:rsidR="00BB6030" w:rsidRPr="00AF052B"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 xml:space="preserve"> </w:t>
      </w:r>
      <w:r w:rsidRPr="00AF052B">
        <w:rPr>
          <w:rFonts w:asciiTheme="minorHAnsi" w:eastAsiaTheme="minorEastAsia" w:hAnsiTheme="minorHAnsi" w:cstheme="minorBidi"/>
        </w:rPr>
        <w:t>Isaiah</w:t>
      </w:r>
      <w:r w:rsidR="00BB6030" w:rsidRPr="00AF052B">
        <w:rPr>
          <w:rFonts w:asciiTheme="minorHAnsi" w:eastAsiaTheme="minorEastAsia" w:hAnsiTheme="minorHAnsi" w:cstheme="minorBidi"/>
        </w:rPr>
        <w:t xml:space="preserve"> must have had the same thing in mind as the Holy Spirit inspired him to write about</w:t>
      </w:r>
      <w:r w:rsidRPr="00AF052B">
        <w:rPr>
          <w:rFonts w:asciiTheme="minorHAnsi" w:eastAsiaTheme="minorEastAsia" w:hAnsiTheme="minorHAnsi" w:cstheme="minorBidi"/>
        </w:rPr>
        <w:t xml:space="preserve"> those whom</w:t>
      </w:r>
      <w:r w:rsidR="007867ED" w:rsidRPr="00AF052B">
        <w:rPr>
          <w:rFonts w:asciiTheme="minorHAnsi" w:eastAsiaTheme="minorEastAsia" w:hAnsiTheme="minorHAnsi" w:cstheme="minorBidi"/>
        </w:rPr>
        <w:t xml:space="preserve"> the Lord</w:t>
      </w:r>
      <w:r w:rsidRPr="00AF052B">
        <w:rPr>
          <w:rFonts w:asciiTheme="minorHAnsi" w:eastAsiaTheme="minorEastAsia" w:hAnsiTheme="minorHAnsi" w:cstheme="minorBidi"/>
        </w:rPr>
        <w:t xml:space="preserve"> set</w:t>
      </w:r>
      <w:r w:rsidR="00BB6030" w:rsidRPr="00AF052B">
        <w:rPr>
          <w:rFonts w:asciiTheme="minorHAnsi" w:eastAsiaTheme="minorEastAsia" w:hAnsiTheme="minorHAnsi" w:cstheme="minorBidi"/>
        </w:rPr>
        <w:t>s</w:t>
      </w:r>
      <w:r w:rsidRPr="00AF052B">
        <w:rPr>
          <w:rFonts w:asciiTheme="minorHAnsi" w:eastAsiaTheme="minorEastAsia" w:hAnsiTheme="minorHAnsi" w:cstheme="minorBidi"/>
        </w:rPr>
        <w:t xml:space="preserve"> free</w:t>
      </w:r>
      <w:r w:rsidR="00BB6030" w:rsidRPr="00AF052B">
        <w:rPr>
          <w:rFonts w:asciiTheme="minorHAnsi" w:eastAsiaTheme="minorEastAsia" w:hAnsiTheme="minorHAnsi" w:cstheme="minorBidi"/>
        </w:rPr>
        <w:t>. He called them</w:t>
      </w:r>
      <w:r w:rsidRPr="00AF052B">
        <w:rPr>
          <w:rFonts w:asciiTheme="minorHAnsi" w:eastAsiaTheme="minorEastAsia" w:hAnsiTheme="minorHAnsi" w:cstheme="minorBidi"/>
        </w:rPr>
        <w:t xml:space="preserve"> priests and ministers of God. </w:t>
      </w:r>
      <w:r w:rsidR="00BB6030" w:rsidRPr="00AF052B">
        <w:rPr>
          <w:rFonts w:asciiTheme="minorHAnsi" w:eastAsiaTheme="minorEastAsia" w:hAnsiTheme="minorHAnsi" w:cstheme="minorBidi"/>
        </w:rPr>
        <w:t>And note the</w:t>
      </w:r>
      <w:r w:rsidRPr="00AF052B">
        <w:rPr>
          <w:rFonts w:asciiTheme="minorHAnsi" w:eastAsiaTheme="minorEastAsia" w:hAnsiTheme="minorHAnsi" w:cstheme="minorBidi"/>
        </w:rPr>
        <w:t xml:space="preserve"> exchange that takes place. Instead of shame - we’ll receive a double portion, instead of disgrace - everlasting joy.</w:t>
      </w:r>
      <w:r w:rsidR="00BB6030" w:rsidRPr="00AF052B">
        <w:rPr>
          <w:rFonts w:asciiTheme="minorHAnsi" w:eastAsiaTheme="minorEastAsia" w:hAnsiTheme="minorHAnsi" w:cstheme="minorBidi"/>
        </w:rPr>
        <w:t xml:space="preserve"> These are just a few of the fringe benefits of our redemption! </w:t>
      </w:r>
      <w:r w:rsidRPr="00AF052B">
        <w:rPr>
          <w:rFonts w:asciiTheme="minorHAnsi" w:eastAsiaTheme="minorEastAsia" w:hAnsiTheme="minorHAnsi" w:cstheme="minorBidi"/>
        </w:rPr>
        <w:t xml:space="preserve"> But the source of our joy is found in our inheritance! </w:t>
      </w:r>
    </w:p>
    <w:p w14:paraId="0BCFAACB" w14:textId="77777777" w:rsidR="00967D9F" w:rsidRPr="00AF052B" w:rsidRDefault="00BB6030" w:rsidP="00967D9F">
      <w:pPr>
        <w:pStyle w:val="regular"/>
        <w:spacing w:before="0" w:beforeAutospacing="0" w:after="0" w:afterAutospacing="0"/>
        <w:jc w:val="center"/>
        <w:rPr>
          <w:rFonts w:asciiTheme="minorHAnsi" w:eastAsiaTheme="minorEastAsia" w:hAnsiTheme="minorHAnsi" w:cstheme="minorBidi"/>
          <w:b/>
        </w:rPr>
      </w:pPr>
      <w:r w:rsidRPr="00AF052B">
        <w:rPr>
          <w:rFonts w:asciiTheme="minorHAnsi" w:eastAsiaTheme="minorEastAsia" w:hAnsiTheme="minorHAnsi" w:cstheme="minorBidi"/>
          <w:b/>
        </w:rPr>
        <w:t>Ephesians 1:3-9</w:t>
      </w:r>
      <w:r w:rsidR="00967D9F" w:rsidRPr="00AF052B">
        <w:rPr>
          <w:rFonts w:asciiTheme="minorHAnsi" w:eastAsiaTheme="minorEastAsia" w:hAnsiTheme="minorHAnsi" w:cstheme="minorBidi"/>
          <w:b/>
        </w:rPr>
        <w:t xml:space="preserve"> (ESV)</w:t>
      </w:r>
    </w:p>
    <w:p w14:paraId="38D7E6B1"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Blessed be the God and Father of our Lord Jesus Christ, who has blessed us in Christ with every spiritual blessing in the heavenly places,</w:t>
      </w:r>
      <w:r w:rsidRPr="00AF052B">
        <w:rPr>
          <w:rStyle w:val="text"/>
          <w:rFonts w:asciiTheme="minorHAnsi" w:hAnsiTheme="minorHAnsi"/>
          <w:b/>
          <w:i/>
          <w:vertAlign w:val="superscript"/>
        </w:rPr>
        <w:t> </w:t>
      </w:r>
      <w:r w:rsidRPr="00AF052B">
        <w:rPr>
          <w:rStyle w:val="text"/>
          <w:rFonts w:asciiTheme="minorHAnsi" w:hAnsiTheme="minorHAnsi"/>
          <w:b/>
          <w:i/>
        </w:rPr>
        <w:t xml:space="preserve">even as he chose us in him before the foundation </w:t>
      </w:r>
    </w:p>
    <w:p w14:paraId="4DB9EFF0"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the world, that we should be holy and blameless before him. In love</w:t>
      </w:r>
      <w:r w:rsidRPr="00AF052B">
        <w:rPr>
          <w:rStyle w:val="text"/>
          <w:rFonts w:asciiTheme="minorHAnsi" w:hAnsiTheme="minorHAnsi"/>
          <w:b/>
          <w:i/>
          <w:vertAlign w:val="superscript"/>
        </w:rPr>
        <w:t> </w:t>
      </w:r>
      <w:r w:rsidRPr="00AF052B">
        <w:rPr>
          <w:rStyle w:val="text"/>
          <w:rFonts w:asciiTheme="minorHAnsi" w:hAnsiTheme="minorHAnsi"/>
          <w:b/>
          <w:i/>
        </w:rPr>
        <w:t xml:space="preserve">he predestined us </w:t>
      </w:r>
    </w:p>
    <w:p w14:paraId="7136A9A5"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for adoption as sons through Jesus Christ, according to the purpose of his will,</w:t>
      </w:r>
      <w:r w:rsidRPr="00AF052B">
        <w:rPr>
          <w:rStyle w:val="text"/>
          <w:rFonts w:asciiTheme="minorHAnsi" w:hAnsiTheme="minorHAnsi"/>
          <w:b/>
          <w:i/>
          <w:vertAlign w:val="superscript"/>
        </w:rPr>
        <w:t> </w:t>
      </w:r>
      <w:r w:rsidRPr="00AF052B">
        <w:rPr>
          <w:rStyle w:val="text"/>
          <w:rFonts w:asciiTheme="minorHAnsi" w:hAnsiTheme="minorHAnsi"/>
          <w:b/>
          <w:i/>
        </w:rPr>
        <w:t xml:space="preserve">to the praise </w:t>
      </w:r>
    </w:p>
    <w:p w14:paraId="59170884"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his glorious grace, with which he has blessed us in the Beloved.</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In him we have redemption through his blood, the forgiveness of our trespasses,</w:t>
      </w:r>
      <w:r w:rsidR="00AF052B">
        <w:rPr>
          <w:rStyle w:val="text"/>
          <w:rFonts w:asciiTheme="minorHAnsi" w:hAnsiTheme="minorHAnsi"/>
          <w:b/>
          <w:i/>
        </w:rPr>
        <w:t xml:space="preserve"> according to the riches of his grace, </w:t>
      </w:r>
      <w:r w:rsidRPr="00AF052B">
        <w:rPr>
          <w:rStyle w:val="text"/>
          <w:rFonts w:asciiTheme="minorHAnsi" w:hAnsiTheme="minorHAnsi"/>
          <w:b/>
          <w:i/>
        </w:rPr>
        <w:t>which he lavished upon us, in all wisdom and insight</w:t>
      </w:r>
      <w:r w:rsidRPr="00AF052B">
        <w:rPr>
          <w:rStyle w:val="text"/>
          <w:rFonts w:asciiTheme="minorHAnsi" w:hAnsiTheme="minorHAnsi"/>
          <w:b/>
          <w:i/>
          <w:vertAlign w:val="superscript"/>
        </w:rPr>
        <w:t> </w:t>
      </w:r>
      <w:r w:rsidRPr="00AF052B">
        <w:rPr>
          <w:rStyle w:val="text"/>
          <w:rFonts w:asciiTheme="minorHAnsi" w:hAnsiTheme="minorHAnsi"/>
          <w:b/>
          <w:i/>
        </w:rPr>
        <w:t>making kno</w:t>
      </w:r>
      <w:r w:rsidR="006F4D81" w:rsidRPr="00AF052B">
        <w:rPr>
          <w:rStyle w:val="text"/>
          <w:rFonts w:asciiTheme="minorHAnsi" w:hAnsiTheme="minorHAnsi"/>
          <w:b/>
          <w:i/>
        </w:rPr>
        <w:t>wn</w:t>
      </w:r>
      <w:r w:rsidRPr="00AF052B">
        <w:rPr>
          <w:rStyle w:val="text"/>
          <w:rFonts w:asciiTheme="minorHAnsi" w:hAnsiTheme="minorHAnsi"/>
          <w:b/>
          <w:i/>
        </w:rPr>
        <w:t xml:space="preserve"> to us the mystery</w:t>
      </w:r>
    </w:p>
    <w:p w14:paraId="63AE873E"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 xml:space="preserve"> of his will, according to his purpose, which he set forth in Christ</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 xml:space="preserve">as a plan for the </w:t>
      </w:r>
    </w:p>
    <w:p w14:paraId="398746D1" w14:textId="77777777" w:rsidR="00967D9F" w:rsidRPr="00967D9F" w:rsidRDefault="00967D9F" w:rsidP="00AF052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fullness of time, to unite all things in him, things in heaven and things on earth.</w:t>
      </w:r>
    </w:p>
    <w:p w14:paraId="15B48BFB" w14:textId="77777777" w:rsidR="00983719" w:rsidRDefault="00983719" w:rsidP="00800AE5">
      <w:pPr>
        <w:pStyle w:val="regular"/>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Remember in a previous </w:t>
      </w:r>
      <w:r w:rsidR="00AE28DE">
        <w:rPr>
          <w:rFonts w:asciiTheme="minorHAnsi" w:eastAsiaTheme="minorEastAsia" w:hAnsiTheme="minorHAnsi" w:cstheme="minorBidi"/>
        </w:rPr>
        <w:t>lesson</w:t>
      </w:r>
      <w:r w:rsidRPr="5897EC05">
        <w:rPr>
          <w:rFonts w:asciiTheme="minorHAnsi" w:eastAsiaTheme="minorEastAsia" w:hAnsiTheme="minorHAnsi" w:cstheme="minorBidi"/>
        </w:rPr>
        <w:t xml:space="preserve"> we learned what the name s</w:t>
      </w:r>
      <w:r w:rsidRPr="5897EC05">
        <w:rPr>
          <w:rFonts w:asciiTheme="minorHAnsi" w:eastAsiaTheme="minorEastAsia" w:hAnsiTheme="minorHAnsi" w:cstheme="minorBidi"/>
          <w:i/>
          <w:iCs/>
        </w:rPr>
        <w:t>aint</w:t>
      </w:r>
      <w:r w:rsidRPr="5897EC05">
        <w:rPr>
          <w:rFonts w:asciiTheme="minorHAnsi" w:eastAsiaTheme="minorEastAsia" w:hAnsiTheme="minorHAnsi" w:cstheme="minorBidi"/>
        </w:rPr>
        <w:t xml:space="preserve"> means? The Greek word </w:t>
      </w:r>
      <w:r w:rsidRPr="5897EC05">
        <w:rPr>
          <w:rFonts w:asciiTheme="minorHAnsi" w:eastAsiaTheme="minorEastAsia" w:hAnsiTheme="minorHAnsi" w:cstheme="minorBidi"/>
          <w:i/>
          <w:iCs/>
        </w:rPr>
        <w:t xml:space="preserve">Hagios </w:t>
      </w:r>
      <w:r w:rsidRPr="5897EC05">
        <w:rPr>
          <w:rFonts w:asciiTheme="minorHAnsi" w:eastAsiaTheme="minorEastAsia" w:hAnsiTheme="minorHAnsi" w:cstheme="minorBidi"/>
        </w:rPr>
        <w:t>is translated as two d</w:t>
      </w:r>
      <w:r>
        <w:rPr>
          <w:rFonts w:asciiTheme="minorHAnsi" w:eastAsiaTheme="minorEastAsia" w:hAnsiTheme="minorHAnsi" w:cstheme="minorBidi"/>
        </w:rPr>
        <w:t>ifferent words: saints and holy. T</w:t>
      </w:r>
      <w:r w:rsidRPr="5897EC05">
        <w:rPr>
          <w:rFonts w:asciiTheme="minorHAnsi" w:eastAsiaTheme="minorEastAsia" w:hAnsiTheme="minorHAnsi" w:cstheme="minorBidi"/>
        </w:rPr>
        <w:t xml:space="preserve">he two </w:t>
      </w:r>
      <w:r>
        <w:rPr>
          <w:rFonts w:asciiTheme="minorHAnsi" w:eastAsiaTheme="minorEastAsia" w:hAnsiTheme="minorHAnsi" w:cstheme="minorBidi"/>
        </w:rPr>
        <w:t xml:space="preserve">words </w:t>
      </w:r>
      <w:r w:rsidRPr="5897EC05">
        <w:rPr>
          <w:rFonts w:asciiTheme="minorHAnsi" w:eastAsiaTheme="minorEastAsia" w:hAnsiTheme="minorHAnsi" w:cstheme="minorBidi"/>
        </w:rPr>
        <w:t xml:space="preserve">are interchangeable. Keeping this in mind, let’s explore what it means to be a priest. The office of priest is mentioned some </w:t>
      </w:r>
      <w:r>
        <w:rPr>
          <w:rFonts w:asciiTheme="minorHAnsi" w:eastAsiaTheme="minorEastAsia" w:hAnsiTheme="minorHAnsi" w:cstheme="minorBidi"/>
        </w:rPr>
        <w:t xml:space="preserve">700 times in the Old Testament </w:t>
      </w:r>
      <w:r w:rsidRPr="5897EC05">
        <w:rPr>
          <w:rFonts w:asciiTheme="minorHAnsi" w:eastAsiaTheme="minorEastAsia" w:hAnsiTheme="minorHAnsi" w:cstheme="minorBidi"/>
        </w:rPr>
        <w:t>and approximately 80 times in the New Testament. You can read about some examples in the following</w:t>
      </w:r>
      <w:r>
        <w:rPr>
          <w:rFonts w:asciiTheme="minorHAnsi" w:eastAsiaTheme="minorEastAsia" w:hAnsiTheme="minorHAnsi" w:cstheme="minorBidi"/>
        </w:rPr>
        <w:t xml:space="preserve"> </w:t>
      </w:r>
      <w:r w:rsidRPr="5897EC05">
        <w:rPr>
          <w:rFonts w:asciiTheme="minorHAnsi" w:eastAsiaTheme="minorEastAsia" w:hAnsiTheme="minorHAnsi" w:cstheme="minorBidi"/>
        </w:rPr>
        <w:t>passages, but for now there are five aspects to the priesthood that we want to point out.</w:t>
      </w:r>
    </w:p>
    <w:p w14:paraId="4A6ADDAC" w14:textId="77777777" w:rsidR="00983719" w:rsidRPr="00017162" w:rsidRDefault="00983719" w:rsidP="00017162">
      <w:pPr>
        <w:spacing w:after="0"/>
        <w:jc w:val="center"/>
        <w:rPr>
          <w:b/>
          <w:sz w:val="24"/>
          <w:szCs w:val="24"/>
        </w:rPr>
      </w:pPr>
      <w:r w:rsidRPr="00017162">
        <w:rPr>
          <w:b/>
          <w:bCs/>
          <w:iCs/>
          <w:sz w:val="24"/>
          <w:szCs w:val="24"/>
        </w:rPr>
        <w:t>Deuteronomy 18:1-2 (ESV)</w:t>
      </w:r>
    </w:p>
    <w:p w14:paraId="00C6DFE3" w14:textId="77777777" w:rsidR="00017162" w:rsidRDefault="00983719" w:rsidP="00017162">
      <w:pPr>
        <w:spacing w:after="0"/>
        <w:jc w:val="center"/>
        <w:rPr>
          <w:b/>
          <w:bCs/>
          <w:i/>
          <w:iCs/>
          <w:sz w:val="24"/>
          <w:szCs w:val="24"/>
        </w:rPr>
      </w:pPr>
      <w:r w:rsidRPr="5897EC05">
        <w:rPr>
          <w:b/>
          <w:bCs/>
          <w:i/>
          <w:iCs/>
          <w:sz w:val="24"/>
          <w:szCs w:val="24"/>
        </w:rPr>
        <w:t xml:space="preserve">The Levitical priests, all the tribe of Levi, shall have no portion or inheritance with Israel. </w:t>
      </w:r>
    </w:p>
    <w:p w14:paraId="6887B71E" w14:textId="77777777" w:rsidR="00983719" w:rsidRDefault="00983719" w:rsidP="00983719">
      <w:pPr>
        <w:jc w:val="center"/>
        <w:rPr>
          <w:b/>
          <w:bCs/>
          <w:i/>
          <w:iCs/>
          <w:sz w:val="24"/>
          <w:szCs w:val="24"/>
        </w:rPr>
      </w:pPr>
      <w:r w:rsidRPr="5897EC05">
        <w:rPr>
          <w:b/>
          <w:bCs/>
          <w:i/>
          <w:iCs/>
          <w:sz w:val="24"/>
          <w:szCs w:val="24"/>
        </w:rPr>
        <w:t xml:space="preserve">They shall eat the </w:t>
      </w:r>
      <w:r w:rsidRPr="5897EC05">
        <w:rPr>
          <w:rStyle w:val="divine-name"/>
          <w:b/>
          <w:bCs/>
          <w:i/>
          <w:iCs/>
          <w:sz w:val="24"/>
          <w:szCs w:val="24"/>
        </w:rPr>
        <w:t>Lord</w:t>
      </w:r>
      <w:r w:rsidRPr="5897EC05">
        <w:rPr>
          <w:b/>
          <w:bCs/>
          <w:i/>
          <w:iCs/>
          <w:sz w:val="24"/>
          <w:szCs w:val="24"/>
        </w:rPr>
        <w:t xml:space="preserve">’s food offerings as their inheritance. They shall have no inheritance among their brothers; the </w:t>
      </w:r>
      <w:r w:rsidRPr="5897EC05">
        <w:rPr>
          <w:rStyle w:val="divine-name"/>
          <w:b/>
          <w:bCs/>
          <w:i/>
          <w:iCs/>
          <w:sz w:val="24"/>
          <w:szCs w:val="24"/>
        </w:rPr>
        <w:t>Lord</w:t>
      </w:r>
      <w:r w:rsidRPr="5897EC05">
        <w:rPr>
          <w:b/>
          <w:bCs/>
          <w:i/>
          <w:iCs/>
          <w:sz w:val="24"/>
          <w:szCs w:val="24"/>
        </w:rPr>
        <w:t xml:space="preserve"> is their inheritance, as he promised them.</w:t>
      </w:r>
    </w:p>
    <w:p w14:paraId="3988E7D2" w14:textId="77777777" w:rsidR="00E214D4" w:rsidRDefault="00983719" w:rsidP="00983719">
      <w:pPr>
        <w:pStyle w:val="ListParagraph"/>
        <w:ind w:left="0" w:firstLine="720"/>
        <w:jc w:val="both"/>
        <w:rPr>
          <w:rFonts w:asciiTheme="minorHAnsi" w:eastAsiaTheme="minorEastAsia" w:hAnsiTheme="minorHAnsi" w:cstheme="minorBidi"/>
          <w:iCs/>
          <w:sz w:val="24"/>
          <w:szCs w:val="24"/>
        </w:rPr>
      </w:pPr>
      <w:r>
        <w:rPr>
          <w:rFonts w:asciiTheme="minorHAnsi" w:eastAsiaTheme="minorEastAsia" w:hAnsiTheme="minorHAnsi" w:cstheme="minorBidi"/>
          <w:iCs/>
          <w:sz w:val="24"/>
          <w:szCs w:val="24"/>
        </w:rPr>
        <w:t xml:space="preserve">Number one, </w:t>
      </w:r>
      <w:r w:rsidRPr="5897EC05">
        <w:rPr>
          <w:rFonts w:asciiTheme="minorHAnsi" w:eastAsiaTheme="minorEastAsia" w:hAnsiTheme="minorHAnsi" w:cstheme="minorBidi"/>
          <w:sz w:val="24"/>
          <w:szCs w:val="24"/>
        </w:rPr>
        <w:t xml:space="preserve">out of all the tribes of Israel, only the tribe of Levi was </w:t>
      </w:r>
      <w:r w:rsidRPr="5897EC05">
        <w:rPr>
          <w:rFonts w:asciiTheme="minorHAnsi" w:eastAsiaTheme="minorEastAsia" w:hAnsiTheme="minorHAnsi" w:cstheme="minorBidi"/>
          <w:i/>
          <w:iCs/>
          <w:sz w:val="24"/>
          <w:szCs w:val="24"/>
        </w:rPr>
        <w:t>chosen</w:t>
      </w:r>
      <w:r w:rsidRPr="5897EC05">
        <w:rPr>
          <w:rFonts w:asciiTheme="minorHAnsi" w:eastAsiaTheme="minorEastAsia" w:hAnsiTheme="minorHAnsi" w:cstheme="minorBidi"/>
          <w:sz w:val="24"/>
          <w:szCs w:val="24"/>
        </w:rPr>
        <w:t xml:space="preserve"> by God to be His priest</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Number two, they were to make sacrifices and </w:t>
      </w:r>
      <w:r w:rsidRPr="5897EC05">
        <w:rPr>
          <w:rFonts w:asciiTheme="minorHAnsi" w:eastAsiaTheme="minorEastAsia" w:hAnsiTheme="minorHAnsi" w:cstheme="minorBidi"/>
          <w:i/>
          <w:iCs/>
          <w:sz w:val="24"/>
          <w:szCs w:val="24"/>
        </w:rPr>
        <w:t>pray to God</w:t>
      </w:r>
      <w:r>
        <w:rPr>
          <w:rFonts w:asciiTheme="minorHAnsi" w:eastAsiaTheme="minorEastAsia" w:hAnsiTheme="minorHAnsi" w:cstheme="minorBidi"/>
          <w:sz w:val="24"/>
          <w:szCs w:val="24"/>
        </w:rPr>
        <w:t xml:space="preserve"> on behalf of the people. S</w:t>
      </w:r>
      <w:r w:rsidRPr="5897EC05">
        <w:rPr>
          <w:rFonts w:asciiTheme="minorHAnsi" w:eastAsiaTheme="minorEastAsia" w:hAnsiTheme="minorHAnsi" w:cstheme="minorBidi"/>
          <w:sz w:val="24"/>
          <w:szCs w:val="24"/>
        </w:rPr>
        <w:t>o are we</w:t>
      </w:r>
      <w:r>
        <w:rPr>
          <w:rFonts w:asciiTheme="minorHAnsi" w:eastAsiaTheme="minorEastAsia" w:hAnsiTheme="minorHAnsi" w:cstheme="minorBidi"/>
          <w:sz w:val="24"/>
          <w:szCs w:val="24"/>
        </w:rPr>
        <w:t>; it’s one of the functions of the Holy Spirt in us.</w:t>
      </w:r>
      <w:r w:rsidRPr="5897EC05">
        <w:rPr>
          <w:rFonts w:asciiTheme="minorHAnsi" w:eastAsiaTheme="minorEastAsia" w:hAnsiTheme="minorHAnsi" w:cstheme="minorBidi"/>
          <w:sz w:val="24"/>
          <w:szCs w:val="24"/>
        </w:rPr>
        <w:t xml:space="preserve"> Number three, they had to be </w:t>
      </w:r>
      <w:r w:rsidRPr="5897EC05">
        <w:rPr>
          <w:rFonts w:asciiTheme="minorHAnsi" w:eastAsiaTheme="minorEastAsia" w:hAnsiTheme="minorHAnsi" w:cstheme="minorBidi"/>
          <w:i/>
          <w:iCs/>
          <w:sz w:val="24"/>
          <w:szCs w:val="24"/>
        </w:rPr>
        <w:t>blameless</w:t>
      </w:r>
      <w:r w:rsidRPr="5897EC05">
        <w:rPr>
          <w:rFonts w:asciiTheme="minorHAnsi" w:eastAsiaTheme="minorEastAsia" w:hAnsiTheme="minorHAnsi" w:cstheme="minorBidi"/>
          <w:sz w:val="24"/>
          <w:szCs w:val="24"/>
        </w:rPr>
        <w:t xml:space="preserve"> before God. (Deut. 18:13) Number four, they were the </w:t>
      </w:r>
      <w:r w:rsidRPr="5897EC05">
        <w:rPr>
          <w:rFonts w:asciiTheme="minorHAnsi" w:eastAsiaTheme="minorEastAsia" w:hAnsiTheme="minorHAnsi" w:cstheme="minorBidi"/>
          <w:i/>
          <w:iCs/>
          <w:sz w:val="24"/>
          <w:szCs w:val="24"/>
        </w:rPr>
        <w:t>only ones who could approach God</w:t>
      </w:r>
      <w:r w:rsidRPr="5897EC05">
        <w:rPr>
          <w:rFonts w:asciiTheme="minorHAnsi" w:eastAsiaTheme="minorEastAsia" w:hAnsiTheme="minorHAnsi" w:cstheme="minorBidi"/>
          <w:sz w:val="24"/>
          <w:szCs w:val="24"/>
        </w:rPr>
        <w:t xml:space="preserve"> or be in </w:t>
      </w:r>
      <w:r>
        <w:rPr>
          <w:rFonts w:asciiTheme="minorHAnsi" w:eastAsiaTheme="minorEastAsia" w:hAnsiTheme="minorHAnsi" w:cstheme="minorBidi"/>
          <w:sz w:val="24"/>
          <w:szCs w:val="24"/>
        </w:rPr>
        <w:t>His presence in the Holy of Holies</w:t>
      </w:r>
      <w:r w:rsidRPr="5897EC05">
        <w:rPr>
          <w:rFonts w:asciiTheme="minorHAnsi" w:eastAsiaTheme="minorEastAsia" w:hAnsiTheme="minorHAnsi" w:cstheme="minorBidi"/>
          <w:sz w:val="24"/>
          <w:szCs w:val="24"/>
        </w:rPr>
        <w:t>. And number fi</w:t>
      </w:r>
      <w:r>
        <w:rPr>
          <w:rFonts w:asciiTheme="minorHAnsi" w:eastAsiaTheme="minorEastAsia" w:hAnsiTheme="minorHAnsi" w:cstheme="minorBidi"/>
          <w:sz w:val="24"/>
          <w:szCs w:val="24"/>
        </w:rPr>
        <w:t>ve t</w:t>
      </w:r>
      <w:r w:rsidRPr="5897EC05">
        <w:rPr>
          <w:rFonts w:asciiTheme="minorHAnsi" w:eastAsiaTheme="minorEastAsia" w:hAnsiTheme="minorHAnsi" w:cstheme="minorBidi"/>
          <w:sz w:val="24"/>
          <w:szCs w:val="24"/>
        </w:rPr>
        <w:t xml:space="preserve">he </w:t>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t>L</w:t>
      </w:r>
      <w:r w:rsidRPr="006168B9">
        <w:rPr>
          <w:rFonts w:asciiTheme="minorHAnsi" w:eastAsiaTheme="minorEastAsia" w:hAnsiTheme="minorHAnsi" w:cstheme="minorBidi"/>
          <w:iCs/>
          <w:sz w:val="24"/>
          <w:szCs w:val="24"/>
        </w:rPr>
        <w:t>evites</w:t>
      </w:r>
      <w:r w:rsidRPr="00EC7D08">
        <w:rPr>
          <w:rFonts w:asciiTheme="minorHAnsi" w:eastAsiaTheme="minorEastAsia" w:hAnsiTheme="minorHAnsi" w:cstheme="minorBidi"/>
          <w:iCs/>
          <w:sz w:val="24"/>
          <w:szCs w:val="24"/>
        </w:rPr>
        <w:t xml:space="preserve"> had no allotments or inheritance</w:t>
      </w:r>
      <w:r>
        <w:rPr>
          <w:rFonts w:asciiTheme="minorHAnsi" w:eastAsiaTheme="minorEastAsia" w:hAnsiTheme="minorHAnsi" w:cstheme="minorBidi"/>
          <w:iCs/>
          <w:sz w:val="24"/>
          <w:szCs w:val="24"/>
        </w:rPr>
        <w:t xml:space="preserve"> or</w:t>
      </w:r>
      <w:r w:rsidRPr="5897EC05">
        <w:rPr>
          <w:rFonts w:asciiTheme="minorHAnsi" w:eastAsiaTheme="minorEastAsia" w:hAnsiTheme="minorHAnsi" w:cstheme="minorBidi"/>
          <w:sz w:val="24"/>
          <w:szCs w:val="24"/>
        </w:rPr>
        <w:t xml:space="preserve"> private own</w:t>
      </w:r>
      <w:r>
        <w:rPr>
          <w:rFonts w:asciiTheme="minorHAnsi" w:eastAsiaTheme="minorEastAsia" w:hAnsiTheme="minorHAnsi" w:cstheme="minorBidi"/>
          <w:sz w:val="24"/>
          <w:szCs w:val="24"/>
        </w:rPr>
        <w:t xml:space="preserve">ership of land. </w:t>
      </w:r>
      <w:r w:rsidRPr="5897EC05">
        <w:rPr>
          <w:rFonts w:asciiTheme="minorHAnsi" w:eastAsiaTheme="minorEastAsia" w:hAnsiTheme="minorHAnsi" w:cstheme="minorBidi"/>
          <w:sz w:val="24"/>
          <w:szCs w:val="24"/>
        </w:rPr>
        <w:t xml:space="preserve">“Why might this be,” you may ask. </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Because</w:t>
      </w:r>
      <w:r>
        <w:rPr>
          <w:rFonts w:asciiTheme="minorHAnsi" w:eastAsiaTheme="minorEastAsia" w:hAnsiTheme="minorHAnsi" w:cstheme="minorBidi"/>
          <w:sz w:val="24"/>
          <w:szCs w:val="24"/>
        </w:rPr>
        <w:t xml:space="preserve"> for them </w:t>
      </w:r>
      <w:r w:rsidRPr="5897EC05">
        <w:rPr>
          <w:rFonts w:asciiTheme="minorHAnsi" w:eastAsiaTheme="minorEastAsia" w:hAnsiTheme="minorHAnsi" w:cstheme="minorBidi"/>
          <w:sz w:val="24"/>
          <w:szCs w:val="24"/>
        </w:rPr>
        <w:t xml:space="preserve">and for every saint </w:t>
      </w:r>
      <w:r>
        <w:rPr>
          <w:rFonts w:asciiTheme="minorHAnsi" w:eastAsiaTheme="minorEastAsia" w:hAnsiTheme="minorHAnsi" w:cstheme="minorBidi"/>
          <w:sz w:val="24"/>
          <w:szCs w:val="24"/>
        </w:rPr>
        <w:t>in Christ,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i/>
          <w:iCs/>
          <w:sz w:val="24"/>
          <w:szCs w:val="24"/>
        </w:rPr>
        <w:t>the Lord Jesus</w:t>
      </w:r>
      <w:r w:rsidR="00E214D4">
        <w:rPr>
          <w:rFonts w:asciiTheme="minorHAnsi" w:eastAsiaTheme="minorEastAsia" w:hAnsiTheme="minorHAnsi" w:cstheme="minorBidi"/>
          <w:i/>
          <w:iCs/>
          <w:sz w:val="24"/>
          <w:szCs w:val="24"/>
        </w:rPr>
        <w:t xml:space="preserve"> is our inheritance</w:t>
      </w:r>
      <w:r w:rsidR="006F4D8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and</w:t>
      </w:r>
      <w:r w:rsidR="00E214D4" w:rsidRPr="00EB759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t</w:t>
      </w:r>
      <w:r w:rsidRPr="00EB7591">
        <w:rPr>
          <w:rFonts w:asciiTheme="minorHAnsi" w:eastAsiaTheme="minorEastAsia" w:hAnsiTheme="minorHAnsi" w:cstheme="minorBidi"/>
          <w:iCs/>
          <w:sz w:val="24"/>
          <w:szCs w:val="24"/>
        </w:rPr>
        <w:t>he Holy Spirit is our guarantee</w:t>
      </w:r>
      <w:r w:rsidR="00E214D4" w:rsidRPr="00EB7591">
        <w:rPr>
          <w:rFonts w:asciiTheme="minorHAnsi" w:eastAsiaTheme="minorEastAsia" w:hAnsiTheme="minorHAnsi" w:cstheme="minorBidi"/>
          <w:iCs/>
          <w:sz w:val="24"/>
          <w:szCs w:val="24"/>
        </w:rPr>
        <w:t>!</w:t>
      </w:r>
    </w:p>
    <w:p w14:paraId="54323423" w14:textId="77777777" w:rsidR="00983719" w:rsidRPr="00E517C4" w:rsidRDefault="00983719" w:rsidP="00E517C4">
      <w:pPr>
        <w:spacing w:after="0"/>
        <w:jc w:val="center"/>
        <w:rPr>
          <w:rFonts w:asciiTheme="minorHAnsi" w:hAnsiTheme="minorHAnsi" w:cstheme="minorHAnsi"/>
          <w:b/>
          <w:sz w:val="24"/>
          <w:szCs w:val="24"/>
        </w:rPr>
      </w:pPr>
      <w:r w:rsidRPr="00E517C4">
        <w:rPr>
          <w:rFonts w:asciiTheme="minorHAnsi" w:eastAsiaTheme="minorEastAsia" w:hAnsiTheme="minorHAnsi" w:cstheme="minorBidi"/>
          <w:b/>
          <w:bCs/>
          <w:iCs/>
          <w:sz w:val="24"/>
          <w:szCs w:val="24"/>
        </w:rPr>
        <w:t>Joshua 13:33 (NIV)</w:t>
      </w:r>
    </w:p>
    <w:p w14:paraId="2506FC2E" w14:textId="77777777" w:rsidR="00017162"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But to the tribe of Levi, Moses had given no inheritance;</w:t>
      </w:r>
    </w:p>
    <w:p w14:paraId="180545E8" w14:textId="77777777" w:rsidR="00983719"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the Lord, the God of Israel, is their inheritance, as he promised them.</w:t>
      </w:r>
    </w:p>
    <w:p w14:paraId="1D579CEA" w14:textId="77777777" w:rsidR="00C76CB2" w:rsidRDefault="00C76CB2" w:rsidP="00983719">
      <w:pPr>
        <w:pStyle w:val="ListParagraph"/>
        <w:ind w:left="0"/>
        <w:rPr>
          <w:b/>
          <w:bCs/>
          <w:sz w:val="28"/>
          <w:szCs w:val="28"/>
        </w:rPr>
      </w:pPr>
    </w:p>
    <w:p w14:paraId="452B895C" w14:textId="77777777" w:rsidR="00983719" w:rsidRPr="00725D90" w:rsidRDefault="00983719" w:rsidP="00725D90">
      <w:pPr>
        <w:pStyle w:val="ListParagraph"/>
        <w:ind w:left="0"/>
        <w:rPr>
          <w:rFonts w:asciiTheme="minorHAnsi" w:eastAsiaTheme="minorEastAsia" w:hAnsiTheme="minorHAnsi" w:cstheme="minorBidi"/>
          <w:sz w:val="24"/>
          <w:szCs w:val="24"/>
        </w:rPr>
      </w:pPr>
      <w:r>
        <w:rPr>
          <w:b/>
          <w:bCs/>
          <w:sz w:val="28"/>
          <w:szCs w:val="28"/>
        </w:rPr>
        <w:t xml:space="preserve">DIGGING DEEPER: </w:t>
      </w:r>
      <w:r w:rsidRPr="00725D90">
        <w:rPr>
          <w:rFonts w:asciiTheme="minorHAnsi" w:eastAsiaTheme="minorEastAsia" w:hAnsiTheme="minorHAnsi" w:cstheme="minorBidi"/>
          <w:sz w:val="24"/>
          <w:szCs w:val="24"/>
        </w:rPr>
        <w:t xml:space="preserve">Genesis 15:1; Numbers 18:1-32, 26:3; Deuteronomy 18:1-8, 28:9; Joshua 13:14, 33; 18:7; Ezekiel 44:28; Isaiah 61:1-6; Hebrew 4:14-8:13; 1 Peter 2:9-10 </w:t>
      </w:r>
    </w:p>
    <w:p w14:paraId="32416BC9" w14:textId="77777777" w:rsidR="00725D90" w:rsidRDefault="00725D90" w:rsidP="00725D90">
      <w:pPr>
        <w:pStyle w:val="ListParagraph"/>
        <w:ind w:left="0"/>
        <w:rPr>
          <w:rFonts w:asciiTheme="minorHAnsi" w:eastAsiaTheme="minorEastAsia" w:hAnsiTheme="minorHAnsi" w:cstheme="minorBidi"/>
        </w:rPr>
      </w:pPr>
    </w:p>
    <w:p w14:paraId="12D0BDF0" w14:textId="77777777" w:rsidR="009B72BF" w:rsidRDefault="00983719" w:rsidP="00983719">
      <w:pPr>
        <w:pStyle w:val="ListParagraph"/>
        <w:ind w:left="0" w:firstLine="720"/>
        <w:jc w:val="both"/>
        <w:rPr>
          <w:sz w:val="24"/>
          <w:szCs w:val="24"/>
        </w:rPr>
      </w:pPr>
      <w:r>
        <w:rPr>
          <w:sz w:val="24"/>
          <w:szCs w:val="24"/>
        </w:rPr>
        <w:t xml:space="preserve"> One glorious day, when e</w:t>
      </w:r>
      <w:r w:rsidRPr="5897EC05">
        <w:rPr>
          <w:sz w:val="24"/>
          <w:szCs w:val="24"/>
        </w:rPr>
        <w:t>verything will be conformed to the will of God’s eternal plan</w:t>
      </w:r>
      <w:r>
        <w:rPr>
          <w:sz w:val="24"/>
          <w:szCs w:val="24"/>
        </w:rPr>
        <w:t>, and</w:t>
      </w:r>
      <w:r w:rsidRPr="5897EC05">
        <w:rPr>
          <w:sz w:val="24"/>
          <w:szCs w:val="24"/>
        </w:rPr>
        <w:t xml:space="preserve"> all thin</w:t>
      </w:r>
      <w:r>
        <w:rPr>
          <w:sz w:val="24"/>
          <w:szCs w:val="24"/>
        </w:rPr>
        <w:t>gs will reach their fulfillment,</w:t>
      </w:r>
      <w:r w:rsidRPr="5897EC05">
        <w:rPr>
          <w:sz w:val="24"/>
          <w:szCs w:val="24"/>
        </w:rPr>
        <w:t xml:space="preserve"> we will behold the Triune God. </w:t>
      </w:r>
      <w:r>
        <w:rPr>
          <w:sz w:val="24"/>
          <w:szCs w:val="24"/>
        </w:rPr>
        <w:t>T</w:t>
      </w:r>
      <w:r w:rsidRPr="5897EC05">
        <w:rPr>
          <w:sz w:val="24"/>
          <w:szCs w:val="24"/>
        </w:rPr>
        <w:t>he imagery</w:t>
      </w:r>
      <w:r>
        <w:rPr>
          <w:sz w:val="24"/>
          <w:szCs w:val="24"/>
        </w:rPr>
        <w:t xml:space="preserve"> described by John the Revelator in the book of Revelation is reminiscent of Eden before paradise was defiled by sin. </w:t>
      </w:r>
      <w:r w:rsidRPr="5897EC05">
        <w:rPr>
          <w:sz w:val="24"/>
          <w:szCs w:val="24"/>
        </w:rPr>
        <w:t xml:space="preserve"> </w:t>
      </w:r>
      <w:r>
        <w:rPr>
          <w:sz w:val="24"/>
          <w:szCs w:val="24"/>
        </w:rPr>
        <w:t xml:space="preserve">You see, Eden was a type, or replica of heaven. And John got to see it. What he saw </w:t>
      </w:r>
      <w:r w:rsidRPr="00EB7591">
        <w:rPr>
          <w:sz w:val="24"/>
          <w:szCs w:val="24"/>
        </w:rPr>
        <w:t xml:space="preserve">was </w:t>
      </w:r>
      <w:r w:rsidR="00E214D4" w:rsidRPr="00EB7591">
        <w:rPr>
          <w:sz w:val="24"/>
          <w:szCs w:val="24"/>
        </w:rPr>
        <w:t xml:space="preserve">the </w:t>
      </w:r>
      <w:r w:rsidRPr="00EB7591">
        <w:rPr>
          <w:sz w:val="24"/>
          <w:szCs w:val="24"/>
        </w:rPr>
        <w:t>God</w:t>
      </w:r>
      <w:r w:rsidR="00E214D4" w:rsidRPr="00EB7591">
        <w:rPr>
          <w:sz w:val="24"/>
          <w:szCs w:val="24"/>
        </w:rPr>
        <w:t>-Head,</w:t>
      </w:r>
      <w:r w:rsidRPr="00EB7591">
        <w:rPr>
          <w:sz w:val="24"/>
          <w:szCs w:val="24"/>
        </w:rPr>
        <w:t xml:space="preserve"> Father</w:t>
      </w:r>
      <w:r w:rsidR="00E214D4" w:rsidRPr="00EB7591">
        <w:rPr>
          <w:sz w:val="24"/>
          <w:szCs w:val="24"/>
        </w:rPr>
        <w:t xml:space="preserve"> and</w:t>
      </w:r>
      <w:r w:rsidRPr="00EB7591">
        <w:rPr>
          <w:sz w:val="24"/>
          <w:szCs w:val="24"/>
        </w:rPr>
        <w:t xml:space="preserve"> Son seated upon the throne,</w:t>
      </w:r>
      <w:r w:rsidR="00E214D4" w:rsidRPr="00EB7591">
        <w:rPr>
          <w:sz w:val="24"/>
          <w:szCs w:val="24"/>
        </w:rPr>
        <w:t xml:space="preserve"> </w:t>
      </w:r>
      <w:r w:rsidRPr="00EB7591">
        <w:rPr>
          <w:sz w:val="24"/>
          <w:szCs w:val="24"/>
        </w:rPr>
        <w:t>and</w:t>
      </w:r>
      <w:r w:rsidR="00E214D4" w:rsidRPr="00EB7591">
        <w:rPr>
          <w:sz w:val="24"/>
          <w:szCs w:val="24"/>
        </w:rPr>
        <w:t xml:space="preserve"> from them</w:t>
      </w:r>
      <w:r w:rsidRPr="00EB7591">
        <w:rPr>
          <w:sz w:val="24"/>
          <w:szCs w:val="24"/>
        </w:rPr>
        <w:t xml:space="preserve"> flowing </w:t>
      </w:r>
      <w:r w:rsidR="00E214D4" w:rsidRPr="00EB7591">
        <w:rPr>
          <w:sz w:val="24"/>
          <w:szCs w:val="24"/>
        </w:rPr>
        <w:t xml:space="preserve">like a magnificent waterfall </w:t>
      </w:r>
      <w:r w:rsidRPr="00EB7591">
        <w:rPr>
          <w:sz w:val="24"/>
          <w:szCs w:val="24"/>
        </w:rPr>
        <w:t>was the River of Life -- God the Holy Spirit.</w:t>
      </w:r>
      <w:r>
        <w:rPr>
          <w:sz w:val="24"/>
          <w:szCs w:val="24"/>
        </w:rPr>
        <w:t xml:space="preserve"> </w:t>
      </w:r>
    </w:p>
    <w:p w14:paraId="6D135157" w14:textId="77777777" w:rsidR="00044BB0" w:rsidRDefault="00044BB0" w:rsidP="00983719">
      <w:pPr>
        <w:pStyle w:val="ListParagraph"/>
        <w:ind w:left="0" w:firstLine="720"/>
        <w:jc w:val="both"/>
        <w:rPr>
          <w:sz w:val="24"/>
          <w:szCs w:val="24"/>
        </w:rPr>
      </w:pPr>
    </w:p>
    <w:p w14:paraId="19245671" w14:textId="77777777" w:rsidR="00983719" w:rsidRDefault="00983719" w:rsidP="00983719">
      <w:pPr>
        <w:pStyle w:val="ListParagraph"/>
        <w:ind w:left="0" w:firstLine="720"/>
        <w:jc w:val="both"/>
        <w:rPr>
          <w:sz w:val="24"/>
          <w:szCs w:val="24"/>
        </w:rPr>
      </w:pPr>
      <w:r w:rsidRPr="5897EC05">
        <w:rPr>
          <w:sz w:val="24"/>
          <w:szCs w:val="24"/>
        </w:rPr>
        <w:t xml:space="preserve"> </w:t>
      </w:r>
      <w:r>
        <w:rPr>
          <w:sz w:val="24"/>
          <w:szCs w:val="24"/>
        </w:rPr>
        <w:t>The prophet Ezekiel added his vision to that day, and he said that, “Where the river flows everything will live.” Likewise, the Holy Spirit reminds us of the words of Jesus, “The Spirit gives life, the flesh counts for nothing, the words I have spoken to you are Spirit and they are life.” (Ezekiel 47:1-12; John 6:63) O</w:t>
      </w:r>
      <w:r w:rsidRPr="5897EC05">
        <w:rPr>
          <w:sz w:val="24"/>
          <w:szCs w:val="24"/>
        </w:rPr>
        <w:t xml:space="preserve">n either side of this river is the </w:t>
      </w:r>
      <w:r>
        <w:rPr>
          <w:sz w:val="24"/>
          <w:szCs w:val="24"/>
        </w:rPr>
        <w:t>T</w:t>
      </w:r>
      <w:r w:rsidRPr="5897EC05">
        <w:rPr>
          <w:sz w:val="24"/>
          <w:szCs w:val="24"/>
        </w:rPr>
        <w:t xml:space="preserve">ree of </w:t>
      </w:r>
      <w:r>
        <w:rPr>
          <w:sz w:val="24"/>
          <w:szCs w:val="24"/>
        </w:rPr>
        <w:t>L</w:t>
      </w:r>
      <w:r w:rsidRPr="5897EC05">
        <w:rPr>
          <w:sz w:val="24"/>
          <w:szCs w:val="24"/>
        </w:rPr>
        <w:t>ife</w:t>
      </w:r>
      <w:r>
        <w:rPr>
          <w:sz w:val="24"/>
          <w:szCs w:val="24"/>
        </w:rPr>
        <w:t>. T</w:t>
      </w:r>
      <w:r w:rsidRPr="5897EC05">
        <w:rPr>
          <w:sz w:val="24"/>
          <w:szCs w:val="24"/>
        </w:rPr>
        <w:t>he leaves of the tree are for the healing of the Nations. (Revelation 22:1-6)</w:t>
      </w:r>
      <w:r w:rsidR="00E214D4">
        <w:rPr>
          <w:sz w:val="24"/>
          <w:szCs w:val="24"/>
        </w:rPr>
        <w:t xml:space="preserve"> Oh</w:t>
      </w:r>
      <w:r w:rsidR="00EB7591">
        <w:rPr>
          <w:sz w:val="24"/>
          <w:szCs w:val="24"/>
        </w:rPr>
        <w:t>,</w:t>
      </w:r>
      <w:r w:rsidR="00E214D4">
        <w:rPr>
          <w:sz w:val="24"/>
          <w:szCs w:val="24"/>
        </w:rPr>
        <w:t xml:space="preserve"> don’t you long for that da</w:t>
      </w:r>
      <w:r w:rsidR="00E214D4" w:rsidRPr="00EB7591">
        <w:rPr>
          <w:sz w:val="24"/>
          <w:szCs w:val="24"/>
        </w:rPr>
        <w:t>y?</w:t>
      </w:r>
      <w:r>
        <w:rPr>
          <w:sz w:val="24"/>
          <w:szCs w:val="24"/>
        </w:rPr>
        <w:t xml:space="preserve"> </w:t>
      </w:r>
      <w:r w:rsidRPr="5897EC05">
        <w:rPr>
          <w:sz w:val="24"/>
          <w:szCs w:val="24"/>
        </w:rPr>
        <w:t xml:space="preserve"> </w:t>
      </w:r>
      <w:r>
        <w:rPr>
          <w:sz w:val="24"/>
          <w:szCs w:val="24"/>
        </w:rPr>
        <w:t>But until that day comes, t</w:t>
      </w:r>
      <w:r w:rsidRPr="5897EC05">
        <w:rPr>
          <w:sz w:val="24"/>
          <w:szCs w:val="24"/>
        </w:rPr>
        <w:t xml:space="preserve">hrough the study of God’s Holy Word, we </w:t>
      </w:r>
      <w:r>
        <w:rPr>
          <w:sz w:val="24"/>
          <w:szCs w:val="24"/>
        </w:rPr>
        <w:t>get to drink deeply and</w:t>
      </w:r>
      <w:r w:rsidRPr="5897EC05">
        <w:rPr>
          <w:sz w:val="24"/>
          <w:szCs w:val="24"/>
        </w:rPr>
        <w:t xml:space="preserve"> tap into this healing water</w:t>
      </w:r>
      <w:r>
        <w:rPr>
          <w:sz w:val="24"/>
          <w:szCs w:val="24"/>
        </w:rPr>
        <w:t xml:space="preserve"> that flows within us through God the Holy Spirit. </w:t>
      </w:r>
      <w:r w:rsidRPr="5897EC05">
        <w:rPr>
          <w:sz w:val="24"/>
          <w:szCs w:val="24"/>
        </w:rPr>
        <w:t xml:space="preserve"> </w:t>
      </w:r>
    </w:p>
    <w:p w14:paraId="2214ECD1" w14:textId="77777777" w:rsidR="00983719" w:rsidRDefault="00983719" w:rsidP="00983719">
      <w:pPr>
        <w:pStyle w:val="ListParagraph"/>
        <w:ind w:left="0" w:firstLine="720"/>
        <w:jc w:val="both"/>
        <w:rPr>
          <w:sz w:val="24"/>
          <w:szCs w:val="24"/>
        </w:rPr>
      </w:pPr>
    </w:p>
    <w:p w14:paraId="17CDD782" w14:textId="77777777" w:rsidR="00983719" w:rsidRDefault="00983719" w:rsidP="00725D90">
      <w:pPr>
        <w:pStyle w:val="ListParagraph"/>
        <w:ind w:left="0"/>
        <w:rPr>
          <w:sz w:val="24"/>
          <w:szCs w:val="24"/>
        </w:rPr>
      </w:pPr>
      <w:r>
        <w:rPr>
          <w:b/>
          <w:bCs/>
          <w:sz w:val="28"/>
          <w:szCs w:val="28"/>
        </w:rPr>
        <w:t xml:space="preserve">DIGGING DEEPER: </w:t>
      </w:r>
      <w:r w:rsidRPr="00275EA1">
        <w:rPr>
          <w:sz w:val="24"/>
          <w:szCs w:val="24"/>
        </w:rPr>
        <w:t>Ephesians 1:10-14; Matthew 10:19-20; Mark 13:11; Luke 12:12; John 3:1-16, 4:</w:t>
      </w:r>
      <w:r w:rsidR="00B67FAB">
        <w:rPr>
          <w:sz w:val="24"/>
          <w:szCs w:val="24"/>
        </w:rPr>
        <w:t>3-25, John 6:36, 7:37-39; Psalm</w:t>
      </w:r>
      <w:r w:rsidRPr="00275EA1">
        <w:rPr>
          <w:sz w:val="24"/>
          <w:szCs w:val="24"/>
        </w:rPr>
        <w:t xml:space="preserve"> 1:1-3, 46:4-11; Jeremiah 17:5-14</w:t>
      </w:r>
    </w:p>
    <w:p w14:paraId="4ED157F0" w14:textId="49C69978" w:rsidR="008500CD" w:rsidDel="002B5763" w:rsidRDefault="008500CD" w:rsidP="008500CD">
      <w:pPr>
        <w:jc w:val="both"/>
        <w:rPr>
          <w:del w:id="1294" w:author="virginia porter" w:date="2019-02-16T15:21:00Z"/>
          <w:sz w:val="24"/>
          <w:szCs w:val="24"/>
        </w:rPr>
      </w:pPr>
    </w:p>
    <w:p w14:paraId="5027777D" w14:textId="62FA779E" w:rsidR="009675E4" w:rsidDel="002B5763" w:rsidRDefault="009675E4" w:rsidP="008500CD">
      <w:pPr>
        <w:jc w:val="both"/>
        <w:rPr>
          <w:del w:id="1295" w:author="virginia porter" w:date="2019-02-16T15:21:00Z"/>
          <w:sz w:val="24"/>
          <w:szCs w:val="24"/>
        </w:rPr>
      </w:pPr>
    </w:p>
    <w:p w14:paraId="151FE66E" w14:textId="3DCBDF3C" w:rsidR="009675E4" w:rsidDel="002B5763" w:rsidRDefault="009675E4" w:rsidP="008500CD">
      <w:pPr>
        <w:jc w:val="both"/>
        <w:rPr>
          <w:del w:id="1296" w:author="virginia porter" w:date="2019-02-16T15:21:00Z"/>
          <w:sz w:val="24"/>
          <w:szCs w:val="24"/>
        </w:rPr>
      </w:pPr>
    </w:p>
    <w:p w14:paraId="03D7D2A5" w14:textId="513FDDC8" w:rsidR="009675E4" w:rsidDel="002B5763" w:rsidRDefault="009675E4" w:rsidP="008500CD">
      <w:pPr>
        <w:jc w:val="both"/>
        <w:rPr>
          <w:del w:id="1297" w:author="virginia porter" w:date="2019-02-16T15:21:00Z"/>
          <w:sz w:val="24"/>
          <w:szCs w:val="24"/>
        </w:rPr>
      </w:pPr>
    </w:p>
    <w:p w14:paraId="09B8BEC4" w14:textId="1A2C2B75" w:rsidR="009675E4" w:rsidDel="002B5763" w:rsidRDefault="009675E4" w:rsidP="008500CD">
      <w:pPr>
        <w:jc w:val="both"/>
        <w:rPr>
          <w:del w:id="1298" w:author="virginia porter" w:date="2019-02-16T15:21:00Z"/>
          <w:sz w:val="24"/>
          <w:szCs w:val="24"/>
        </w:rPr>
      </w:pPr>
    </w:p>
    <w:p w14:paraId="0F7B08DF" w14:textId="2B8BED44" w:rsidR="009675E4" w:rsidDel="002B5763" w:rsidRDefault="009675E4" w:rsidP="008500CD">
      <w:pPr>
        <w:jc w:val="both"/>
        <w:rPr>
          <w:del w:id="1299" w:author="virginia porter" w:date="2019-02-16T15:21:00Z"/>
          <w:sz w:val="24"/>
          <w:szCs w:val="24"/>
        </w:rPr>
      </w:pPr>
    </w:p>
    <w:p w14:paraId="7E10182B" w14:textId="321A014D" w:rsidR="00725D90" w:rsidDel="002B5763" w:rsidRDefault="00725D90" w:rsidP="008500CD">
      <w:pPr>
        <w:jc w:val="both"/>
        <w:rPr>
          <w:del w:id="1300" w:author="virginia porter" w:date="2019-02-16T15:21:00Z"/>
          <w:sz w:val="24"/>
          <w:szCs w:val="24"/>
        </w:rPr>
      </w:pPr>
    </w:p>
    <w:p w14:paraId="4A7C1C90" w14:textId="2AB0B845" w:rsidR="00725D90" w:rsidDel="002B5763" w:rsidRDefault="00725D90" w:rsidP="008500CD">
      <w:pPr>
        <w:jc w:val="both"/>
        <w:rPr>
          <w:del w:id="1301" w:author="virginia porter" w:date="2019-02-16T15:21:00Z"/>
          <w:sz w:val="24"/>
          <w:szCs w:val="24"/>
        </w:rPr>
      </w:pPr>
    </w:p>
    <w:p w14:paraId="16608C5E" w14:textId="589A0BFA" w:rsidR="00725D90" w:rsidDel="002B5763" w:rsidRDefault="00725D90" w:rsidP="008500CD">
      <w:pPr>
        <w:jc w:val="both"/>
        <w:rPr>
          <w:del w:id="1302" w:author="virginia porter" w:date="2019-02-16T15:21:00Z"/>
          <w:sz w:val="24"/>
          <w:szCs w:val="24"/>
        </w:rPr>
      </w:pPr>
    </w:p>
    <w:p w14:paraId="10F5B3A4" w14:textId="28CA58A7" w:rsidR="009675E4" w:rsidDel="002B5763" w:rsidRDefault="009675E4" w:rsidP="008500CD">
      <w:pPr>
        <w:jc w:val="both"/>
        <w:rPr>
          <w:del w:id="1303" w:author="virginia porter" w:date="2019-02-16T15:21:00Z"/>
          <w:sz w:val="24"/>
          <w:szCs w:val="24"/>
        </w:rPr>
      </w:pPr>
    </w:p>
    <w:p w14:paraId="3CF9449D" w14:textId="75B7C88B" w:rsidR="009675E4" w:rsidDel="002B5763" w:rsidRDefault="009675E4" w:rsidP="008500CD">
      <w:pPr>
        <w:jc w:val="both"/>
        <w:rPr>
          <w:del w:id="1304" w:author="virginia porter" w:date="2019-02-16T15:22:00Z"/>
          <w:sz w:val="24"/>
          <w:szCs w:val="24"/>
        </w:rPr>
      </w:pPr>
    </w:p>
    <w:p w14:paraId="41CA110E" w14:textId="77777777" w:rsidR="00983719" w:rsidRPr="000F605B" w:rsidRDefault="00983719" w:rsidP="00983719">
      <w:pPr>
        <w:jc w:val="center"/>
        <w:rPr>
          <w:sz w:val="24"/>
          <w:szCs w:val="24"/>
        </w:rPr>
      </w:pPr>
      <w:r w:rsidRPr="000F605B">
        <w:rPr>
          <w:b/>
          <w:bCs/>
          <w:sz w:val="28"/>
          <w:szCs w:val="28"/>
        </w:rPr>
        <w:t>DISCUSSION QUESTIONS: Let’s talk about it.</w:t>
      </w:r>
    </w:p>
    <w:p w14:paraId="7FFD0DA4"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If the filling of the Spirit is for a purpose, what are some of the purposes we have found in Acts 1-2?</w:t>
      </w:r>
      <w:r w:rsidR="00EB7591">
        <w:rPr>
          <w:rFonts w:asciiTheme="minorHAnsi" w:eastAsia="Times New Roman" w:hAnsiTheme="minorHAnsi"/>
          <w:sz w:val="24"/>
          <w:szCs w:val="24"/>
        </w:rPr>
        <w:t xml:space="preserve"> ______________________________________________________________</w:t>
      </w:r>
      <w:r w:rsidRPr="00F41334">
        <w:rPr>
          <w:rFonts w:asciiTheme="minorHAnsi" w:eastAsia="Times New Roman" w:hAnsiTheme="minorHAnsi"/>
          <w:sz w:val="24"/>
          <w:szCs w:val="24"/>
        </w:rPr>
        <w:t xml:space="preserve"> ______________________________________________________________________________</w:t>
      </w:r>
      <w:r>
        <w:rPr>
          <w:rFonts w:asciiTheme="minorHAnsi" w:eastAsia="Times New Roman" w:hAnsiTheme="minorHAnsi"/>
          <w:sz w:val="24"/>
          <w:szCs w:val="24"/>
        </w:rPr>
        <w:t>__________________________________________________________________</w:t>
      </w:r>
    </w:p>
    <w:p w14:paraId="2A013854"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When the last time you knew the Holy Spirit was in a</w:t>
      </w:r>
      <w:r w:rsidRPr="00CF421D">
        <w:rPr>
          <w:rFonts w:asciiTheme="minorHAnsi" w:eastAsia="Times New Roman" w:hAnsiTheme="minorHAnsi"/>
          <w:sz w:val="24"/>
          <w:szCs w:val="24"/>
        </w:rPr>
        <w:t>ct</w:t>
      </w:r>
      <w:r w:rsidRPr="00F41334">
        <w:rPr>
          <w:rFonts w:asciiTheme="minorHAnsi" w:eastAsia="Times New Roman" w:hAnsiTheme="minorHAnsi"/>
          <w:sz w:val="24"/>
          <w:szCs w:val="24"/>
        </w:rPr>
        <w:t xml:space="preserve">ion </w:t>
      </w:r>
      <w:r w:rsidRPr="00F41334">
        <w:rPr>
          <w:rFonts w:asciiTheme="minorHAnsi" w:eastAsia="Times New Roman" w:hAnsiTheme="minorHAnsi"/>
          <w:sz w:val="24"/>
          <w:szCs w:val="24"/>
          <w:u w:val="single"/>
        </w:rPr>
        <w:t>in you</w:t>
      </w:r>
      <w:r w:rsidRPr="00F41334">
        <w:rPr>
          <w:rFonts w:asciiTheme="minorHAnsi" w:eastAsia="Times New Roman" w:hAnsiTheme="minorHAnsi"/>
          <w:sz w:val="24"/>
          <w:szCs w:val="24"/>
        </w:rPr>
        <w:t xml:space="preserve"> to fulfill one of the above ministries?</w:t>
      </w:r>
      <w:r w:rsidR="00EB7591">
        <w:rPr>
          <w:rFonts w:asciiTheme="minorHAnsi" w:eastAsia="Times New Roman" w:hAnsiTheme="minorHAnsi"/>
          <w:sz w:val="24"/>
          <w:szCs w:val="24"/>
        </w:rPr>
        <w:t>________________________________________________________</w:t>
      </w:r>
      <w:r w:rsidR="00800AE5">
        <w:rPr>
          <w:rFonts w:asciiTheme="minorHAnsi" w:eastAsia="Times New Roman" w:hAnsiTheme="minorHAnsi"/>
          <w:sz w:val="24"/>
          <w:szCs w:val="24"/>
        </w:rPr>
        <w:t>_______</w:t>
      </w:r>
      <w:r w:rsidRPr="00F41334">
        <w:rPr>
          <w:rFonts w:asciiTheme="minorHAnsi" w:eastAsia="Times New Roman" w:hAnsiTheme="minorHAnsi"/>
          <w:sz w:val="24"/>
          <w:szCs w:val="24"/>
        </w:rPr>
        <w:t xml:space="preserve"> _____________________________________________________________________</w:t>
      </w:r>
      <w:r w:rsidR="00275EA1">
        <w:rPr>
          <w:rFonts w:asciiTheme="minorHAnsi" w:eastAsia="Times New Roman" w:hAnsiTheme="minorHAnsi"/>
          <w:sz w:val="24"/>
          <w:szCs w:val="24"/>
        </w:rPr>
        <w:t>___</w:t>
      </w:r>
    </w:p>
    <w:p w14:paraId="0BDAA9CA" w14:textId="77777777" w:rsidR="00983719" w:rsidRPr="00F41334" w:rsidRDefault="00983719" w:rsidP="00EF73C9">
      <w:pPr>
        <w:pStyle w:val="ListParagraph"/>
        <w:numPr>
          <w:ilvl w:val="0"/>
          <w:numId w:val="7"/>
        </w:numPr>
        <w:jc w:val="both"/>
        <w:rPr>
          <w:sz w:val="24"/>
          <w:szCs w:val="24"/>
        </w:rPr>
      </w:pPr>
      <w:r w:rsidRPr="00F41334">
        <w:rPr>
          <w:sz w:val="24"/>
          <w:szCs w:val="24"/>
        </w:rPr>
        <w:t>Have you ever had an event in your life that could only be described as an intervention of God’s protection? _______________________________________________________</w:t>
      </w:r>
    </w:p>
    <w:p w14:paraId="5EB0517E" w14:textId="77777777" w:rsidR="00983719" w:rsidRPr="00F41334" w:rsidRDefault="00983719" w:rsidP="00EF73C9">
      <w:pPr>
        <w:pStyle w:val="ListParagraph"/>
        <w:numPr>
          <w:ilvl w:val="0"/>
          <w:numId w:val="7"/>
        </w:numPr>
        <w:jc w:val="both"/>
        <w:rPr>
          <w:sz w:val="24"/>
          <w:szCs w:val="24"/>
        </w:rPr>
      </w:pPr>
      <w:r w:rsidRPr="00F41334">
        <w:rPr>
          <w:sz w:val="24"/>
          <w:szCs w:val="24"/>
        </w:rPr>
        <w:t>What is our inheritance?</w:t>
      </w:r>
      <w:r w:rsidR="00EB7591">
        <w:rPr>
          <w:sz w:val="24"/>
          <w:szCs w:val="24"/>
        </w:rPr>
        <w:t xml:space="preserve"> ___________________________________________________</w:t>
      </w:r>
      <w:r w:rsidRPr="00F41334">
        <w:rPr>
          <w:sz w:val="24"/>
          <w:szCs w:val="24"/>
        </w:rPr>
        <w:t xml:space="preserve"> ________________________________________________________________________ </w:t>
      </w:r>
    </w:p>
    <w:p w14:paraId="2D3347EF" w14:textId="77777777" w:rsidR="00983719" w:rsidRPr="00F41334" w:rsidRDefault="00983719" w:rsidP="00EF73C9">
      <w:pPr>
        <w:pStyle w:val="ListParagraph"/>
        <w:numPr>
          <w:ilvl w:val="0"/>
          <w:numId w:val="7"/>
        </w:numPr>
        <w:jc w:val="both"/>
        <w:rPr>
          <w:sz w:val="24"/>
          <w:szCs w:val="24"/>
        </w:rPr>
      </w:pPr>
      <w:r w:rsidRPr="00F41334">
        <w:rPr>
          <w:sz w:val="24"/>
          <w:szCs w:val="24"/>
        </w:rPr>
        <w:t xml:space="preserve">Read the following passages and then state what you think it means to be a </w:t>
      </w:r>
      <w:r>
        <w:rPr>
          <w:sz w:val="24"/>
          <w:szCs w:val="24"/>
        </w:rPr>
        <w:t>r</w:t>
      </w:r>
      <w:r w:rsidRPr="00F41334">
        <w:rPr>
          <w:sz w:val="24"/>
          <w:szCs w:val="24"/>
        </w:rPr>
        <w:t xml:space="preserve">oyal </w:t>
      </w:r>
      <w:r>
        <w:rPr>
          <w:sz w:val="24"/>
          <w:szCs w:val="24"/>
        </w:rPr>
        <w:t>p</w:t>
      </w:r>
      <w:r w:rsidRPr="00F41334">
        <w:rPr>
          <w:sz w:val="24"/>
          <w:szCs w:val="24"/>
        </w:rPr>
        <w:t>riest</w:t>
      </w:r>
      <w:r w:rsidR="00EB7591">
        <w:rPr>
          <w:sz w:val="24"/>
          <w:szCs w:val="24"/>
        </w:rPr>
        <w:t>-</w:t>
      </w:r>
      <w:r w:rsidRPr="00F41334">
        <w:rPr>
          <w:sz w:val="24"/>
          <w:szCs w:val="24"/>
        </w:rPr>
        <w:t>hood. 1 Peter 1:23-25; Revelation 1:4-6, 5:9-10</w:t>
      </w:r>
      <w:r w:rsidR="00EB7591">
        <w:rPr>
          <w:sz w:val="24"/>
          <w:szCs w:val="24"/>
        </w:rPr>
        <w:t xml:space="preserve">  _________________________________</w:t>
      </w:r>
      <w:r w:rsidRPr="00F41334">
        <w:rPr>
          <w:sz w:val="24"/>
          <w:szCs w:val="24"/>
        </w:rPr>
        <w:t xml:space="preserve"> ________________________________________________________________________</w:t>
      </w:r>
    </w:p>
    <w:p w14:paraId="235B6AA7" w14:textId="77777777"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How well do you think you understand the role of the Holy Spirit in your life? __________</w:t>
      </w:r>
      <w:r>
        <w:rPr>
          <w:rFonts w:cstheme="minorHAnsi"/>
          <w:sz w:val="24"/>
          <w:szCs w:val="24"/>
        </w:rPr>
        <w:t>______________________________________________________________</w:t>
      </w:r>
    </w:p>
    <w:p w14:paraId="05173F72" w14:textId="77777777"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Are you learning how to listen and cooperate with His leading? ________________________________________________________________________</w:t>
      </w:r>
    </w:p>
    <w:p w14:paraId="67E9A36C"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Pr>
          <w:rFonts w:asciiTheme="minorHAnsi" w:eastAsia="Times New Roman" w:hAnsiTheme="minorHAnsi"/>
          <w:sz w:val="24"/>
          <w:szCs w:val="24"/>
        </w:rPr>
        <w:t>In the following passages, w</w:t>
      </w:r>
      <w:r w:rsidRPr="00F41334">
        <w:rPr>
          <w:rFonts w:asciiTheme="minorHAnsi" w:eastAsia="Times New Roman" w:hAnsiTheme="minorHAnsi"/>
          <w:sz w:val="24"/>
          <w:szCs w:val="24"/>
        </w:rPr>
        <w:t>ho was the Holy Spir</w:t>
      </w:r>
      <w:r>
        <w:rPr>
          <w:rFonts w:asciiTheme="minorHAnsi" w:eastAsia="Times New Roman" w:hAnsiTheme="minorHAnsi"/>
          <w:sz w:val="24"/>
          <w:szCs w:val="24"/>
        </w:rPr>
        <w:t>it teaching and giving orders to</w:t>
      </w:r>
      <w:r w:rsidRPr="00F41334">
        <w:rPr>
          <w:rFonts w:asciiTheme="minorHAnsi" w:eastAsia="Times New Roman" w:hAnsiTheme="minorHAnsi"/>
          <w:sz w:val="24"/>
          <w:szCs w:val="24"/>
        </w:rPr>
        <w:t>? Acts 1-3</w:t>
      </w:r>
      <w:r>
        <w:rPr>
          <w:rFonts w:asciiTheme="minorHAnsi" w:eastAsia="Times New Roman" w:hAnsiTheme="minorHAnsi"/>
          <w:sz w:val="24"/>
          <w:szCs w:val="24"/>
        </w:rPr>
        <w:t>;</w:t>
      </w:r>
      <w:r w:rsidRPr="00F41334">
        <w:rPr>
          <w:rFonts w:asciiTheme="minorHAnsi" w:eastAsia="Times New Roman" w:hAnsiTheme="minorHAnsi"/>
          <w:sz w:val="24"/>
          <w:szCs w:val="24"/>
        </w:rPr>
        <w:t xml:space="preserve"> Mark 3:13-14</w:t>
      </w:r>
      <w:r>
        <w:rPr>
          <w:rFonts w:asciiTheme="minorHAnsi" w:eastAsia="Times New Roman" w:hAnsiTheme="minorHAnsi"/>
          <w:sz w:val="24"/>
          <w:szCs w:val="24"/>
        </w:rPr>
        <w:t xml:space="preserve">; </w:t>
      </w:r>
      <w:r w:rsidRPr="00F41334">
        <w:rPr>
          <w:rFonts w:asciiTheme="minorHAnsi" w:eastAsia="Times New Roman" w:hAnsiTheme="minorHAnsi"/>
          <w:sz w:val="24"/>
          <w:szCs w:val="24"/>
        </w:rPr>
        <w:t>John 14:11-12,</w:t>
      </w:r>
      <w:r>
        <w:rPr>
          <w:rFonts w:asciiTheme="minorHAnsi" w:eastAsia="Times New Roman" w:hAnsiTheme="minorHAnsi"/>
          <w:sz w:val="24"/>
          <w:szCs w:val="24"/>
        </w:rPr>
        <w:t xml:space="preserve"> </w:t>
      </w:r>
      <w:r w:rsidRPr="00F41334">
        <w:rPr>
          <w:rFonts w:asciiTheme="minorHAnsi" w:eastAsia="Times New Roman" w:hAnsiTheme="minorHAnsi"/>
          <w:sz w:val="24"/>
          <w:szCs w:val="24"/>
        </w:rPr>
        <w:t>16-23, 26, 15:15, 16:12-13, 17:18, John 20:21-22</w:t>
      </w:r>
      <w:r>
        <w:rPr>
          <w:rFonts w:asciiTheme="minorHAnsi" w:eastAsia="Times New Roman" w:hAnsiTheme="minorHAnsi"/>
          <w:sz w:val="24"/>
          <w:szCs w:val="24"/>
        </w:rPr>
        <w:t xml:space="preserve"> ________________________________________________________________________</w:t>
      </w:r>
    </w:p>
    <w:p w14:paraId="092F4A1E" w14:textId="77777777" w:rsidR="00983719" w:rsidRPr="00F41334" w:rsidRDefault="00983719" w:rsidP="00EF73C9">
      <w:pPr>
        <w:pStyle w:val="ListParagraph"/>
        <w:numPr>
          <w:ilvl w:val="0"/>
          <w:numId w:val="7"/>
        </w:numPr>
        <w:jc w:val="both"/>
        <w:rPr>
          <w:rFonts w:asciiTheme="minorHAnsi" w:eastAsia="Times New Roman" w:hAnsiTheme="minorHAnsi"/>
          <w:b/>
          <w:sz w:val="24"/>
          <w:szCs w:val="24"/>
          <w:u w:val="single"/>
        </w:rPr>
      </w:pPr>
      <w:r w:rsidRPr="00F41334">
        <w:rPr>
          <w:rFonts w:asciiTheme="minorHAnsi" w:eastAsia="Times New Roman" w:hAnsiTheme="minorHAnsi"/>
          <w:sz w:val="24"/>
          <w:szCs w:val="24"/>
        </w:rPr>
        <w:t xml:space="preserve">The Holy Spirit is the guide and interpreter of the </w:t>
      </w:r>
      <w:r w:rsidR="009B72BF" w:rsidRPr="00EB7591">
        <w:rPr>
          <w:rFonts w:asciiTheme="minorHAnsi" w:eastAsia="Times New Roman" w:hAnsiTheme="minorHAnsi"/>
          <w:sz w:val="24"/>
          <w:szCs w:val="24"/>
        </w:rPr>
        <w:t>W</w:t>
      </w:r>
      <w:r w:rsidRPr="00EB7591">
        <w:rPr>
          <w:rFonts w:asciiTheme="minorHAnsi" w:eastAsia="Times New Roman" w:hAnsiTheme="minorHAnsi"/>
          <w:sz w:val="24"/>
          <w:szCs w:val="24"/>
        </w:rPr>
        <w:t>ord</w:t>
      </w:r>
      <w:r w:rsidRPr="00F41334">
        <w:rPr>
          <w:rFonts w:asciiTheme="minorHAnsi" w:eastAsia="Times New Roman" w:hAnsiTheme="minorHAnsi"/>
          <w:sz w:val="24"/>
          <w:szCs w:val="24"/>
        </w:rPr>
        <w:t xml:space="preserve"> of God. He expresses spiritual thoughts with spiritual words </w:t>
      </w:r>
      <w:r>
        <w:rPr>
          <w:rFonts w:asciiTheme="minorHAnsi" w:eastAsia="Times New Roman" w:hAnsiTheme="minorHAnsi"/>
          <w:sz w:val="24"/>
          <w:szCs w:val="24"/>
        </w:rPr>
        <w:t>through what kind of people?  (1 Corinthians 2:4-16; John 6:63____________________________________________________________________</w:t>
      </w:r>
      <w:r w:rsidRPr="00F41334">
        <w:rPr>
          <w:rFonts w:asciiTheme="minorHAnsi" w:eastAsia="Times New Roman" w:hAnsiTheme="minorHAnsi"/>
          <w:sz w:val="24"/>
          <w:szCs w:val="24"/>
        </w:rPr>
        <w:t xml:space="preserve"> </w:t>
      </w:r>
    </w:p>
    <w:p w14:paraId="763B193E" w14:textId="77777777" w:rsidR="0018034B" w:rsidRDefault="00983719" w:rsidP="00EF73C9">
      <w:pPr>
        <w:pStyle w:val="ListParagraph"/>
        <w:numPr>
          <w:ilvl w:val="0"/>
          <w:numId w:val="7"/>
        </w:numPr>
        <w:jc w:val="both"/>
        <w:rPr>
          <w:rFonts w:asciiTheme="minorHAnsi" w:eastAsia="Times New Roman" w:hAnsiTheme="minorHAnsi"/>
          <w:sz w:val="24"/>
          <w:szCs w:val="24"/>
        </w:rPr>
      </w:pPr>
      <w:r w:rsidRPr="00EB6365">
        <w:rPr>
          <w:rFonts w:asciiTheme="minorHAnsi" w:eastAsia="Times New Roman" w:hAnsiTheme="minorHAnsi"/>
          <w:sz w:val="24"/>
          <w:szCs w:val="24"/>
        </w:rPr>
        <w:t>Acts</w:t>
      </w:r>
      <w:r>
        <w:rPr>
          <w:rFonts w:asciiTheme="minorHAnsi" w:eastAsia="Times New Roman" w:hAnsiTheme="minorHAnsi"/>
          <w:sz w:val="24"/>
          <w:szCs w:val="24"/>
        </w:rPr>
        <w:t xml:space="preserve"> </w:t>
      </w:r>
      <w:r w:rsidRPr="00EB6365">
        <w:rPr>
          <w:rFonts w:asciiTheme="minorHAnsi" w:eastAsia="Times New Roman" w:hAnsiTheme="minorHAnsi"/>
          <w:sz w:val="24"/>
          <w:szCs w:val="24"/>
        </w:rPr>
        <w:t>1:13-15,24-26 How many disciples were present in this prayer meeting?</w:t>
      </w:r>
      <w:r w:rsidR="00EB7591">
        <w:rPr>
          <w:rFonts w:asciiTheme="minorHAnsi" w:eastAsia="Times New Roman" w:hAnsiTheme="minorHAnsi"/>
          <w:sz w:val="24"/>
          <w:szCs w:val="24"/>
        </w:rPr>
        <w:t xml:space="preserve"> _________</w:t>
      </w:r>
      <w:r w:rsidRPr="00EB6365">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w:t>
      </w:r>
      <w:r w:rsidRPr="00E35A2D">
        <w:rPr>
          <w:rFonts w:asciiTheme="minorHAnsi" w:eastAsia="Times New Roman" w:hAnsiTheme="minorHAnsi"/>
          <w:sz w:val="24"/>
          <w:szCs w:val="24"/>
        </w:rPr>
        <w:t>_______________________</w:t>
      </w:r>
    </w:p>
    <w:p w14:paraId="54445024" w14:textId="77777777" w:rsidR="00017162" w:rsidRDefault="00017162" w:rsidP="00983719">
      <w:pPr>
        <w:pStyle w:val="ListParagraph"/>
        <w:ind w:left="0"/>
        <w:jc w:val="center"/>
        <w:rPr>
          <w:b/>
          <w:bCs/>
          <w:sz w:val="28"/>
          <w:szCs w:val="28"/>
        </w:rPr>
      </w:pPr>
    </w:p>
    <w:p w14:paraId="5BC34F37" w14:textId="77777777" w:rsidR="00D31637" w:rsidRDefault="00D31637" w:rsidP="00983719">
      <w:pPr>
        <w:pStyle w:val="ListParagraph"/>
        <w:ind w:left="0"/>
        <w:jc w:val="center"/>
        <w:rPr>
          <w:b/>
          <w:bCs/>
          <w:sz w:val="28"/>
          <w:szCs w:val="28"/>
        </w:rPr>
      </w:pPr>
    </w:p>
    <w:p w14:paraId="6EC2DE86" w14:textId="77777777" w:rsidR="00D31637" w:rsidRDefault="00D31637" w:rsidP="00983719">
      <w:pPr>
        <w:pStyle w:val="ListParagraph"/>
        <w:ind w:left="0"/>
        <w:jc w:val="center"/>
        <w:rPr>
          <w:b/>
          <w:bCs/>
          <w:sz w:val="28"/>
          <w:szCs w:val="28"/>
        </w:rPr>
      </w:pPr>
    </w:p>
    <w:p w14:paraId="44DFA9F3" w14:textId="77777777" w:rsidR="00D31637" w:rsidRDefault="00D31637" w:rsidP="00983719">
      <w:pPr>
        <w:pStyle w:val="ListParagraph"/>
        <w:ind w:left="0"/>
        <w:jc w:val="center"/>
        <w:rPr>
          <w:b/>
          <w:bCs/>
          <w:sz w:val="28"/>
          <w:szCs w:val="28"/>
        </w:rPr>
      </w:pPr>
    </w:p>
    <w:p w14:paraId="53879F13" w14:textId="77777777" w:rsidR="00D31637" w:rsidRDefault="00D31637" w:rsidP="00983719">
      <w:pPr>
        <w:pStyle w:val="ListParagraph"/>
        <w:ind w:left="0"/>
        <w:jc w:val="center"/>
        <w:rPr>
          <w:b/>
          <w:bCs/>
          <w:sz w:val="28"/>
          <w:szCs w:val="28"/>
        </w:rPr>
      </w:pPr>
    </w:p>
    <w:p w14:paraId="14EE86E7" w14:textId="77777777" w:rsidR="00D31637" w:rsidRDefault="00D31637" w:rsidP="00983719">
      <w:pPr>
        <w:pStyle w:val="ListParagraph"/>
        <w:ind w:left="0"/>
        <w:jc w:val="center"/>
        <w:rPr>
          <w:b/>
          <w:bCs/>
          <w:sz w:val="28"/>
          <w:szCs w:val="28"/>
        </w:rPr>
      </w:pPr>
    </w:p>
    <w:p w14:paraId="1DBA0E15" w14:textId="77777777" w:rsidR="00D31637" w:rsidRDefault="00D31637" w:rsidP="00983719">
      <w:pPr>
        <w:pStyle w:val="ListParagraph"/>
        <w:ind w:left="0"/>
        <w:jc w:val="center"/>
        <w:rPr>
          <w:b/>
          <w:bCs/>
          <w:sz w:val="28"/>
          <w:szCs w:val="28"/>
        </w:rPr>
      </w:pPr>
    </w:p>
    <w:p w14:paraId="05BAFE05" w14:textId="77777777" w:rsidR="00BF6219" w:rsidRDefault="00BF6219" w:rsidP="001673C0">
      <w:pPr>
        <w:pStyle w:val="Heading2"/>
      </w:pPr>
      <w:r w:rsidRPr="5897EC05">
        <w:t>Think On These Things</w:t>
      </w:r>
    </w:p>
    <w:p w14:paraId="71AFB6BE" w14:textId="77777777" w:rsidR="009D745C" w:rsidRPr="009D745C" w:rsidRDefault="00BF6219" w:rsidP="00BF6219">
      <w:pPr>
        <w:ind w:firstLine="720"/>
        <w:jc w:val="both"/>
        <w:rPr>
          <w:sz w:val="24"/>
          <w:szCs w:val="24"/>
        </w:rPr>
      </w:pPr>
      <w:r w:rsidRPr="009D745C">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9D745C" w:rsidRPr="009D745C">
        <w:rPr>
          <w:sz w:val="24"/>
          <w:szCs w:val="24"/>
        </w:rPr>
        <w:t xml:space="preserve"> __________________________________________________ ______________________________________________________________________________</w:t>
      </w:r>
    </w:p>
    <w:p w14:paraId="7D028850" w14:textId="77777777" w:rsidR="00577EE8" w:rsidRDefault="00577EE8" w:rsidP="009A396C">
      <w:pPr>
        <w:ind w:firstLine="720"/>
        <w:jc w:val="both"/>
        <w:rPr>
          <w:sz w:val="24"/>
          <w:szCs w:val="24"/>
        </w:rPr>
      </w:pPr>
    </w:p>
    <w:p w14:paraId="6534577A" w14:textId="77777777" w:rsidR="00983719" w:rsidRDefault="00983719" w:rsidP="00017162">
      <w:pPr>
        <w:tabs>
          <w:tab w:val="left" w:pos="0"/>
        </w:tabs>
        <w:jc w:val="center"/>
        <w:rPr>
          <w:b/>
          <w:sz w:val="28"/>
          <w:szCs w:val="28"/>
        </w:rPr>
      </w:pPr>
      <w:r>
        <w:rPr>
          <w:b/>
          <w:bCs/>
          <w:sz w:val="28"/>
          <w:szCs w:val="28"/>
        </w:rPr>
        <w:t>Memory Verses</w:t>
      </w:r>
    </w:p>
    <w:p w14:paraId="240CCB3F" w14:textId="77777777" w:rsidR="00983719" w:rsidRPr="00017162" w:rsidRDefault="00983719" w:rsidP="00017162">
      <w:pPr>
        <w:pStyle w:val="ListParagraph"/>
        <w:tabs>
          <w:tab w:val="left" w:pos="0"/>
        </w:tabs>
        <w:ind w:left="0"/>
        <w:jc w:val="center"/>
        <w:rPr>
          <w:b/>
          <w:sz w:val="24"/>
          <w:szCs w:val="24"/>
        </w:rPr>
      </w:pPr>
      <w:r w:rsidRPr="00017162">
        <w:rPr>
          <w:b/>
          <w:bCs/>
          <w:iCs/>
          <w:sz w:val="24"/>
          <w:szCs w:val="24"/>
        </w:rPr>
        <w:t>1 Corinthians 12:13 (NASB)</w:t>
      </w:r>
    </w:p>
    <w:p w14:paraId="19DE0741" w14:textId="77777777" w:rsidR="00017162"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 xml:space="preserve">For by one Spirit we were all baptized into one body, whether Jews or Greeks, </w:t>
      </w:r>
    </w:p>
    <w:p w14:paraId="75C91A82" w14:textId="77777777" w:rsidR="00983719"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whether slaves or free, and we were a</w:t>
      </w:r>
      <w:r w:rsidR="00017162">
        <w:rPr>
          <w:b/>
          <w:bCs/>
          <w:i/>
          <w:iCs/>
          <w:sz w:val="24"/>
          <w:szCs w:val="24"/>
        </w:rPr>
        <w:t>ll made to drink of one Spirit.</w:t>
      </w:r>
    </w:p>
    <w:p w14:paraId="3F0ADB85" w14:textId="77777777" w:rsidR="00017162" w:rsidRDefault="00017162" w:rsidP="00725D90">
      <w:pPr>
        <w:pStyle w:val="ListParagraph"/>
        <w:pBdr>
          <w:bottom w:val="single" w:sz="6" w:space="12" w:color="auto"/>
        </w:pBdr>
        <w:ind w:left="0"/>
        <w:jc w:val="center"/>
        <w:rPr>
          <w:b/>
          <w:bCs/>
          <w:i/>
          <w:iCs/>
          <w:sz w:val="24"/>
          <w:szCs w:val="24"/>
        </w:rPr>
      </w:pPr>
    </w:p>
    <w:p w14:paraId="1E94658B" w14:textId="77777777" w:rsidR="004B10B1" w:rsidRDefault="004B10B1" w:rsidP="00725D90">
      <w:pPr>
        <w:pStyle w:val="ListParagraph"/>
        <w:pBdr>
          <w:bottom w:val="single" w:sz="6" w:space="12" w:color="auto"/>
        </w:pBdr>
        <w:ind w:left="0"/>
        <w:jc w:val="center"/>
        <w:rPr>
          <w:b/>
          <w:bCs/>
          <w:i/>
          <w:iCs/>
          <w:sz w:val="24"/>
          <w:szCs w:val="24"/>
        </w:rPr>
      </w:pPr>
    </w:p>
    <w:p w14:paraId="3E08525F" w14:textId="77777777" w:rsidR="004B10B1" w:rsidRDefault="004B10B1" w:rsidP="00725D90">
      <w:pPr>
        <w:pStyle w:val="ListParagraph"/>
        <w:pBdr>
          <w:bottom w:val="single" w:sz="6" w:space="12" w:color="auto"/>
        </w:pBdr>
        <w:ind w:left="0"/>
        <w:jc w:val="center"/>
        <w:rPr>
          <w:b/>
          <w:bCs/>
          <w:i/>
          <w:iCs/>
          <w:sz w:val="24"/>
          <w:szCs w:val="24"/>
        </w:rPr>
      </w:pPr>
    </w:p>
    <w:p w14:paraId="604CEE49" w14:textId="77777777" w:rsidR="004B10B1" w:rsidRDefault="004B10B1" w:rsidP="00725D90">
      <w:pPr>
        <w:pStyle w:val="ListParagraph"/>
        <w:pBdr>
          <w:bottom w:val="single" w:sz="6" w:space="12" w:color="auto"/>
        </w:pBdr>
        <w:ind w:left="0"/>
        <w:jc w:val="center"/>
        <w:rPr>
          <w:b/>
          <w:bCs/>
          <w:i/>
          <w:iCs/>
          <w:sz w:val="24"/>
          <w:szCs w:val="24"/>
        </w:rPr>
      </w:pPr>
    </w:p>
    <w:p w14:paraId="025E5651" w14:textId="77777777" w:rsidR="004B10B1" w:rsidRDefault="004B10B1" w:rsidP="00725D90">
      <w:pPr>
        <w:pStyle w:val="ListParagraph"/>
        <w:pBdr>
          <w:bottom w:val="single" w:sz="6" w:space="12" w:color="auto"/>
        </w:pBdr>
        <w:ind w:left="0"/>
        <w:jc w:val="center"/>
        <w:rPr>
          <w:b/>
          <w:bCs/>
          <w:i/>
          <w:iCs/>
          <w:sz w:val="24"/>
          <w:szCs w:val="24"/>
        </w:rPr>
      </w:pPr>
    </w:p>
    <w:p w14:paraId="78221533" w14:textId="77777777" w:rsidR="004B10B1" w:rsidRDefault="004B10B1" w:rsidP="00725D90">
      <w:pPr>
        <w:pStyle w:val="ListParagraph"/>
        <w:pBdr>
          <w:bottom w:val="single" w:sz="6" w:space="12" w:color="auto"/>
        </w:pBdr>
        <w:ind w:left="0"/>
        <w:jc w:val="center"/>
        <w:rPr>
          <w:b/>
          <w:bCs/>
          <w:i/>
          <w:iCs/>
          <w:sz w:val="24"/>
          <w:szCs w:val="24"/>
        </w:rPr>
      </w:pPr>
    </w:p>
    <w:p w14:paraId="4E943313" w14:textId="77777777" w:rsidR="004B10B1" w:rsidRDefault="004B10B1" w:rsidP="00725D90">
      <w:pPr>
        <w:pStyle w:val="ListParagraph"/>
        <w:pBdr>
          <w:bottom w:val="single" w:sz="6" w:space="12" w:color="auto"/>
        </w:pBdr>
        <w:ind w:left="0"/>
        <w:jc w:val="center"/>
        <w:rPr>
          <w:b/>
          <w:bCs/>
          <w:i/>
          <w:iCs/>
          <w:sz w:val="24"/>
          <w:szCs w:val="24"/>
        </w:rPr>
      </w:pPr>
    </w:p>
    <w:p w14:paraId="26783FE3" w14:textId="77777777" w:rsidR="004B10B1" w:rsidRDefault="004B10B1" w:rsidP="00725D90">
      <w:pPr>
        <w:pStyle w:val="ListParagraph"/>
        <w:pBdr>
          <w:bottom w:val="single" w:sz="6" w:space="12" w:color="auto"/>
        </w:pBdr>
        <w:ind w:left="0"/>
        <w:jc w:val="center"/>
        <w:rPr>
          <w:b/>
          <w:bCs/>
          <w:i/>
          <w:iCs/>
          <w:sz w:val="24"/>
          <w:szCs w:val="24"/>
        </w:rPr>
      </w:pPr>
    </w:p>
    <w:p w14:paraId="6E37B517" w14:textId="77777777" w:rsidR="004B10B1" w:rsidRDefault="004B10B1" w:rsidP="00725D90">
      <w:pPr>
        <w:pStyle w:val="ListParagraph"/>
        <w:pBdr>
          <w:bottom w:val="single" w:sz="6" w:space="12" w:color="auto"/>
        </w:pBdr>
        <w:ind w:left="0"/>
        <w:jc w:val="center"/>
        <w:rPr>
          <w:b/>
          <w:bCs/>
          <w:i/>
          <w:iCs/>
          <w:sz w:val="24"/>
          <w:szCs w:val="24"/>
        </w:rPr>
      </w:pPr>
    </w:p>
    <w:p w14:paraId="6A2B1416" w14:textId="77777777" w:rsidR="004B10B1" w:rsidRDefault="004B10B1" w:rsidP="00725D90">
      <w:pPr>
        <w:pStyle w:val="ListParagraph"/>
        <w:pBdr>
          <w:bottom w:val="single" w:sz="6" w:space="12" w:color="auto"/>
        </w:pBdr>
        <w:ind w:left="0"/>
        <w:jc w:val="center"/>
        <w:rPr>
          <w:b/>
          <w:bCs/>
          <w:i/>
          <w:iCs/>
          <w:sz w:val="24"/>
          <w:szCs w:val="24"/>
        </w:rPr>
      </w:pPr>
    </w:p>
    <w:p w14:paraId="11AE7D04" w14:textId="77777777" w:rsidR="004B10B1" w:rsidRDefault="004B10B1" w:rsidP="00725D90">
      <w:pPr>
        <w:pStyle w:val="ListParagraph"/>
        <w:pBdr>
          <w:bottom w:val="single" w:sz="6" w:space="12" w:color="auto"/>
        </w:pBdr>
        <w:ind w:left="0"/>
        <w:jc w:val="center"/>
        <w:rPr>
          <w:b/>
          <w:bCs/>
          <w:i/>
          <w:iCs/>
          <w:sz w:val="24"/>
          <w:szCs w:val="24"/>
        </w:rPr>
      </w:pPr>
    </w:p>
    <w:p w14:paraId="6DFEC0F1" w14:textId="77777777" w:rsidR="004B10B1" w:rsidRDefault="004B10B1" w:rsidP="00725D90">
      <w:pPr>
        <w:pStyle w:val="ListParagraph"/>
        <w:pBdr>
          <w:bottom w:val="single" w:sz="6" w:space="12" w:color="auto"/>
        </w:pBdr>
        <w:ind w:left="0"/>
        <w:jc w:val="center"/>
        <w:rPr>
          <w:b/>
          <w:bCs/>
          <w:i/>
          <w:iCs/>
          <w:sz w:val="24"/>
          <w:szCs w:val="24"/>
        </w:rPr>
      </w:pPr>
    </w:p>
    <w:p w14:paraId="613CCA1F" w14:textId="77777777" w:rsidR="009675E4" w:rsidRDefault="009675E4" w:rsidP="00C71625">
      <w:pPr>
        <w:jc w:val="center"/>
        <w:rPr>
          <w:rFonts w:asciiTheme="minorHAnsi" w:eastAsiaTheme="minorEastAsia" w:hAnsiTheme="minorHAnsi" w:cstheme="minorBidi"/>
          <w:b/>
          <w:bCs/>
          <w:sz w:val="36"/>
          <w:szCs w:val="36"/>
        </w:rPr>
      </w:pPr>
    </w:p>
    <w:p w14:paraId="7422E8BE" w14:textId="77777777" w:rsidR="00725D90" w:rsidRDefault="00725D90" w:rsidP="00C71625">
      <w:pPr>
        <w:jc w:val="center"/>
        <w:rPr>
          <w:rFonts w:asciiTheme="minorHAnsi" w:eastAsiaTheme="minorEastAsia" w:hAnsiTheme="minorHAnsi" w:cstheme="minorBidi"/>
          <w:b/>
          <w:bCs/>
          <w:sz w:val="36"/>
          <w:szCs w:val="36"/>
        </w:rPr>
      </w:pPr>
    </w:p>
    <w:p w14:paraId="7A47A6EC" w14:textId="77777777" w:rsidR="00725D90" w:rsidRDefault="00725D90" w:rsidP="00C71625">
      <w:pPr>
        <w:jc w:val="center"/>
        <w:rPr>
          <w:rFonts w:asciiTheme="minorHAnsi" w:eastAsiaTheme="minorEastAsia" w:hAnsiTheme="minorHAnsi" w:cstheme="minorBidi"/>
          <w:b/>
          <w:bCs/>
          <w:sz w:val="36"/>
          <w:szCs w:val="36"/>
        </w:rPr>
      </w:pPr>
    </w:p>
    <w:p w14:paraId="29DBAD23" w14:textId="77777777" w:rsidR="00725D90" w:rsidRDefault="00725D90" w:rsidP="00C71625">
      <w:pPr>
        <w:jc w:val="center"/>
        <w:rPr>
          <w:rFonts w:asciiTheme="minorHAnsi" w:eastAsiaTheme="minorEastAsia" w:hAnsiTheme="minorHAnsi" w:cstheme="minorBidi"/>
          <w:b/>
          <w:bCs/>
          <w:sz w:val="36"/>
          <w:szCs w:val="36"/>
        </w:rPr>
      </w:pPr>
    </w:p>
    <w:p w14:paraId="6B8DE5DD" w14:textId="7B9889D0" w:rsidR="00725D90" w:rsidRDefault="00725D90" w:rsidP="00C71625">
      <w:pPr>
        <w:jc w:val="center"/>
        <w:rPr>
          <w:rFonts w:asciiTheme="minorHAnsi" w:eastAsiaTheme="minorEastAsia" w:hAnsiTheme="minorHAnsi" w:cstheme="minorBidi"/>
          <w:b/>
          <w:bCs/>
          <w:sz w:val="36"/>
          <w:szCs w:val="36"/>
        </w:rPr>
      </w:pPr>
    </w:p>
    <w:p w14:paraId="25EBF629" w14:textId="13F1A1B5" w:rsidR="009011FB" w:rsidRDefault="009011FB" w:rsidP="00C71625">
      <w:pPr>
        <w:jc w:val="center"/>
        <w:rPr>
          <w:rFonts w:asciiTheme="minorHAnsi" w:eastAsiaTheme="minorEastAsia" w:hAnsiTheme="minorHAnsi" w:cstheme="minorBidi"/>
          <w:b/>
          <w:bCs/>
          <w:sz w:val="36"/>
          <w:szCs w:val="36"/>
        </w:rPr>
      </w:pPr>
    </w:p>
    <w:p w14:paraId="37D560F1" w14:textId="4834840B" w:rsidR="009011FB" w:rsidRDefault="009011FB" w:rsidP="00C71625">
      <w:pPr>
        <w:jc w:val="center"/>
        <w:rPr>
          <w:rFonts w:asciiTheme="minorHAnsi" w:eastAsiaTheme="minorEastAsia" w:hAnsiTheme="minorHAnsi" w:cstheme="minorBidi"/>
          <w:b/>
          <w:bCs/>
          <w:sz w:val="36"/>
          <w:szCs w:val="36"/>
        </w:rPr>
      </w:pPr>
    </w:p>
    <w:p w14:paraId="21BA7376" w14:textId="77777777" w:rsidR="009011FB" w:rsidRDefault="009011FB" w:rsidP="00C71625">
      <w:pPr>
        <w:jc w:val="center"/>
        <w:rPr>
          <w:rFonts w:asciiTheme="minorHAnsi" w:eastAsiaTheme="minorEastAsia" w:hAnsiTheme="minorHAnsi" w:cstheme="minorBidi"/>
          <w:b/>
          <w:bCs/>
          <w:sz w:val="36"/>
          <w:szCs w:val="36"/>
        </w:rPr>
      </w:pPr>
    </w:p>
    <w:p w14:paraId="3DB83A6F" w14:textId="77777777" w:rsidR="00971274" w:rsidRDefault="00971274" w:rsidP="00C71625">
      <w:pPr>
        <w:jc w:val="center"/>
        <w:rPr>
          <w:rFonts w:asciiTheme="minorHAnsi" w:eastAsiaTheme="minorEastAsia" w:hAnsiTheme="minorHAnsi" w:cstheme="minorBidi"/>
          <w:b/>
          <w:bCs/>
          <w:sz w:val="36"/>
          <w:szCs w:val="36"/>
        </w:rPr>
      </w:pPr>
    </w:p>
    <w:p w14:paraId="5FA68492" w14:textId="77777777" w:rsidR="00C71625" w:rsidRPr="00C71625" w:rsidRDefault="00C71625" w:rsidP="00C71625">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w:t>
      </w:r>
      <w:r w:rsidR="003D312E">
        <w:rPr>
          <w:rFonts w:asciiTheme="minorHAnsi" w:eastAsiaTheme="minorEastAsia" w:hAnsiTheme="minorHAnsi" w:cstheme="minorBidi"/>
          <w:b/>
          <w:bCs/>
          <w:sz w:val="36"/>
          <w:szCs w:val="36"/>
        </w:rPr>
        <w:t>13</w:t>
      </w:r>
      <w:r>
        <w:rPr>
          <w:rFonts w:asciiTheme="minorHAnsi" w:eastAsiaTheme="minorEastAsia" w:hAnsiTheme="minorHAnsi" w:cstheme="minorBidi"/>
          <w:b/>
          <w:bCs/>
          <w:sz w:val="36"/>
          <w:szCs w:val="36"/>
        </w:rPr>
        <w:t xml:space="preserve"> </w:t>
      </w:r>
    </w:p>
    <w:p w14:paraId="1238C37D" w14:textId="4ADA880C" w:rsidR="0018034B" w:rsidRPr="0001739B" w:rsidRDefault="0018034B" w:rsidP="00B87E35">
      <w:pPr>
        <w:jc w:val="center"/>
        <w:rPr>
          <w:rFonts w:ascii="Edwardian Script ITC" w:eastAsiaTheme="minorEastAsia" w:hAnsi="Edwardian Script ITC" w:cstheme="minorBidi"/>
          <w:b/>
          <w:bCs/>
          <w:sz w:val="72"/>
          <w:szCs w:val="72"/>
        </w:rPr>
      </w:pPr>
      <w:r w:rsidRPr="0001739B">
        <w:rPr>
          <w:rFonts w:ascii="Edwardian Script ITC" w:eastAsiaTheme="minorEastAsia" w:hAnsi="Edwardian Script ITC" w:cstheme="minorBidi"/>
          <w:b/>
          <w:bCs/>
          <w:sz w:val="72"/>
          <w:szCs w:val="72"/>
        </w:rPr>
        <w:t xml:space="preserve">One Nation in </w:t>
      </w:r>
      <w:r w:rsidR="009011FB">
        <w:rPr>
          <w:rFonts w:ascii="Edwardian Script ITC" w:eastAsiaTheme="minorEastAsia" w:hAnsi="Edwardian Script ITC" w:cstheme="minorBidi"/>
          <w:b/>
          <w:bCs/>
          <w:sz w:val="72"/>
          <w:szCs w:val="72"/>
        </w:rPr>
        <w:t>a Holy Location</w:t>
      </w:r>
      <w:r w:rsidRPr="0001739B">
        <w:rPr>
          <w:rFonts w:ascii="Edwardian Script ITC" w:eastAsiaTheme="minorEastAsia" w:hAnsi="Edwardian Script ITC" w:cstheme="minorBidi"/>
          <w:b/>
          <w:bCs/>
          <w:sz w:val="72"/>
          <w:szCs w:val="72"/>
        </w:rPr>
        <w:t xml:space="preserve"> </w:t>
      </w:r>
    </w:p>
    <w:p w14:paraId="26B03BD9" w14:textId="77777777" w:rsidR="00B87E35" w:rsidRPr="00BF6219" w:rsidRDefault="00B87E35" w:rsidP="00EF73C9">
      <w:pPr>
        <w:pStyle w:val="ListParagraph"/>
        <w:numPr>
          <w:ilvl w:val="0"/>
          <w:numId w:val="18"/>
        </w:numPr>
        <w:jc w:val="center"/>
        <w:rPr>
          <w:rFonts w:ascii="Edwardian Script ITC" w:eastAsiaTheme="minorEastAsia" w:hAnsi="Edwardian Script ITC" w:cstheme="minorBidi"/>
          <w:b/>
          <w:bCs/>
          <w:i/>
          <w:sz w:val="72"/>
          <w:szCs w:val="72"/>
        </w:rPr>
      </w:pPr>
    </w:p>
    <w:p w14:paraId="51F4B877" w14:textId="77777777" w:rsidR="0018034B" w:rsidRPr="00D44C53" w:rsidRDefault="0018034B" w:rsidP="0018034B">
      <w:pPr>
        <w:jc w:val="center"/>
        <w:rPr>
          <w:b/>
          <w:sz w:val="28"/>
          <w:szCs w:val="28"/>
        </w:rPr>
      </w:pPr>
      <w:r w:rsidRPr="00D44C53">
        <w:rPr>
          <w:b/>
          <w:bCs/>
          <w:sz w:val="28"/>
          <w:szCs w:val="28"/>
        </w:rPr>
        <w:t>Key Passages</w:t>
      </w:r>
    </w:p>
    <w:p w14:paraId="345595C2" w14:textId="77777777" w:rsidR="0018034B" w:rsidRDefault="0018034B" w:rsidP="006D04DC">
      <w:pPr>
        <w:spacing w:after="0"/>
        <w:jc w:val="center"/>
        <w:rPr>
          <w:b/>
          <w:bCs/>
          <w:iCs/>
          <w:sz w:val="24"/>
          <w:szCs w:val="24"/>
        </w:rPr>
      </w:pPr>
      <w:r w:rsidRPr="0040004C">
        <w:rPr>
          <w:b/>
          <w:bCs/>
          <w:iCs/>
          <w:sz w:val="24"/>
          <w:szCs w:val="24"/>
        </w:rPr>
        <w:t>Ephesians 2:11-</w:t>
      </w:r>
      <w:r w:rsidR="00971274">
        <w:rPr>
          <w:b/>
          <w:bCs/>
          <w:iCs/>
          <w:sz w:val="24"/>
          <w:szCs w:val="24"/>
        </w:rPr>
        <w:t>18</w:t>
      </w:r>
      <w:r w:rsidRPr="0040004C">
        <w:rPr>
          <w:b/>
          <w:bCs/>
          <w:iCs/>
          <w:sz w:val="24"/>
          <w:szCs w:val="24"/>
        </w:rPr>
        <w:t xml:space="preserve"> </w:t>
      </w:r>
    </w:p>
    <w:p w14:paraId="525EF5DD" w14:textId="77777777" w:rsidR="00971274" w:rsidRDefault="00A546E6" w:rsidP="006D04DC">
      <w:pPr>
        <w:spacing w:after="0"/>
        <w:jc w:val="center"/>
        <w:rPr>
          <w:rStyle w:val="apple-converted-space"/>
          <w:rFonts w:asciiTheme="minorHAnsi" w:hAnsiTheme="minorHAnsi"/>
          <w:b/>
          <w:i/>
          <w:color w:val="000000"/>
          <w:sz w:val="24"/>
          <w:szCs w:val="24"/>
        </w:rPr>
      </w:pPr>
      <w:r w:rsidRPr="00A546E6">
        <w:rPr>
          <w:rFonts w:asciiTheme="minorHAnsi" w:hAnsiTheme="minorHAnsi"/>
          <w:b/>
          <w:i/>
          <w:color w:val="000000"/>
          <w:sz w:val="24"/>
          <w:szCs w:val="24"/>
        </w:rPr>
        <w:t xml:space="preserve">Therefore remember that formerly you, the Gentiles in the flesh – who are called “uncircumcision” by the so-called “circumcision” that is performed on the body </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by human hands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that you were at that time without the Messiah,</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alienated from the citizenship of Israel and strangers to the covenants of promise,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having no hope and without God in the world.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But now in Christ Jesus you who used to be far away have been brought near by the blood of Christ.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rPr>
        <w:t>For he is our peace, the one who made both groups into one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and who destroyed the middle wall of partition, the hostility,</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when he nullified</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his flesh the law of commandments in decrees. He did this to create in himself one new man</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out of two,</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thus making peace,</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to reconcile them both in one body to God through the cross, by which the hostility has been killed.</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he came and preached peace to you who were far off and peace to those who were near,</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so that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through him we both have access in one Spirit to the Father.</w:t>
      </w:r>
      <w:r w:rsidRPr="00A546E6">
        <w:rPr>
          <w:rStyle w:val="apple-converted-space"/>
          <w:rFonts w:asciiTheme="minorHAnsi" w:hAnsiTheme="minorHAnsi"/>
          <w:b/>
          <w:i/>
          <w:color w:val="000000"/>
          <w:sz w:val="24"/>
          <w:szCs w:val="24"/>
        </w:rPr>
        <w:t>  </w:t>
      </w:r>
    </w:p>
    <w:p w14:paraId="200AF694" w14:textId="77777777" w:rsidR="00A546E6" w:rsidRPr="00A546E6" w:rsidRDefault="00971274" w:rsidP="006D04DC">
      <w:pPr>
        <w:spacing w:after="0"/>
        <w:jc w:val="center"/>
        <w:rPr>
          <w:rFonts w:asciiTheme="minorHAnsi" w:hAnsiTheme="minorHAnsi"/>
          <w:b/>
          <w:bCs/>
          <w:i/>
          <w:iCs/>
          <w:sz w:val="24"/>
          <w:szCs w:val="24"/>
        </w:rPr>
      </w:pPr>
      <w:r w:rsidRPr="00A546E6">
        <w:rPr>
          <w:rFonts w:asciiTheme="minorHAnsi" w:hAnsiTheme="minorHAnsi"/>
          <w:b/>
          <w:bCs/>
          <w:i/>
          <w:iCs/>
          <w:sz w:val="24"/>
          <w:szCs w:val="24"/>
        </w:rPr>
        <w:t xml:space="preserve"> </w:t>
      </w:r>
    </w:p>
    <w:p w14:paraId="5FA256B1" w14:textId="77777777" w:rsidR="0018034B" w:rsidRDefault="0018034B" w:rsidP="0018034B">
      <w:pPr>
        <w:jc w:val="center"/>
        <w:rPr>
          <w:b/>
          <w:bCs/>
          <w:sz w:val="28"/>
          <w:szCs w:val="28"/>
        </w:rPr>
      </w:pPr>
      <w:bookmarkStart w:id="1305" w:name="footnotes"/>
      <w:bookmarkEnd w:id="1305"/>
      <w:r w:rsidRPr="5897EC05">
        <w:rPr>
          <w:b/>
          <w:bCs/>
          <w:sz w:val="28"/>
          <w:szCs w:val="28"/>
        </w:rPr>
        <w:t>Introduction</w:t>
      </w:r>
    </w:p>
    <w:p w14:paraId="71E4B6B7" w14:textId="77777777" w:rsidR="00E706B7" w:rsidRDefault="00E706B7" w:rsidP="00E706B7">
      <w:pPr>
        <w:ind w:firstLine="720"/>
        <w:jc w:val="both"/>
        <w:rPr>
          <w:sz w:val="24"/>
          <w:szCs w:val="24"/>
        </w:rPr>
      </w:pPr>
      <w:r>
        <w:rPr>
          <w:sz w:val="24"/>
          <w:szCs w:val="24"/>
        </w:rPr>
        <w:t>I will never forget the time our youth pastor taught from the above passage and then had us break into small groups for discussion. I was assigned the “younger” youth boys. You can imagine how uncomfortable I was when they ask me, “What does it mean to be circumcised?” At first, all the color drained from my face, and then I turned several shades of red as I stammered my way through that conversation (Colossians 2:6-15; Romans 2:28-29)</w:t>
      </w:r>
      <w:r w:rsidR="00971274">
        <w:rPr>
          <w:sz w:val="24"/>
          <w:szCs w:val="24"/>
        </w:rPr>
        <w:t>.</w:t>
      </w:r>
      <w:r>
        <w:rPr>
          <w:sz w:val="24"/>
          <w:szCs w:val="24"/>
        </w:rPr>
        <w:t xml:space="preserve"> But, you’ll be happy to know, this lesson is not about circumcision per se. </w:t>
      </w:r>
      <w:r w:rsidR="00B15C12">
        <w:rPr>
          <w:sz w:val="24"/>
          <w:szCs w:val="24"/>
        </w:rPr>
        <w:t>It’s</w:t>
      </w:r>
      <w:r>
        <w:rPr>
          <w:sz w:val="24"/>
          <w:szCs w:val="24"/>
        </w:rPr>
        <w:t xml:space="preserve"> about a circumcision that changes the human heart, ushers in peace on earth</w:t>
      </w:r>
      <w:r w:rsidR="00971274">
        <w:rPr>
          <w:sz w:val="24"/>
          <w:szCs w:val="24"/>
        </w:rPr>
        <w:t>,</w:t>
      </w:r>
      <w:r>
        <w:rPr>
          <w:sz w:val="24"/>
          <w:szCs w:val="24"/>
        </w:rPr>
        <w:t xml:space="preserve"> racial reconciliation and then results in the growth and building up of God’s household. You may be thinking, “How in the world is she going to pull all of that together?” Well, with the help of the Holy Spirt, all things are possible! </w:t>
      </w:r>
    </w:p>
    <w:p w14:paraId="6E427254" w14:textId="77777777" w:rsidR="00E706B7" w:rsidRDefault="00E706B7" w:rsidP="00E706B7">
      <w:pPr>
        <w:ind w:firstLine="720"/>
        <w:jc w:val="both"/>
        <w:rPr>
          <w:sz w:val="24"/>
          <w:szCs w:val="24"/>
        </w:rPr>
      </w:pPr>
      <w:r>
        <w:rPr>
          <w:sz w:val="24"/>
          <w:szCs w:val="24"/>
        </w:rPr>
        <w:t>But for the sake of illustration, I hope you will forgive me for taking the liberty of using our key passage out of context for just a moment to make a personal application. Then, in bite sized chunks, we will try to synthesize chapters two, three and four of the book of Ephesians. And in doing so, we’ll uncover just one of the divine mysteries found within the treasure chest of Paul’s letter to the Ephesians.</w:t>
      </w:r>
    </w:p>
    <w:p w14:paraId="0628F76E" w14:textId="77777777" w:rsidR="00E706B7" w:rsidRDefault="00E706B7" w:rsidP="00E706B7">
      <w:pPr>
        <w:jc w:val="center"/>
        <w:rPr>
          <w:b/>
          <w:sz w:val="28"/>
          <w:szCs w:val="28"/>
        </w:rPr>
      </w:pPr>
      <w:r>
        <w:rPr>
          <w:b/>
          <w:sz w:val="28"/>
          <w:szCs w:val="28"/>
        </w:rPr>
        <w:t xml:space="preserve">Broken Together </w:t>
      </w:r>
    </w:p>
    <w:p w14:paraId="6CA8F4A0" w14:textId="77777777" w:rsidR="00E706B7" w:rsidRDefault="00E706B7" w:rsidP="00E706B7">
      <w:pPr>
        <w:jc w:val="both"/>
        <w:rPr>
          <w:sz w:val="24"/>
          <w:szCs w:val="24"/>
        </w:rPr>
      </w:pPr>
      <w:r>
        <w:rPr>
          <w:sz w:val="24"/>
          <w:szCs w:val="24"/>
        </w:rPr>
        <w:tab/>
        <w:t>Peace…. We so often use the word, but do we have even the slightest notion of its true significance?  For example, we talk about world peace or peace on earth and good will towards men, and then we hear talk of peace treaties that never seem to materialize. Or some say, “I need some peace of mind,” or, “Can’t I just get some peace and quiet?” A priest or pastor may ask a dying person,</w:t>
      </w:r>
      <w:r w:rsidRPr="00C42720">
        <w:rPr>
          <w:sz w:val="24"/>
          <w:szCs w:val="24"/>
        </w:rPr>
        <w:t xml:space="preserve"> </w:t>
      </w:r>
      <w:r>
        <w:rPr>
          <w:sz w:val="24"/>
          <w:szCs w:val="24"/>
        </w:rPr>
        <w:t xml:space="preserve">“Do you want to make peace with your maker?” We find these words engraved on tomb stones, “rest in peace.”  Yet </w:t>
      </w:r>
      <w:r w:rsidR="00B15C12">
        <w:rPr>
          <w:sz w:val="24"/>
          <w:szCs w:val="24"/>
        </w:rPr>
        <w:t>the</w:t>
      </w:r>
      <w:r>
        <w:rPr>
          <w:sz w:val="24"/>
          <w:szCs w:val="24"/>
        </w:rPr>
        <w:t xml:space="preserve"> only ones who die and </w:t>
      </w:r>
      <w:r w:rsidRPr="00554E2D">
        <w:rPr>
          <w:i/>
          <w:sz w:val="24"/>
          <w:szCs w:val="24"/>
        </w:rPr>
        <w:t>rest in peace</w:t>
      </w:r>
      <w:r>
        <w:rPr>
          <w:sz w:val="24"/>
          <w:szCs w:val="24"/>
        </w:rPr>
        <w:t xml:space="preserve"> are those who are </w:t>
      </w:r>
      <w:r w:rsidRPr="00554E2D">
        <w:rPr>
          <w:i/>
          <w:sz w:val="24"/>
          <w:szCs w:val="24"/>
        </w:rPr>
        <w:t>in Christ</w:t>
      </w:r>
      <w:r>
        <w:rPr>
          <w:i/>
          <w:sz w:val="24"/>
          <w:szCs w:val="24"/>
        </w:rPr>
        <w:t xml:space="preserve"> </w:t>
      </w:r>
      <w:r w:rsidRPr="00554E2D">
        <w:rPr>
          <w:sz w:val="24"/>
          <w:szCs w:val="24"/>
        </w:rPr>
        <w:t xml:space="preserve">because, as we just read, </w:t>
      </w:r>
      <w:r w:rsidRPr="00554E2D">
        <w:rPr>
          <w:i/>
          <w:sz w:val="24"/>
          <w:szCs w:val="24"/>
        </w:rPr>
        <w:t>He is Peace</w:t>
      </w:r>
      <w:r w:rsidRPr="00554E2D">
        <w:rPr>
          <w:sz w:val="24"/>
          <w:szCs w:val="24"/>
        </w:rPr>
        <w:t>!</w:t>
      </w:r>
      <w:r>
        <w:rPr>
          <w:sz w:val="24"/>
          <w:szCs w:val="24"/>
        </w:rPr>
        <w:t xml:space="preserve"> I</w:t>
      </w:r>
      <w:r w:rsidRPr="5897EC05">
        <w:rPr>
          <w:sz w:val="24"/>
          <w:szCs w:val="24"/>
        </w:rPr>
        <w:t xml:space="preserve">n a world that seems to be in perpetual conflict, </w:t>
      </w:r>
      <w:r>
        <w:rPr>
          <w:sz w:val="24"/>
          <w:szCs w:val="24"/>
        </w:rPr>
        <w:t>it seems that peace is nowhere to be found.</w:t>
      </w:r>
      <w:r w:rsidRPr="5897EC05">
        <w:rPr>
          <w:sz w:val="24"/>
          <w:szCs w:val="24"/>
        </w:rPr>
        <w:t xml:space="preserve"> </w:t>
      </w:r>
      <w:r>
        <w:rPr>
          <w:sz w:val="24"/>
          <w:szCs w:val="24"/>
        </w:rPr>
        <w:t xml:space="preserve">But, in our heart of hearts, </w:t>
      </w:r>
      <w:r w:rsidRPr="5897EC05">
        <w:rPr>
          <w:sz w:val="24"/>
          <w:szCs w:val="24"/>
        </w:rPr>
        <w:t xml:space="preserve">wouldn’t you agree that </w:t>
      </w:r>
      <w:r>
        <w:rPr>
          <w:sz w:val="24"/>
          <w:szCs w:val="24"/>
        </w:rPr>
        <w:t xml:space="preserve">peace is something that none of us can live very long without? </w:t>
      </w:r>
    </w:p>
    <w:p w14:paraId="28BD8AC6" w14:textId="77777777" w:rsidR="00157B41" w:rsidRDefault="00E706B7" w:rsidP="00E706B7">
      <w:pPr>
        <w:ind w:firstLine="720"/>
        <w:jc w:val="both"/>
        <w:rPr>
          <w:sz w:val="24"/>
          <w:szCs w:val="24"/>
        </w:rPr>
      </w:pPr>
      <w:r>
        <w:rPr>
          <w:sz w:val="24"/>
          <w:szCs w:val="24"/>
        </w:rPr>
        <w:t xml:space="preserve">Now it’s one thing when the walls of hostility exist between nations, but it’s altogether different when the walls of hostility become the four walls in which you live. Our homes should be havens of rest -- a place to escape a harsh and cruel world, not battlefields. Yet when there is hostility among the ones who live with you, the war can escalate to the point of domestic violence. Thankfully, I have not known this extreme, but I have worked with women who have, and they all have scars, be they emotional, physical or both. They don’t always survive. The day after I wrote much of this </w:t>
      </w:r>
      <w:r w:rsidR="00957DE6">
        <w:rPr>
          <w:sz w:val="24"/>
          <w:szCs w:val="24"/>
        </w:rPr>
        <w:t>lesson</w:t>
      </w:r>
      <w:r>
        <w:rPr>
          <w:sz w:val="24"/>
          <w:szCs w:val="24"/>
        </w:rPr>
        <w:t xml:space="preserve">, I got the tragic news that a disciple and sister in Christ, who lives in Nicaragua, was killed by her husband. Dorcas, who is vital part of our ministry, was discipling her. It is heartbreaking! Yet this woman truly is at rest and peace with Jesus. Some of you know quite well what I am talking about. If so, I plead with you, seek help before it’s too late. This is the number for Focus on the Family where you can find some help 1-800-232-6459. This is the only counsel I have to offer you. However, I think you will find both wisdom and encouragement from the following passages. </w:t>
      </w:r>
    </w:p>
    <w:p w14:paraId="0A819018" w14:textId="77777777" w:rsidR="00E706B7" w:rsidRPr="00157B41" w:rsidRDefault="00E706B7" w:rsidP="00725D90">
      <w:pPr>
        <w:pStyle w:val="ListParagraph"/>
        <w:spacing w:after="360" w:line="240" w:lineRule="auto"/>
        <w:ind w:left="0"/>
        <w:contextualSpacing w:val="0"/>
        <w:rPr>
          <w:sz w:val="24"/>
          <w:szCs w:val="24"/>
        </w:rPr>
      </w:pPr>
      <w:r>
        <w:rPr>
          <w:b/>
          <w:bCs/>
          <w:sz w:val="28"/>
          <w:szCs w:val="28"/>
        </w:rPr>
        <w:t xml:space="preserve">DIGGING DEEPER: </w:t>
      </w:r>
      <w:r w:rsidRPr="00157B41">
        <w:rPr>
          <w:sz w:val="24"/>
          <w:szCs w:val="24"/>
        </w:rPr>
        <w:t>Hebrews 12:1-3; John 8:12, 31-36, 10:1-10; 1Corinthians 1-17; 2 Corinthians 6:14; Ephesians 5:8; Colossians 1:12-14; Galatians 4:28-29; 1 Peter 1:15-16</w:t>
      </w:r>
    </w:p>
    <w:p w14:paraId="2781AB1B" w14:textId="77777777" w:rsidR="00E706B7" w:rsidRDefault="00E706B7" w:rsidP="00E706B7">
      <w:pPr>
        <w:ind w:firstLine="720"/>
        <w:jc w:val="both"/>
        <w:rPr>
          <w:sz w:val="24"/>
          <w:szCs w:val="24"/>
        </w:rPr>
      </w:pPr>
      <w:r>
        <w:rPr>
          <w:sz w:val="24"/>
          <w:szCs w:val="24"/>
        </w:rPr>
        <w:t xml:space="preserve">When Art and I got married, we were equally yoked. Both of us were separated from God and one another because of our sins. Consequently, it was not the happily ever after we had hoped for. But then again, it seldom is for lost people.  For us, I guess it was as good as it was ever going to get without the peace and love of Jesus to bind us together.  Then, two years later when the Lord in His grace saved me, things went from bad </w:t>
      </w:r>
      <w:r w:rsidR="007C7CEE">
        <w:rPr>
          <w:sz w:val="24"/>
          <w:szCs w:val="24"/>
        </w:rPr>
        <w:t>to</w:t>
      </w:r>
      <w:r>
        <w:rPr>
          <w:sz w:val="24"/>
          <w:szCs w:val="24"/>
        </w:rPr>
        <w:t xml:space="preserve"> worse, and the dividing walls of hostility came up in our marriage.</w:t>
      </w:r>
      <w:r w:rsidRPr="00BA2EBC">
        <w:rPr>
          <w:sz w:val="24"/>
          <w:szCs w:val="24"/>
        </w:rPr>
        <w:t xml:space="preserve"> </w:t>
      </w:r>
      <w:r>
        <w:rPr>
          <w:sz w:val="24"/>
          <w:szCs w:val="24"/>
        </w:rPr>
        <w:t xml:space="preserve">Because now I was yoked to the Lord Jesus, but Art remained yoked to sin. I had been rescued from the kingdom of darkness, but Art was still under the dominion of the one who comes to kill, steal and destroy. Light and dark don’t mix. And this went on for thirteen years as I prayed for my husband’s salvation. </w:t>
      </w:r>
    </w:p>
    <w:p w14:paraId="348E021A" w14:textId="77777777" w:rsidR="00E706B7" w:rsidRDefault="00E706B7" w:rsidP="00E706B7">
      <w:pPr>
        <w:ind w:firstLine="720"/>
        <w:jc w:val="both"/>
        <w:rPr>
          <w:sz w:val="24"/>
          <w:szCs w:val="24"/>
        </w:rPr>
      </w:pPr>
      <w:r>
        <w:rPr>
          <w:sz w:val="24"/>
          <w:szCs w:val="24"/>
        </w:rPr>
        <w:t>Then, when he was forty years old, Art bowed his knees to the Prince of Peace, and through repentance and surrender he was born again. At that point, we had been married for about 16 years. As we suffered through the consequences of these years of sin, we had a lot of brokenness that only the Lord could heal. So</w:t>
      </w:r>
      <w:r w:rsidR="00B15C12">
        <w:rPr>
          <w:sz w:val="24"/>
          <w:szCs w:val="24"/>
        </w:rPr>
        <w:t>,</w:t>
      </w:r>
      <w:r>
        <w:rPr>
          <w:sz w:val="24"/>
          <w:szCs w:val="24"/>
        </w:rPr>
        <w:t xml:space="preserve"> about a year and a half later, at the suggestion of a counselor, we </w:t>
      </w:r>
      <w:r w:rsidRPr="5897EC05">
        <w:rPr>
          <w:sz w:val="24"/>
          <w:szCs w:val="24"/>
        </w:rPr>
        <w:t xml:space="preserve">renewed our wedding vows. </w:t>
      </w:r>
      <w:r>
        <w:rPr>
          <w:sz w:val="24"/>
          <w:szCs w:val="24"/>
        </w:rPr>
        <w:t xml:space="preserve">It was </w:t>
      </w:r>
      <w:r w:rsidRPr="5897EC05">
        <w:rPr>
          <w:sz w:val="24"/>
          <w:szCs w:val="24"/>
        </w:rPr>
        <w:t>our seventeenth wedding anniversary</w:t>
      </w:r>
      <w:r>
        <w:rPr>
          <w:sz w:val="24"/>
          <w:szCs w:val="24"/>
        </w:rPr>
        <w:t>. T</w:t>
      </w:r>
      <w:r w:rsidRPr="5897EC05">
        <w:rPr>
          <w:sz w:val="24"/>
          <w:szCs w:val="24"/>
        </w:rPr>
        <w:t xml:space="preserve">he passage </w:t>
      </w:r>
      <w:r>
        <w:rPr>
          <w:sz w:val="24"/>
          <w:szCs w:val="24"/>
        </w:rPr>
        <w:t xml:space="preserve">we choose for our wedding program </w:t>
      </w:r>
      <w:r w:rsidRPr="5897EC05">
        <w:rPr>
          <w:sz w:val="24"/>
          <w:szCs w:val="24"/>
        </w:rPr>
        <w:t>was Ephesians 2:14-</w:t>
      </w:r>
      <w:r>
        <w:rPr>
          <w:sz w:val="24"/>
          <w:szCs w:val="24"/>
        </w:rPr>
        <w:t xml:space="preserve">18, and this is what was written on our program: </w:t>
      </w:r>
    </w:p>
    <w:p w14:paraId="46F36A60" w14:textId="77777777" w:rsidR="00E706B7" w:rsidRDefault="00E706B7" w:rsidP="00E706B7">
      <w:pPr>
        <w:ind w:left="720" w:right="720"/>
        <w:jc w:val="both"/>
        <w:rPr>
          <w:sz w:val="24"/>
          <w:szCs w:val="24"/>
        </w:rPr>
      </w:pPr>
      <w:r>
        <w:rPr>
          <w:sz w:val="24"/>
          <w:szCs w:val="24"/>
        </w:rPr>
        <w:t xml:space="preserve"> </w:t>
      </w:r>
      <w:r w:rsidRPr="5897EC05">
        <w:rPr>
          <w:sz w:val="24"/>
          <w:szCs w:val="24"/>
        </w:rPr>
        <w:t>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His miraculous grace.  He, who is our peace, has redeemed our marriage and brought us together as one. The greatest miracle of all is new-birth through Christ Jesus and redemption from sins. Through Him all things are made new! It is our desire to give Him, who alone is worthy, all the praise and honor and glory. Jesus is the reason we are here today. Thank you for making our j</w:t>
      </w:r>
      <w:r>
        <w:rPr>
          <w:sz w:val="24"/>
          <w:szCs w:val="24"/>
        </w:rPr>
        <w:t>oy complete with your presence!</w:t>
      </w:r>
    </w:p>
    <w:p w14:paraId="0344B0EE" w14:textId="77777777" w:rsidR="00E706B7" w:rsidRPr="006D04DC" w:rsidRDefault="00E706B7" w:rsidP="006D04DC">
      <w:pPr>
        <w:spacing w:after="0"/>
        <w:jc w:val="center"/>
        <w:rPr>
          <w:b/>
          <w:sz w:val="24"/>
          <w:szCs w:val="24"/>
        </w:rPr>
      </w:pPr>
      <w:r w:rsidRPr="006D04DC">
        <w:rPr>
          <w:b/>
          <w:sz w:val="24"/>
          <w:szCs w:val="24"/>
        </w:rPr>
        <w:t>Ephesians 2:14-18 (ESV)</w:t>
      </w:r>
    </w:p>
    <w:p w14:paraId="7D445BF2" w14:textId="77777777"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For he himself is our peace, who has made us both one and has broken down in his flesh </w:t>
      </w:r>
    </w:p>
    <w:p w14:paraId="428849AE" w14:textId="77777777"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the dividing wall of hostility by abolishing the law of commandments expressed in ordinances, that he might create in himself one new man in place of the two, so making peace, </w:t>
      </w:r>
    </w:p>
    <w:p w14:paraId="017F5EDF" w14:textId="77777777" w:rsidR="00E706B7"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and might reconcile us both to God in one body through the cross, thereby killing the hostility. And he came and preached peace to you who were far off and peace to those who were near. For through him we both have access in one Spirit to the Father.</w:t>
      </w:r>
    </w:p>
    <w:p w14:paraId="0E674F81" w14:textId="77777777" w:rsidR="001B7B4D" w:rsidRDefault="001B7B4D" w:rsidP="001B7B4D">
      <w:pPr>
        <w:spacing w:after="0"/>
        <w:jc w:val="center"/>
        <w:rPr>
          <w:rFonts w:asciiTheme="minorHAnsi" w:hAnsiTheme="minorHAnsi"/>
          <w:b/>
          <w:i/>
          <w:sz w:val="24"/>
          <w:szCs w:val="24"/>
        </w:rPr>
      </w:pPr>
    </w:p>
    <w:p w14:paraId="2C61CE13" w14:textId="77777777" w:rsidR="00E706B7" w:rsidRDefault="00E706B7" w:rsidP="00E706B7">
      <w:pPr>
        <w:ind w:firstLine="720"/>
        <w:jc w:val="both"/>
        <w:rPr>
          <w:sz w:val="24"/>
          <w:szCs w:val="24"/>
        </w:rPr>
      </w:pPr>
      <w:r>
        <w:rPr>
          <w:sz w:val="24"/>
          <w:szCs w:val="24"/>
        </w:rPr>
        <w:t xml:space="preserve">If you knew our whole story, you might understand just how applicable, these verses are to us. There is a new song by Casting Crowns that poignantly describes our marriage union. In fact, we could have written these lyrics. It is titled </w:t>
      </w:r>
      <w:r w:rsidRPr="00B252CE">
        <w:rPr>
          <w:i/>
          <w:sz w:val="24"/>
          <w:szCs w:val="24"/>
        </w:rPr>
        <w:t>Broken</w:t>
      </w:r>
      <w:r>
        <w:rPr>
          <w:sz w:val="24"/>
          <w:szCs w:val="24"/>
        </w:rPr>
        <w:t xml:space="preserve"> </w:t>
      </w:r>
      <w:r w:rsidRPr="00B252CE">
        <w:rPr>
          <w:i/>
          <w:sz w:val="24"/>
          <w:szCs w:val="24"/>
        </w:rPr>
        <w:t>Together</w:t>
      </w:r>
      <w:r>
        <w:rPr>
          <w:sz w:val="24"/>
          <w:szCs w:val="24"/>
        </w:rPr>
        <w:t>. Not only did the Lord break us together, but He is building us together, and in Him…we are held together. We really are a miracle.</w:t>
      </w:r>
    </w:p>
    <w:p w14:paraId="3F2B7573" w14:textId="77777777" w:rsidR="00E706B7" w:rsidRDefault="00E706B7" w:rsidP="00EF73C9">
      <w:pPr>
        <w:pStyle w:val="ListParagraph"/>
        <w:numPr>
          <w:ilvl w:val="0"/>
          <w:numId w:val="11"/>
        </w:numPr>
        <w:rPr>
          <w:sz w:val="24"/>
          <w:szCs w:val="24"/>
        </w:rPr>
      </w:pPr>
      <w:r>
        <w:rPr>
          <w:sz w:val="24"/>
          <w:szCs w:val="24"/>
        </w:rPr>
        <w:t>Can you give a few examples of what it means to be unequally yoked.</w:t>
      </w:r>
      <w:r w:rsidR="009B17CE">
        <w:rPr>
          <w:sz w:val="24"/>
          <w:szCs w:val="24"/>
        </w:rPr>
        <w:t xml:space="preserve"> 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01458400" w14:textId="77777777" w:rsidR="00E706B7" w:rsidRDefault="00E706B7" w:rsidP="00EF73C9">
      <w:pPr>
        <w:pStyle w:val="ListParagraph"/>
        <w:numPr>
          <w:ilvl w:val="0"/>
          <w:numId w:val="11"/>
        </w:numPr>
        <w:rPr>
          <w:sz w:val="24"/>
          <w:szCs w:val="24"/>
        </w:rPr>
      </w:pPr>
      <w:r>
        <w:rPr>
          <w:sz w:val="24"/>
          <w:szCs w:val="24"/>
        </w:rPr>
        <w:t>How do you use the word “peace” in your everyday life, and what does it means to you? ________________________________________________________________________________________________________________________________________________________________________________________________________________________</w:t>
      </w:r>
    </w:p>
    <w:p w14:paraId="62E5AD3E" w14:textId="77777777" w:rsidR="00E706B7" w:rsidRPr="00992A1B" w:rsidRDefault="00E706B7" w:rsidP="00E706B7">
      <w:pPr>
        <w:pStyle w:val="ListParagraph"/>
        <w:rPr>
          <w:sz w:val="24"/>
          <w:szCs w:val="24"/>
        </w:rPr>
      </w:pPr>
    </w:p>
    <w:p w14:paraId="20341B0A" w14:textId="77777777" w:rsidR="002A4794" w:rsidRPr="009B17CE" w:rsidRDefault="00E706B7" w:rsidP="00EF73C9">
      <w:pPr>
        <w:pStyle w:val="ListParagraph"/>
        <w:numPr>
          <w:ilvl w:val="0"/>
          <w:numId w:val="11"/>
        </w:numPr>
        <w:spacing w:after="0"/>
        <w:jc w:val="both"/>
        <w:rPr>
          <w:sz w:val="24"/>
          <w:szCs w:val="24"/>
        </w:rPr>
      </w:pPr>
      <w:r w:rsidRPr="009B17CE">
        <w:rPr>
          <w:sz w:val="24"/>
          <w:szCs w:val="24"/>
        </w:rPr>
        <w:t>Do you need some peace? Then this exercise may be the single most important part of this lesson. You will find much personal application if you will read the following passages and then list everything you discover about peace. But remember, it will require you becoming a doer of the Word and not just a hearer of the Word!  Ephesians 6:15; Colossians 1:20, 3:15; Hebrews 12:11-14; 1 Peter 3:</w:t>
      </w:r>
      <w:r w:rsidR="00B67FAB">
        <w:rPr>
          <w:sz w:val="24"/>
          <w:szCs w:val="24"/>
        </w:rPr>
        <w:t>11-14; John 16:33, 14:27; Psalm</w:t>
      </w:r>
      <w:r w:rsidRPr="009B17CE">
        <w:rPr>
          <w:sz w:val="24"/>
          <w:szCs w:val="24"/>
        </w:rPr>
        <w:t xml:space="preserve"> 29:1-11, 34:14, 85:10, 119:165, Proverbs 14:30, 16:7, 17:1; Isaiah 26:3, 32:17; 48:18-22; 53:5; 57:2-21;</w:t>
      </w:r>
      <w:r w:rsidR="002A4794" w:rsidRPr="009B17CE">
        <w:rPr>
          <w:sz w:val="24"/>
          <w:szCs w:val="24"/>
        </w:rPr>
        <w:t xml:space="preserve"> </w:t>
      </w:r>
      <w:r w:rsidRPr="009B17CE">
        <w:rPr>
          <w:sz w:val="24"/>
          <w:szCs w:val="24"/>
        </w:rPr>
        <w:t>Micah 5:5; Romans 5:1; 1 Corinthians 7:5; 2 Corinthians 13:11</w:t>
      </w:r>
    </w:p>
    <w:p w14:paraId="09FE02B6" w14:textId="77777777" w:rsidR="00E706B7" w:rsidRDefault="00E706B7" w:rsidP="009B17CE">
      <w:pPr>
        <w:ind w:left="720"/>
        <w:jc w:val="both"/>
        <w:rPr>
          <w:sz w:val="24"/>
          <w:szCs w:val="24"/>
        </w:rPr>
      </w:pPr>
      <w:r w:rsidRPr="009B17CE">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B17CE">
        <w:rPr>
          <w:sz w:val="24"/>
          <w:szCs w:val="24"/>
        </w:rPr>
        <w:t>_____</w:t>
      </w:r>
      <w:r w:rsidRPr="009B17CE">
        <w:rPr>
          <w:sz w:val="24"/>
          <w:szCs w:val="24"/>
        </w:rPr>
        <w:t>_</w:t>
      </w:r>
    </w:p>
    <w:p w14:paraId="70BABCCE" w14:textId="77777777" w:rsidR="00971274" w:rsidRPr="009B17CE" w:rsidRDefault="00971274" w:rsidP="009B17CE">
      <w:pPr>
        <w:ind w:left="720"/>
        <w:jc w:val="both"/>
        <w:rPr>
          <w:sz w:val="24"/>
          <w:szCs w:val="24"/>
        </w:rPr>
      </w:pPr>
    </w:p>
    <w:p w14:paraId="46EA2FFC" w14:textId="77777777" w:rsidR="00E706B7" w:rsidRDefault="00E706B7" w:rsidP="00E706B7">
      <w:pPr>
        <w:jc w:val="center"/>
        <w:rPr>
          <w:rFonts w:asciiTheme="minorHAnsi" w:eastAsiaTheme="minorEastAsia" w:hAnsiTheme="minorHAnsi" w:cstheme="minorBidi"/>
          <w:b/>
          <w:bCs/>
          <w:color w:val="000000" w:themeColor="text1"/>
          <w:sz w:val="28"/>
          <w:szCs w:val="28"/>
        </w:rPr>
      </w:pPr>
      <w:r w:rsidRPr="009B17CE">
        <w:rPr>
          <w:rFonts w:asciiTheme="minorHAnsi" w:eastAsiaTheme="minorEastAsia" w:hAnsiTheme="minorHAnsi" w:cstheme="minorBidi"/>
          <w:b/>
          <w:bCs/>
          <w:color w:val="000000" w:themeColor="text1"/>
          <w:sz w:val="28"/>
          <w:szCs w:val="28"/>
        </w:rPr>
        <w:t>Pride and Prejudice</w:t>
      </w:r>
    </w:p>
    <w:p w14:paraId="213FA7D9" w14:textId="77777777" w:rsidR="00E706B7" w:rsidRPr="001B7B4D" w:rsidRDefault="00E706B7" w:rsidP="001B7B4D">
      <w:pPr>
        <w:spacing w:after="0"/>
        <w:jc w:val="center"/>
        <w:rPr>
          <w:rFonts w:asciiTheme="minorHAnsi" w:hAnsiTheme="minorHAnsi" w:cstheme="minorHAnsi"/>
          <w:b/>
          <w:sz w:val="24"/>
          <w:szCs w:val="24"/>
        </w:rPr>
      </w:pPr>
      <w:r w:rsidRPr="001B7B4D">
        <w:rPr>
          <w:rFonts w:asciiTheme="minorHAnsi" w:eastAsiaTheme="minorEastAsia" w:hAnsiTheme="minorHAnsi" w:cstheme="minorBidi"/>
          <w:b/>
          <w:bCs/>
          <w:iCs/>
          <w:sz w:val="24"/>
          <w:szCs w:val="24"/>
        </w:rPr>
        <w:t>Ephesians 3:1-22 (ESV)</w:t>
      </w:r>
    </w:p>
    <w:p w14:paraId="2216E662" w14:textId="77777777"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 xml:space="preserve">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w:t>
      </w:r>
    </w:p>
    <w:p w14:paraId="6390FA11" w14:textId="77777777"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by the Spirit. This mystery is that the Gentiles are fellow heirs, members of the same body, and partakers of the promise in Christ Jesus through the gospel.</w:t>
      </w:r>
      <w:r w:rsidR="001B7B4D">
        <w:rPr>
          <w:rFonts w:asciiTheme="minorHAnsi" w:eastAsiaTheme="minorEastAsia" w:hAnsiTheme="minorHAnsi" w:cstheme="minorBidi"/>
          <w:b/>
          <w:bCs/>
          <w:i/>
          <w:iCs/>
        </w:rPr>
        <w:t xml:space="preserve">  </w:t>
      </w:r>
      <w:r w:rsidRPr="00A2358F">
        <w:rPr>
          <w:rFonts w:asciiTheme="minorHAnsi" w:eastAsiaTheme="minorEastAsia" w:hAnsiTheme="minorHAnsi" w:cstheme="minorBidi"/>
          <w:b/>
          <w:bCs/>
          <w:i/>
          <w:iCs/>
        </w:rPr>
        <w:t>Of this gospel I was made</w:t>
      </w:r>
    </w:p>
    <w:p w14:paraId="4BD64E6B"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eastAsiaTheme="minorEastAsia" w:hAnsiTheme="minorHAnsi" w:cstheme="minorBidi"/>
          <w:b/>
          <w:bCs/>
          <w:i/>
          <w:iCs/>
        </w:rPr>
        <w:t xml:space="preserve"> a minister according to the gift of God’s grace, which was given me by the working of his power. To me, though I am the very least of all the saints, this grace was given, to preach to the Gentiles the unsearchable riches of Christ, and to bring to light for everyone what is the plan of the mystery hidden for ages in God who created all things, so that through the church the manifold wisdom of God might now be made known to the rulers and authorities in the heavenly places. </w:t>
      </w:r>
      <w:r w:rsidRPr="00A2358F">
        <w:rPr>
          <w:rFonts w:asciiTheme="minorHAnsi" w:hAnsiTheme="minorHAnsi"/>
          <w:b/>
          <w:i/>
        </w:rPr>
        <w:t xml:space="preserve">This was according to the eternal purpose that he has realized in Christ Jesus our Lord, in whom we have boldness and access with confidence through our faith in him. </w:t>
      </w:r>
      <w:r w:rsidR="001B7B4D">
        <w:rPr>
          <w:rFonts w:asciiTheme="minorHAnsi" w:hAnsiTheme="minorHAnsi"/>
          <w:b/>
          <w:i/>
        </w:rPr>
        <w:t xml:space="preserve"> </w:t>
      </w:r>
    </w:p>
    <w:p w14:paraId="778B3C74" w14:textId="77777777" w:rsidR="00E706B7" w:rsidRPr="00A2358F"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So I ask you not to lose heart over what I am suffering for you, which is your glory.</w:t>
      </w:r>
    </w:p>
    <w:p w14:paraId="339B2953"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For this reason I bow my knees before the Father, from whom every family in heaven </w:t>
      </w:r>
    </w:p>
    <w:p w14:paraId="628D204E"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and on earth is named, that according to the riches of his glory he may grant you to be strengthened with power through his Spirit in your inner being, so that Christ may dwell </w:t>
      </w:r>
    </w:p>
    <w:p w14:paraId="5B1D314B"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in your hearts through faith—that you, being rooted and grounded in love, may have strength to comprehend with all the saints what is the breadth and length and height and depth,</w:t>
      </w:r>
    </w:p>
    <w:p w14:paraId="09F8E5BD"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 and to know the love of Christ that surpasses knowledge, that you may be filled with all the fullness of God.</w:t>
      </w:r>
      <w:r>
        <w:rPr>
          <w:rFonts w:asciiTheme="minorHAnsi" w:hAnsiTheme="minorHAnsi"/>
          <w:b/>
          <w:i/>
        </w:rPr>
        <w:t xml:space="preserve">  </w:t>
      </w:r>
      <w:r w:rsidRPr="00A2358F">
        <w:rPr>
          <w:rFonts w:asciiTheme="minorHAnsi" w:hAnsiTheme="minorHAnsi"/>
          <w:b/>
          <w:i/>
        </w:rPr>
        <w:t xml:space="preserve">Now to him who is able to do far more abundantly than all that we ask </w:t>
      </w:r>
    </w:p>
    <w:p w14:paraId="2C922ED2"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or think, according to the power at work within us, to him be glory in the church </w:t>
      </w:r>
    </w:p>
    <w:p w14:paraId="7F1AF9BD" w14:textId="77777777" w:rsidR="00E706B7" w:rsidRPr="00A2358F" w:rsidRDefault="00E706B7" w:rsidP="001B7B4D">
      <w:pPr>
        <w:pStyle w:val="regular"/>
        <w:spacing w:before="0" w:beforeAutospacing="0"/>
        <w:jc w:val="center"/>
        <w:rPr>
          <w:rFonts w:asciiTheme="minorHAnsi" w:eastAsiaTheme="minorEastAsia" w:hAnsiTheme="minorHAnsi" w:cstheme="minorBidi"/>
          <w:b/>
          <w:bCs/>
          <w:i/>
          <w:iCs/>
        </w:rPr>
      </w:pPr>
      <w:r w:rsidRPr="00A2358F">
        <w:rPr>
          <w:rFonts w:asciiTheme="minorHAnsi" w:hAnsiTheme="minorHAnsi"/>
          <w:b/>
          <w:i/>
        </w:rPr>
        <w:t>and in Christ Jesus throughout all generations, forever and ever. Amen.</w:t>
      </w:r>
    </w:p>
    <w:p w14:paraId="48EBC47E" w14:textId="77777777" w:rsidR="00E706B7" w:rsidRDefault="00E706B7" w:rsidP="00E706B7">
      <w:pPr>
        <w:ind w:firstLine="720"/>
        <w:jc w:val="both"/>
        <w:rPr>
          <w:rStyle w:val="woc"/>
          <w:b/>
          <w:i/>
          <w:sz w:val="24"/>
          <w:szCs w:val="24"/>
        </w:rPr>
      </w:pPr>
      <w:r>
        <w:rPr>
          <w:sz w:val="24"/>
          <w:szCs w:val="24"/>
        </w:rPr>
        <w:t xml:space="preserve">So now that we have talked about peace on the home front, let’s broaden the scope a little and talk about another area of peace and reconciliation available to those who are part of God’s family.  </w:t>
      </w:r>
    </w:p>
    <w:p w14:paraId="17DDE0EE" w14:textId="77777777" w:rsidR="00E706B7" w:rsidRDefault="00E706B7" w:rsidP="00E706B7">
      <w:pPr>
        <w:ind w:firstLine="720"/>
        <w:jc w:val="both"/>
        <w:rPr>
          <w:rStyle w:val="woc"/>
          <w:b/>
          <w:i/>
          <w:sz w:val="24"/>
          <w:szCs w:val="24"/>
        </w:rPr>
      </w:pPr>
      <w:r>
        <w:rPr>
          <w:sz w:val="24"/>
          <w:szCs w:val="24"/>
        </w:rPr>
        <w:t>P</w:t>
      </w:r>
      <w:r w:rsidRPr="5897EC05">
        <w:rPr>
          <w:sz w:val="24"/>
          <w:szCs w:val="24"/>
        </w:rPr>
        <w:t>rejudice comes in many shapes and sizes</w:t>
      </w:r>
      <w:r>
        <w:rPr>
          <w:sz w:val="24"/>
          <w:szCs w:val="24"/>
        </w:rPr>
        <w:t xml:space="preserve">: </w:t>
      </w:r>
      <w:r w:rsidRPr="5897EC05">
        <w:rPr>
          <w:sz w:val="24"/>
          <w:szCs w:val="24"/>
        </w:rPr>
        <w:t>th</w:t>
      </w:r>
      <w:r>
        <w:rPr>
          <w:sz w:val="24"/>
          <w:szCs w:val="24"/>
        </w:rPr>
        <w:t>e intellectuals versus the uneducated, the haves versus the have nots, blacks versus</w:t>
      </w:r>
      <w:r w:rsidRPr="5897EC05">
        <w:rPr>
          <w:sz w:val="24"/>
          <w:szCs w:val="24"/>
        </w:rPr>
        <w:t xml:space="preserve"> whites, </w:t>
      </w:r>
      <w:r>
        <w:rPr>
          <w:sz w:val="24"/>
          <w:szCs w:val="24"/>
        </w:rPr>
        <w:t>one tribe or ethnic group versus another.</w:t>
      </w:r>
      <w:r w:rsidRPr="5897EC05">
        <w:rPr>
          <w:sz w:val="24"/>
          <w:szCs w:val="24"/>
        </w:rPr>
        <w:t xml:space="preserve"> But in Bible times</w:t>
      </w:r>
      <w:r>
        <w:rPr>
          <w:sz w:val="24"/>
          <w:szCs w:val="24"/>
        </w:rPr>
        <w:t>,</w:t>
      </w:r>
      <w:r w:rsidRPr="5897EC05">
        <w:rPr>
          <w:sz w:val="24"/>
          <w:szCs w:val="24"/>
        </w:rPr>
        <w:t xml:space="preserve"> the great divid</w:t>
      </w:r>
      <w:r>
        <w:rPr>
          <w:sz w:val="24"/>
          <w:szCs w:val="24"/>
        </w:rPr>
        <w:t xml:space="preserve">ing wall of hostility </w:t>
      </w:r>
      <w:r w:rsidRPr="5897EC05">
        <w:rPr>
          <w:sz w:val="24"/>
          <w:szCs w:val="24"/>
        </w:rPr>
        <w:t>was between the Jews and all other races – the Gentiles.</w:t>
      </w:r>
      <w:r>
        <w:rPr>
          <w:sz w:val="24"/>
          <w:szCs w:val="24"/>
        </w:rPr>
        <w:t xml:space="preserve"> Yes, it is true that the </w:t>
      </w:r>
      <w:r w:rsidRPr="5897EC05">
        <w:rPr>
          <w:sz w:val="24"/>
          <w:szCs w:val="24"/>
        </w:rPr>
        <w:t>Jews are God’s chosen people</w:t>
      </w:r>
      <w:r>
        <w:rPr>
          <w:sz w:val="24"/>
          <w:szCs w:val="24"/>
        </w:rPr>
        <w:t>,</w:t>
      </w:r>
      <w:r w:rsidRPr="5897EC05">
        <w:rPr>
          <w:sz w:val="24"/>
          <w:szCs w:val="24"/>
        </w:rPr>
        <w:t xml:space="preserve"> and </w:t>
      </w:r>
      <w:r>
        <w:rPr>
          <w:sz w:val="24"/>
          <w:szCs w:val="24"/>
        </w:rPr>
        <w:t>Jesus came to this world through their blood-line. However, if you’ll remember from a previous lesson, there were several other ethnic groups included in His family lineage.</w:t>
      </w:r>
      <w:r w:rsidRPr="5897EC05">
        <w:rPr>
          <w:sz w:val="24"/>
          <w:szCs w:val="24"/>
        </w:rPr>
        <w:t xml:space="preserve"> </w:t>
      </w:r>
    </w:p>
    <w:p w14:paraId="360AC50E" w14:textId="77777777" w:rsidR="00E706B7" w:rsidRDefault="00E706B7" w:rsidP="00E706B7">
      <w:pPr>
        <w:ind w:firstLine="720"/>
        <w:jc w:val="both"/>
        <w:rPr>
          <w:sz w:val="24"/>
          <w:szCs w:val="24"/>
        </w:rPr>
      </w:pPr>
      <w:r>
        <w:rPr>
          <w:sz w:val="24"/>
          <w:szCs w:val="24"/>
        </w:rPr>
        <w:t xml:space="preserve">When you think about Paul, or Saul as he was known in his “B.C.” days, his bragging rights included his physical circumcision that marked him as a Jew, his education and his </w:t>
      </w:r>
      <w:r w:rsidR="000B712D">
        <w:rPr>
          <w:sz w:val="24"/>
          <w:szCs w:val="24"/>
        </w:rPr>
        <w:t>expertise</w:t>
      </w:r>
      <w:r>
        <w:rPr>
          <w:sz w:val="24"/>
          <w:szCs w:val="24"/>
        </w:rPr>
        <w:t xml:space="preserve"> as an </w:t>
      </w:r>
      <w:r w:rsidRPr="5897EC05">
        <w:rPr>
          <w:sz w:val="24"/>
          <w:szCs w:val="24"/>
        </w:rPr>
        <w:t>Old Testament</w:t>
      </w:r>
      <w:r>
        <w:rPr>
          <w:sz w:val="24"/>
          <w:szCs w:val="24"/>
        </w:rPr>
        <w:t xml:space="preserve"> scholar, and a proud one at that. He was also a bigot.  But God has a sense</w:t>
      </w:r>
      <w:r w:rsidRPr="5897EC05">
        <w:rPr>
          <w:sz w:val="24"/>
          <w:szCs w:val="24"/>
        </w:rPr>
        <w:t xml:space="preserve"> of humor</w:t>
      </w:r>
      <w:r>
        <w:rPr>
          <w:sz w:val="24"/>
          <w:szCs w:val="24"/>
        </w:rPr>
        <w:t>,</w:t>
      </w:r>
      <w:r w:rsidRPr="5897EC05">
        <w:rPr>
          <w:sz w:val="24"/>
          <w:szCs w:val="24"/>
        </w:rPr>
        <w:t xml:space="preserve"> </w:t>
      </w:r>
      <w:r>
        <w:rPr>
          <w:sz w:val="24"/>
          <w:szCs w:val="24"/>
        </w:rPr>
        <w:t>and He delights in humbling the proud.</w:t>
      </w:r>
      <w:r w:rsidRPr="5897EC05">
        <w:rPr>
          <w:sz w:val="24"/>
          <w:szCs w:val="24"/>
        </w:rPr>
        <w:t xml:space="preserve"> </w:t>
      </w:r>
      <w:r>
        <w:rPr>
          <w:sz w:val="24"/>
          <w:szCs w:val="24"/>
        </w:rPr>
        <w:t>Nowhere is this more evident than in Paul’s life. After the Lord circumcised his heart, his life was turned upside down. Then, armed with the gospel of peace, Paul became an evangelist to the Gentiles. Of course, this included the pagans in the city of Ephesus.</w:t>
      </w:r>
    </w:p>
    <w:p w14:paraId="56368593" w14:textId="77777777" w:rsidR="00E706B7" w:rsidRDefault="00E706B7" w:rsidP="00EF73C9">
      <w:pPr>
        <w:pStyle w:val="regular"/>
        <w:numPr>
          <w:ilvl w:val="0"/>
          <w:numId w:val="14"/>
        </w:numPr>
        <w:jc w:val="both"/>
        <w:rPr>
          <w:rFonts w:asciiTheme="minorHAnsi" w:hAnsiTheme="minorHAnsi"/>
        </w:rPr>
      </w:pPr>
      <w:r w:rsidRPr="00F1587C">
        <w:rPr>
          <w:rFonts w:asciiTheme="minorHAnsi" w:hAnsiTheme="minorHAnsi"/>
        </w:rPr>
        <w:t>Read Pa</w:t>
      </w:r>
      <w:r>
        <w:rPr>
          <w:rFonts w:asciiTheme="minorHAnsi" w:hAnsiTheme="minorHAnsi"/>
        </w:rPr>
        <w:t>ul’s</w:t>
      </w:r>
      <w:r w:rsidRPr="00F1587C">
        <w:rPr>
          <w:rFonts w:asciiTheme="minorHAnsi" w:hAnsiTheme="minorHAnsi"/>
        </w:rPr>
        <w:t xml:space="preserve"> testimony in Philippians 3:1</w:t>
      </w:r>
      <w:r w:rsidR="001B7B4D">
        <w:rPr>
          <w:rFonts w:asciiTheme="minorHAnsi" w:hAnsiTheme="minorHAnsi"/>
        </w:rPr>
        <w:t xml:space="preserve">-13; </w:t>
      </w:r>
      <w:r>
        <w:rPr>
          <w:rFonts w:asciiTheme="minorHAnsi" w:hAnsiTheme="minorHAnsi"/>
        </w:rPr>
        <w:t xml:space="preserve">make a list of the things he was proud of.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4AF29EE" w14:textId="77777777" w:rsidR="00971274" w:rsidRDefault="00971274" w:rsidP="001B7B4D">
      <w:pPr>
        <w:spacing w:after="0"/>
        <w:jc w:val="center"/>
        <w:rPr>
          <w:rFonts w:asciiTheme="minorHAnsi" w:hAnsiTheme="minorHAnsi"/>
          <w:b/>
          <w:sz w:val="24"/>
          <w:szCs w:val="24"/>
        </w:rPr>
      </w:pPr>
    </w:p>
    <w:p w14:paraId="4EE8348D" w14:textId="77777777"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Colossians 3:11-15 (ESV)</w:t>
      </w:r>
    </w:p>
    <w:p w14:paraId="3D34DBB1" w14:textId="77777777" w:rsidR="001B7B4D" w:rsidRDefault="00E706B7" w:rsidP="001B7B4D">
      <w:pPr>
        <w:pStyle w:val="regular"/>
        <w:spacing w:before="0" w:beforeAutospacing="0" w:after="0" w:afterAutospacing="0"/>
        <w:jc w:val="center"/>
        <w:rPr>
          <w:rFonts w:asciiTheme="minorHAnsi" w:hAnsiTheme="minorHAnsi"/>
          <w:b/>
          <w:i/>
        </w:rPr>
      </w:pPr>
      <w:r w:rsidRPr="001D4D05">
        <w:rPr>
          <w:rFonts w:asciiTheme="minorHAnsi" w:hAnsiTheme="minorHAnsi"/>
          <w:b/>
          <w:i/>
        </w:rPr>
        <w:t>Here there is not Greek and Jew, circumcised and uncircumcised, barbarian, Scythian, slave, free; but Christ is all, and in all.</w:t>
      </w:r>
      <w:r>
        <w:rPr>
          <w:rFonts w:asciiTheme="minorHAnsi" w:hAnsiTheme="minorHAnsi"/>
          <w:b/>
          <w:i/>
        </w:rPr>
        <w:t xml:space="preserve"> </w:t>
      </w:r>
      <w:r w:rsidRPr="001D4D05">
        <w:rPr>
          <w:rFonts w:asciiTheme="minorHAnsi" w:hAnsiTheme="minorHAnsi"/>
          <w:b/>
          <w:i/>
        </w:rPr>
        <w:t xml:space="preserve">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And let the peace of Christ rule in your hearts, </w:t>
      </w:r>
    </w:p>
    <w:p w14:paraId="2FDCE04E" w14:textId="77777777" w:rsidR="00E706B7" w:rsidRDefault="00E706B7" w:rsidP="001B7B4D">
      <w:pPr>
        <w:pStyle w:val="regular"/>
        <w:spacing w:before="0" w:beforeAutospacing="0"/>
        <w:jc w:val="center"/>
        <w:rPr>
          <w:rFonts w:asciiTheme="minorHAnsi" w:hAnsiTheme="minorHAnsi"/>
          <w:b/>
          <w:i/>
        </w:rPr>
      </w:pPr>
      <w:r w:rsidRPr="001D4D05">
        <w:rPr>
          <w:rFonts w:asciiTheme="minorHAnsi" w:hAnsiTheme="minorHAnsi"/>
          <w:b/>
          <w:i/>
        </w:rPr>
        <w:t>to which indeed you were called in one body. And be thankful.</w:t>
      </w:r>
    </w:p>
    <w:p w14:paraId="4795E35B" w14:textId="77777777" w:rsidR="00E706B7" w:rsidRDefault="00E706B7" w:rsidP="00E706B7">
      <w:pPr>
        <w:ind w:firstLine="720"/>
        <w:jc w:val="both"/>
        <w:rPr>
          <w:sz w:val="24"/>
          <w:szCs w:val="24"/>
        </w:rPr>
      </w:pPr>
      <w:r>
        <w:rPr>
          <w:sz w:val="24"/>
          <w:szCs w:val="24"/>
        </w:rPr>
        <w:t>Reading</w:t>
      </w:r>
      <w:r w:rsidRPr="5897EC05">
        <w:rPr>
          <w:sz w:val="24"/>
          <w:szCs w:val="24"/>
        </w:rPr>
        <w:t xml:space="preserve"> through the narratives found in the gospels and observ</w:t>
      </w:r>
      <w:r>
        <w:rPr>
          <w:sz w:val="24"/>
          <w:szCs w:val="24"/>
        </w:rPr>
        <w:t>ing</w:t>
      </w:r>
      <w:r w:rsidRPr="5897EC05">
        <w:rPr>
          <w:sz w:val="24"/>
          <w:szCs w:val="24"/>
        </w:rPr>
        <w:t xml:space="preserve"> how Jesus interacted with people, it becomes clear th</w:t>
      </w:r>
      <w:r>
        <w:rPr>
          <w:sz w:val="24"/>
          <w:szCs w:val="24"/>
        </w:rPr>
        <w:t>at He was</w:t>
      </w:r>
      <w:r w:rsidRPr="5897EC05">
        <w:rPr>
          <w:sz w:val="24"/>
          <w:szCs w:val="24"/>
        </w:rPr>
        <w:t xml:space="preserve"> not a respecter of men</w:t>
      </w:r>
      <w:r>
        <w:rPr>
          <w:sz w:val="24"/>
          <w:szCs w:val="24"/>
        </w:rPr>
        <w:t>, or even certain ethnic groups.  He loved everyone, and the goal of our salvation is that we become just like Him. (Romans 5:1-11, 8:28-29)</w:t>
      </w:r>
      <w:r w:rsidRPr="00992A1B">
        <w:rPr>
          <w:sz w:val="24"/>
          <w:szCs w:val="24"/>
        </w:rPr>
        <w:t xml:space="preserve"> </w:t>
      </w:r>
      <w:r>
        <w:rPr>
          <w:sz w:val="24"/>
          <w:szCs w:val="24"/>
        </w:rPr>
        <w:t>Repeatedly, Jesus demonstrated r</w:t>
      </w:r>
      <w:r w:rsidRPr="5897EC05">
        <w:rPr>
          <w:sz w:val="24"/>
          <w:szCs w:val="24"/>
        </w:rPr>
        <w:t>acial reconciliation</w:t>
      </w:r>
      <w:r>
        <w:rPr>
          <w:sz w:val="24"/>
          <w:szCs w:val="24"/>
        </w:rPr>
        <w:t xml:space="preserve"> before His disciples, although it took them a while to catch on.</w:t>
      </w:r>
      <w:r w:rsidRPr="00F54139">
        <w:rPr>
          <w:sz w:val="24"/>
          <w:szCs w:val="24"/>
        </w:rPr>
        <w:t xml:space="preserve"> </w:t>
      </w:r>
      <w:r>
        <w:rPr>
          <w:sz w:val="24"/>
          <w:szCs w:val="24"/>
        </w:rPr>
        <w:t xml:space="preserve">Luke, the only Gentile writer of the Bible, recorded Jesus’ last words before returning to heaven. (Acts 1:8) He said, “You will receive power when the Holy Spirit comes on you and you </w:t>
      </w:r>
      <w:r w:rsidRPr="00017DA0">
        <w:rPr>
          <w:i/>
          <w:sz w:val="24"/>
          <w:szCs w:val="24"/>
        </w:rPr>
        <w:t xml:space="preserve">will be </w:t>
      </w:r>
      <w:r>
        <w:rPr>
          <w:sz w:val="24"/>
          <w:szCs w:val="24"/>
        </w:rPr>
        <w:t>My witnesses in Jerusalem, Judea, Samaria, and to the uttermost parts of the World.” His commission to them (and us) was total world impact. As the passage below indicates, His intent all along was to include people from every nation in His family.</w:t>
      </w:r>
    </w:p>
    <w:p w14:paraId="5C3FFDC9" w14:textId="77777777" w:rsidR="00E706B7" w:rsidRPr="001B7B4D" w:rsidRDefault="00E706B7" w:rsidP="001B7B4D">
      <w:pPr>
        <w:spacing w:after="0"/>
        <w:jc w:val="center"/>
        <w:rPr>
          <w:b/>
          <w:sz w:val="24"/>
          <w:szCs w:val="24"/>
        </w:rPr>
      </w:pPr>
      <w:r w:rsidRPr="001B7B4D">
        <w:rPr>
          <w:b/>
          <w:sz w:val="24"/>
          <w:szCs w:val="24"/>
        </w:rPr>
        <w:t>John 10:14-16 (ESV)</w:t>
      </w:r>
    </w:p>
    <w:p w14:paraId="1DF7FF28" w14:textId="77777777" w:rsidR="001B7B4D" w:rsidRDefault="00E706B7" w:rsidP="001B7B4D">
      <w:pPr>
        <w:spacing w:after="0"/>
        <w:jc w:val="center"/>
        <w:rPr>
          <w:b/>
          <w:i/>
          <w:sz w:val="24"/>
          <w:szCs w:val="24"/>
        </w:rPr>
      </w:pPr>
      <w:r w:rsidRPr="002A4E75">
        <w:rPr>
          <w:rStyle w:val="woc"/>
          <w:b/>
          <w:i/>
          <w:sz w:val="24"/>
          <w:szCs w:val="24"/>
        </w:rPr>
        <w:t>I am the good shepherd. I know my own and my own know me,</w:t>
      </w:r>
      <w:r w:rsidRPr="002A4E75">
        <w:rPr>
          <w:b/>
          <w:i/>
          <w:sz w:val="24"/>
          <w:szCs w:val="24"/>
        </w:rPr>
        <w:t xml:space="preserve"> </w:t>
      </w:r>
    </w:p>
    <w:p w14:paraId="4E047407" w14:textId="77777777" w:rsidR="001B7B4D" w:rsidRDefault="00E706B7" w:rsidP="001B7B4D">
      <w:pPr>
        <w:spacing w:after="0"/>
        <w:jc w:val="center"/>
        <w:rPr>
          <w:rStyle w:val="woc"/>
          <w:b/>
          <w:i/>
          <w:sz w:val="24"/>
          <w:szCs w:val="24"/>
        </w:rPr>
      </w:pPr>
      <w:r w:rsidRPr="002A4E75">
        <w:rPr>
          <w:rStyle w:val="woc"/>
          <w:b/>
          <w:i/>
          <w:sz w:val="24"/>
          <w:szCs w:val="24"/>
        </w:rPr>
        <w:t xml:space="preserve">just as the Father knows me and I know the Father; and I lay down my life </w:t>
      </w:r>
    </w:p>
    <w:p w14:paraId="1BE409DC" w14:textId="77777777" w:rsidR="001B7B4D" w:rsidRDefault="00E706B7" w:rsidP="001B7B4D">
      <w:pPr>
        <w:spacing w:after="0"/>
        <w:jc w:val="center"/>
        <w:rPr>
          <w:rStyle w:val="woc"/>
          <w:b/>
          <w:i/>
          <w:sz w:val="24"/>
          <w:szCs w:val="24"/>
        </w:rPr>
      </w:pPr>
      <w:r w:rsidRPr="002A4E75">
        <w:rPr>
          <w:rStyle w:val="woc"/>
          <w:b/>
          <w:i/>
          <w:sz w:val="24"/>
          <w:szCs w:val="24"/>
        </w:rPr>
        <w:t>for the sheep.</w:t>
      </w:r>
      <w:r w:rsidRPr="002A4E75">
        <w:rPr>
          <w:b/>
          <w:i/>
          <w:sz w:val="24"/>
          <w:szCs w:val="24"/>
        </w:rPr>
        <w:t xml:space="preserve"> </w:t>
      </w:r>
      <w:r w:rsidRPr="002A4E75">
        <w:rPr>
          <w:rStyle w:val="woc"/>
          <w:b/>
          <w:i/>
          <w:sz w:val="24"/>
          <w:szCs w:val="24"/>
        </w:rPr>
        <w:t xml:space="preserve">And I have other sheep that are not of this fold. I must bring them also, </w:t>
      </w:r>
    </w:p>
    <w:p w14:paraId="165B042E" w14:textId="77777777" w:rsidR="00E706B7" w:rsidRDefault="00E706B7" w:rsidP="001B7B4D">
      <w:pPr>
        <w:jc w:val="center"/>
        <w:rPr>
          <w:rStyle w:val="woc"/>
          <w:b/>
          <w:i/>
          <w:sz w:val="24"/>
          <w:szCs w:val="24"/>
        </w:rPr>
      </w:pPr>
      <w:r w:rsidRPr="002A4E75">
        <w:rPr>
          <w:rStyle w:val="woc"/>
          <w:b/>
          <w:i/>
          <w:sz w:val="24"/>
          <w:szCs w:val="24"/>
        </w:rPr>
        <w:t>and they will listen to my voice. So there will be one flock, one shepherd.</w:t>
      </w:r>
    </w:p>
    <w:p w14:paraId="3CBC2896" w14:textId="77777777" w:rsidR="00E706B7" w:rsidRDefault="00E706B7" w:rsidP="00E706B7">
      <w:pPr>
        <w:ind w:firstLine="720"/>
        <w:jc w:val="both"/>
        <w:rPr>
          <w:sz w:val="24"/>
          <w:szCs w:val="24"/>
        </w:rPr>
      </w:pPr>
      <w:r>
        <w:rPr>
          <w:sz w:val="24"/>
          <w:szCs w:val="24"/>
        </w:rPr>
        <w:t>Perhaps the clearest lesson Jesus taught on racial reconciliation, is seen when Jesus and His disciples went to Samaria. (John 4:3-26) While the disciples went there to get food, Jesus, as noted in the last lesson, had a completely different agenda. You see, t</w:t>
      </w:r>
      <w:r w:rsidRPr="5897EC05">
        <w:rPr>
          <w:sz w:val="24"/>
          <w:szCs w:val="24"/>
        </w:rPr>
        <w:t>he Jews and the Samaritans had a long history of animosity.</w:t>
      </w:r>
      <w:r w:rsidRPr="5897EC05">
        <w:rPr>
          <w:rFonts w:asciiTheme="minorHAnsi" w:eastAsiaTheme="minorEastAsia" w:hAnsiTheme="minorHAnsi" w:cstheme="minorBidi"/>
          <w:sz w:val="24"/>
          <w:szCs w:val="24"/>
        </w:rPr>
        <w:t xml:space="preserve"> T</w:t>
      </w:r>
      <w:r w:rsidRPr="5897EC05">
        <w:rPr>
          <w:sz w:val="24"/>
          <w:szCs w:val="24"/>
        </w:rPr>
        <w:t>he Jews had intermarried with Gentiles</w:t>
      </w:r>
      <w:r>
        <w:rPr>
          <w:sz w:val="24"/>
          <w:szCs w:val="24"/>
        </w:rPr>
        <w:t>, and so</w:t>
      </w:r>
      <w:r w:rsidRPr="00E047A1">
        <w:rPr>
          <w:sz w:val="24"/>
          <w:szCs w:val="24"/>
        </w:rPr>
        <w:t xml:space="preserve"> </w:t>
      </w:r>
      <w:r>
        <w:rPr>
          <w:sz w:val="24"/>
          <w:szCs w:val="24"/>
        </w:rPr>
        <w:t xml:space="preserve">Samaritans were a mixed race. </w:t>
      </w:r>
    </w:p>
    <w:p w14:paraId="196DCE19" w14:textId="77777777" w:rsidR="00E706B7" w:rsidRDefault="00E706B7" w:rsidP="00E706B7">
      <w:pPr>
        <w:ind w:firstLine="720"/>
        <w:jc w:val="both"/>
        <w:rPr>
          <w:sz w:val="24"/>
          <w:szCs w:val="24"/>
        </w:rPr>
      </w:pPr>
      <w:r>
        <w:rPr>
          <w:sz w:val="24"/>
          <w:szCs w:val="24"/>
        </w:rPr>
        <w:t xml:space="preserve"> Imagine the disciples shock when they found Jesus alone with a Samaritan woman at the well. </w:t>
      </w:r>
      <w:r w:rsidRPr="5897EC05">
        <w:rPr>
          <w:sz w:val="24"/>
          <w:szCs w:val="24"/>
        </w:rPr>
        <w:t xml:space="preserve">It was considered taboo, even scandalous, for Jesus </w:t>
      </w:r>
      <w:r>
        <w:rPr>
          <w:sz w:val="24"/>
          <w:szCs w:val="24"/>
        </w:rPr>
        <w:t>to</w:t>
      </w:r>
      <w:r w:rsidRPr="5897EC05">
        <w:rPr>
          <w:sz w:val="24"/>
          <w:szCs w:val="24"/>
        </w:rPr>
        <w:t xml:space="preserve"> speak to her</w:t>
      </w:r>
      <w:r>
        <w:rPr>
          <w:sz w:val="24"/>
          <w:szCs w:val="24"/>
        </w:rPr>
        <w:t xml:space="preserve"> because Samaritans were </w:t>
      </w:r>
      <w:r w:rsidRPr="5897EC05">
        <w:rPr>
          <w:sz w:val="24"/>
          <w:szCs w:val="24"/>
        </w:rPr>
        <w:t xml:space="preserve">considered to be “unclean.” Furthermore, </w:t>
      </w:r>
      <w:r>
        <w:rPr>
          <w:sz w:val="24"/>
          <w:szCs w:val="24"/>
        </w:rPr>
        <w:t xml:space="preserve">to keep from becoming </w:t>
      </w:r>
      <w:r w:rsidRPr="00AF035C">
        <w:rPr>
          <w:i/>
          <w:sz w:val="24"/>
          <w:szCs w:val="24"/>
        </w:rPr>
        <w:t>unclean</w:t>
      </w:r>
      <w:r>
        <w:rPr>
          <w:sz w:val="24"/>
          <w:szCs w:val="24"/>
        </w:rPr>
        <w:t xml:space="preserve">, a devout Jew </w:t>
      </w:r>
      <w:r w:rsidRPr="5897EC05">
        <w:rPr>
          <w:sz w:val="24"/>
          <w:szCs w:val="24"/>
        </w:rPr>
        <w:t xml:space="preserve">would normally walk seventy miles out of the way to stay out of Samaria! And yet, </w:t>
      </w:r>
      <w:r>
        <w:rPr>
          <w:sz w:val="24"/>
          <w:szCs w:val="24"/>
        </w:rPr>
        <w:t>Jesus</w:t>
      </w:r>
      <w:r w:rsidRPr="5897EC05">
        <w:rPr>
          <w:sz w:val="24"/>
          <w:szCs w:val="24"/>
        </w:rPr>
        <w:t xml:space="preserve"> purposely went to </w:t>
      </w:r>
      <w:r>
        <w:rPr>
          <w:sz w:val="24"/>
          <w:szCs w:val="24"/>
        </w:rPr>
        <w:t xml:space="preserve">there to find her </w:t>
      </w:r>
      <w:r w:rsidRPr="5897EC05">
        <w:rPr>
          <w:sz w:val="24"/>
          <w:szCs w:val="24"/>
        </w:rPr>
        <w:t xml:space="preserve">and change both her identity and her destiny. </w:t>
      </w:r>
      <w:r>
        <w:rPr>
          <w:sz w:val="24"/>
          <w:szCs w:val="24"/>
        </w:rPr>
        <w:t>But that is not all. This despised woman from this despised place</w:t>
      </w:r>
      <w:r w:rsidRPr="5897EC05">
        <w:rPr>
          <w:sz w:val="24"/>
          <w:szCs w:val="24"/>
        </w:rPr>
        <w:t xml:space="preserve"> had the great honor of being the first person to whom Jesus revealed His true identity as</w:t>
      </w:r>
      <w:r>
        <w:rPr>
          <w:sz w:val="24"/>
          <w:szCs w:val="24"/>
        </w:rPr>
        <w:t xml:space="preserve"> the Christ…</w:t>
      </w:r>
      <w:r w:rsidRPr="5897EC05">
        <w:rPr>
          <w:sz w:val="24"/>
          <w:szCs w:val="24"/>
        </w:rPr>
        <w:t xml:space="preserve">the long awaited Savior </w:t>
      </w:r>
      <w:r>
        <w:rPr>
          <w:sz w:val="24"/>
          <w:szCs w:val="24"/>
        </w:rPr>
        <w:t>of the world. Maybe the disciples were a bit jealous of her receiving this honor.</w:t>
      </w:r>
    </w:p>
    <w:p w14:paraId="24885320" w14:textId="77777777" w:rsidR="00E706B7" w:rsidRDefault="00157B41" w:rsidP="00E706B7">
      <w:pPr>
        <w:ind w:firstLine="720"/>
        <w:jc w:val="both"/>
        <w:rPr>
          <w:sz w:val="24"/>
          <w:szCs w:val="24"/>
        </w:rPr>
      </w:pPr>
      <w:r>
        <w:rPr>
          <w:sz w:val="24"/>
          <w:szCs w:val="24"/>
        </w:rPr>
        <w:t>A</w:t>
      </w:r>
      <w:r w:rsidR="00E706B7">
        <w:rPr>
          <w:sz w:val="24"/>
          <w:szCs w:val="24"/>
        </w:rPr>
        <w:t xml:space="preserve">s I was preparing to write this lesson, </w:t>
      </w:r>
      <w:r>
        <w:rPr>
          <w:sz w:val="24"/>
          <w:szCs w:val="24"/>
        </w:rPr>
        <w:t xml:space="preserve">my pastor was preaching through the book of Luke, and </w:t>
      </w:r>
      <w:r w:rsidR="00E706B7">
        <w:rPr>
          <w:sz w:val="24"/>
          <w:szCs w:val="24"/>
        </w:rPr>
        <w:t>we were studying chapter nine.  I always take notes so that I can spend some time digesting all that the Lord wants to teach me through this godly shepherd. The Lord is so good this way. What my pastor pointed out to us from these passages is how prideful and arrogant the disciples where towards “outsiders,” this included the Gentiles. (Luke 9:46-56)</w:t>
      </w:r>
    </w:p>
    <w:p w14:paraId="1CE9B563" w14:textId="77777777" w:rsidR="00E706B7" w:rsidRDefault="00E706B7" w:rsidP="00E706B7">
      <w:pPr>
        <w:ind w:firstLine="720"/>
        <w:jc w:val="both"/>
        <w:rPr>
          <w:sz w:val="24"/>
          <w:szCs w:val="24"/>
        </w:rPr>
      </w:pPr>
      <w:r>
        <w:rPr>
          <w:sz w:val="24"/>
          <w:szCs w:val="24"/>
        </w:rPr>
        <w:t xml:space="preserve">Even after all they had heard and saw, they still didn’t get it. For instance, in Luke nine, when the Samaritans, whom they hated anyway, refused Jesus, it was James and His brother John (nicknamed The Sons of Thunder) who were only too happy to retaliate. They ask the Lord if He wanted them to add lightning to their repertoire of thunder and annihilate the Samaritans. </w:t>
      </w:r>
    </w:p>
    <w:p w14:paraId="4CE06ABC" w14:textId="77777777" w:rsidR="00E706B7" w:rsidRDefault="00E706B7" w:rsidP="00E706B7">
      <w:pPr>
        <w:ind w:firstLine="720"/>
        <w:jc w:val="both"/>
        <w:rPr>
          <w:sz w:val="24"/>
          <w:szCs w:val="24"/>
        </w:rPr>
      </w:pPr>
      <w:r>
        <w:rPr>
          <w:sz w:val="24"/>
          <w:szCs w:val="24"/>
        </w:rPr>
        <w:t xml:space="preserve">Based on the fact that it was John who told us this story of the Woman at the Well, I think it is safe to say the Lord had taken the “thunder” of hatred out of John and replaced it with love. </w:t>
      </w:r>
      <w:r w:rsidR="003D090F">
        <w:rPr>
          <w:sz w:val="24"/>
          <w:szCs w:val="24"/>
        </w:rPr>
        <w:t>After all, i</w:t>
      </w:r>
      <w:r>
        <w:rPr>
          <w:sz w:val="24"/>
          <w:szCs w:val="24"/>
        </w:rPr>
        <w:t xml:space="preserve">t was John who wrote more about God’s love for the world than any other gospel writer.  Moreover, when John was much older and wiser, he received the Revelation. What the Lord Jesus showed him was one big, beautiful, multi-racial family, with no divisions, schisms or isms what so ever. Reconciliation is just one of the many benefits that come as a result of </w:t>
      </w:r>
      <w:r w:rsidRPr="5897EC05">
        <w:rPr>
          <w:sz w:val="24"/>
          <w:szCs w:val="24"/>
        </w:rPr>
        <w:t xml:space="preserve">God </w:t>
      </w:r>
      <w:r>
        <w:rPr>
          <w:sz w:val="24"/>
          <w:szCs w:val="24"/>
        </w:rPr>
        <w:t xml:space="preserve">flooding our hearts with His love and peace. </w:t>
      </w:r>
    </w:p>
    <w:p w14:paraId="586B8AFB" w14:textId="77777777" w:rsidR="00E706B7" w:rsidRPr="00E72582" w:rsidRDefault="00E706B7" w:rsidP="006D04DC">
      <w:pPr>
        <w:spacing w:after="0"/>
        <w:jc w:val="center"/>
        <w:rPr>
          <w:b/>
          <w:sz w:val="24"/>
          <w:szCs w:val="24"/>
        </w:rPr>
      </w:pPr>
      <w:r w:rsidRPr="00E72582">
        <w:rPr>
          <w:b/>
          <w:sz w:val="24"/>
          <w:szCs w:val="24"/>
        </w:rPr>
        <w:t>Revelation 7:9-10 (ESV)</w:t>
      </w:r>
    </w:p>
    <w:p w14:paraId="30BFB379" w14:textId="77777777" w:rsidR="00E706B7" w:rsidRDefault="00E706B7" w:rsidP="006D04DC">
      <w:pPr>
        <w:spacing w:after="0"/>
        <w:jc w:val="center"/>
        <w:rPr>
          <w:b/>
          <w:i/>
          <w:sz w:val="24"/>
          <w:szCs w:val="24"/>
        </w:rPr>
      </w:pPr>
      <w:r w:rsidRPr="00F21113">
        <w:rPr>
          <w:b/>
          <w:i/>
          <w:sz w:val="24"/>
          <w:szCs w:val="24"/>
        </w:rPr>
        <w:t>After this I looked, and behold, a great multitude that no one could number, from every nation, from all tribes and peoples and languages, standing before the throne and before the Lamb, clothed in white robes, with palm branches in their hands, and crying out with a loud voice, “Salvation belongs to our God who sits on the throne, and to the Lamb!</w:t>
      </w:r>
    </w:p>
    <w:p w14:paraId="4554FF33" w14:textId="77777777" w:rsidR="006D04DC" w:rsidRDefault="006D04DC" w:rsidP="006D04DC">
      <w:pPr>
        <w:spacing w:after="0"/>
        <w:jc w:val="center"/>
        <w:rPr>
          <w:b/>
          <w:i/>
          <w:sz w:val="24"/>
          <w:szCs w:val="24"/>
        </w:rPr>
      </w:pPr>
    </w:p>
    <w:p w14:paraId="68CF23FD" w14:textId="77777777"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BF230C">
        <w:rPr>
          <w:sz w:val="24"/>
          <w:szCs w:val="24"/>
        </w:rPr>
        <w:t>Luke 8:1-4, 9:28-56; John 4:3-42, 10:16, 11:50-51, 13:1-35, 17:11-23; 1 John 4:7-21, 5:1-2; Acts 13:46-</w:t>
      </w:r>
      <w:r w:rsidR="003D090F" w:rsidRPr="00BF230C">
        <w:rPr>
          <w:sz w:val="24"/>
          <w:szCs w:val="24"/>
        </w:rPr>
        <w:t>48, 26:1-23; Isaiah 49:6, 56:3-8</w:t>
      </w:r>
      <w:r w:rsidR="00B67FAB">
        <w:rPr>
          <w:sz w:val="24"/>
          <w:szCs w:val="24"/>
        </w:rPr>
        <w:t>; Psalm</w:t>
      </w:r>
      <w:r w:rsidRPr="00BF230C">
        <w:rPr>
          <w:sz w:val="24"/>
          <w:szCs w:val="24"/>
        </w:rPr>
        <w:t xml:space="preserve"> 98:2</w:t>
      </w:r>
    </w:p>
    <w:p w14:paraId="6DA4804B" w14:textId="77777777" w:rsidR="00E706B7" w:rsidRDefault="00E706B7" w:rsidP="00E706B7">
      <w:pPr>
        <w:pStyle w:val="regular"/>
        <w:jc w:val="center"/>
        <w:rPr>
          <w:rFonts w:asciiTheme="minorHAnsi" w:hAnsiTheme="minorHAnsi"/>
          <w:b/>
          <w:sz w:val="28"/>
          <w:szCs w:val="28"/>
        </w:rPr>
      </w:pPr>
      <w:r>
        <w:rPr>
          <w:rFonts w:asciiTheme="minorHAnsi" w:hAnsiTheme="minorHAnsi"/>
          <w:b/>
          <w:sz w:val="28"/>
          <w:szCs w:val="28"/>
        </w:rPr>
        <w:t>Red and Yellow, Black and White</w:t>
      </w:r>
    </w:p>
    <w:p w14:paraId="5ADA9FDA" w14:textId="77777777" w:rsidR="00E706B7" w:rsidRPr="001B7B4D" w:rsidRDefault="00E706B7" w:rsidP="001B7B4D">
      <w:pPr>
        <w:spacing w:after="0"/>
        <w:jc w:val="center"/>
        <w:rPr>
          <w:b/>
          <w:sz w:val="24"/>
          <w:szCs w:val="24"/>
        </w:rPr>
      </w:pPr>
      <w:r w:rsidRPr="001B7B4D">
        <w:rPr>
          <w:b/>
          <w:sz w:val="24"/>
          <w:szCs w:val="24"/>
        </w:rPr>
        <w:t>Romans 12:5 (ESV)</w:t>
      </w:r>
    </w:p>
    <w:p w14:paraId="10334989" w14:textId="77777777" w:rsidR="00E706B7" w:rsidRDefault="00E706B7" w:rsidP="00E706B7">
      <w:pPr>
        <w:jc w:val="center"/>
        <w:rPr>
          <w:b/>
          <w:i/>
          <w:sz w:val="24"/>
          <w:szCs w:val="24"/>
        </w:rPr>
      </w:pPr>
      <w:r>
        <w:rPr>
          <w:b/>
          <w:i/>
          <w:sz w:val="24"/>
          <w:szCs w:val="24"/>
        </w:rPr>
        <w:t>S</w:t>
      </w:r>
      <w:r w:rsidRPr="006B375E">
        <w:rPr>
          <w:b/>
          <w:i/>
          <w:sz w:val="24"/>
          <w:szCs w:val="24"/>
        </w:rPr>
        <w:t>o we, though many, are one body in Christ, and individually members one of another.</w:t>
      </w:r>
    </w:p>
    <w:p w14:paraId="1A98D05C" w14:textId="77777777" w:rsidR="00E706B7" w:rsidRDefault="00E706B7" w:rsidP="00E706B7">
      <w:pPr>
        <w:ind w:firstLine="720"/>
        <w:jc w:val="both"/>
        <w:rPr>
          <w:sz w:val="24"/>
          <w:szCs w:val="24"/>
        </w:rPr>
      </w:pPr>
      <w:r>
        <w:rPr>
          <w:sz w:val="24"/>
          <w:szCs w:val="24"/>
        </w:rPr>
        <w:t xml:space="preserve">  The branches of God’s family tree include all people groups. He purchased us and grafted us in to His family through the Tree of Life. (The one cut down to make a cross.) The peace treaty that binds us together was signed in His blood. We are not just one nation under God. We are One holy nation </w:t>
      </w:r>
      <w:r w:rsidRPr="00504E90">
        <w:rPr>
          <w:i/>
          <w:sz w:val="24"/>
          <w:szCs w:val="24"/>
        </w:rPr>
        <w:t>in God</w:t>
      </w:r>
      <w:r>
        <w:rPr>
          <w:sz w:val="24"/>
          <w:szCs w:val="24"/>
        </w:rPr>
        <w:t>. (1 Peter 2:5-9; Isaiah 56:3-</w:t>
      </w:r>
      <w:r w:rsidR="003D090F">
        <w:rPr>
          <w:sz w:val="24"/>
          <w:szCs w:val="24"/>
        </w:rPr>
        <w:t>8</w:t>
      </w:r>
      <w:r>
        <w:rPr>
          <w:sz w:val="24"/>
          <w:szCs w:val="24"/>
        </w:rPr>
        <w:t>) So, there you have it…</w:t>
      </w:r>
      <w:r w:rsidR="00621502">
        <w:rPr>
          <w:sz w:val="24"/>
          <w:szCs w:val="24"/>
        </w:rPr>
        <w:t>t</w:t>
      </w:r>
      <w:r>
        <w:rPr>
          <w:sz w:val="24"/>
          <w:szCs w:val="24"/>
        </w:rPr>
        <w:t>he divine mystery. It’s no longer hidden, except to those who are so blinded by sin that they refuse to see.</w:t>
      </w:r>
    </w:p>
    <w:p w14:paraId="737E06C0" w14:textId="77777777" w:rsidR="00971274" w:rsidRDefault="00971274" w:rsidP="00E706B7">
      <w:pPr>
        <w:ind w:firstLine="720"/>
        <w:jc w:val="both"/>
        <w:rPr>
          <w:sz w:val="24"/>
          <w:szCs w:val="24"/>
        </w:rPr>
      </w:pPr>
    </w:p>
    <w:p w14:paraId="44D5EFD5" w14:textId="77777777"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Revelation 5:9-10 (ESV)</w:t>
      </w:r>
    </w:p>
    <w:p w14:paraId="5E5E906D" w14:textId="77777777" w:rsidR="001B7B4D" w:rsidRDefault="00E706B7" w:rsidP="001B7B4D">
      <w:pPr>
        <w:spacing w:after="0" w:line="240" w:lineRule="auto"/>
        <w:jc w:val="center"/>
        <w:rPr>
          <w:rFonts w:asciiTheme="minorHAnsi" w:eastAsia="Times New Roman" w:hAnsiTheme="minorHAnsi"/>
          <w:b/>
          <w:i/>
          <w:sz w:val="24"/>
          <w:szCs w:val="24"/>
        </w:rPr>
      </w:pPr>
      <w:r w:rsidRPr="00E82934">
        <w:rPr>
          <w:rFonts w:asciiTheme="minorHAnsi" w:eastAsia="Times New Roman" w:hAnsiTheme="minorHAnsi"/>
          <w:b/>
          <w:i/>
          <w:sz w:val="24"/>
          <w:szCs w:val="24"/>
        </w:rPr>
        <w:t>And they sang a new song, saying,</w:t>
      </w:r>
      <w:r w:rsidRPr="00F53594">
        <w:rPr>
          <w:rFonts w:asciiTheme="minorHAnsi" w:eastAsia="Times New Roman" w:hAnsiTheme="minorHAnsi"/>
          <w:b/>
          <w:i/>
          <w:sz w:val="24"/>
          <w:szCs w:val="24"/>
        </w:rPr>
        <w:t xml:space="preserve"> “Worthy are you to take the scroll and to open its seals,</w:t>
      </w:r>
    </w:p>
    <w:p w14:paraId="6CD77B77" w14:textId="77777777" w:rsidR="001B7B4D"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for you were slain, and by your blood you ransomed people for God from every tribe </w:t>
      </w:r>
    </w:p>
    <w:p w14:paraId="21A86437" w14:textId="77777777" w:rsidR="009B17CE"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and language and people and nation, and you have made them</w:t>
      </w:r>
    </w:p>
    <w:p w14:paraId="54195FAE" w14:textId="77777777" w:rsidR="00E706B7" w:rsidRDefault="00E706B7" w:rsidP="009B17CE">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a kingdom and priests to our God, and they shall reign on the earth.”</w:t>
      </w:r>
    </w:p>
    <w:p w14:paraId="6C787DE9" w14:textId="77777777" w:rsidR="009B17CE" w:rsidRDefault="009B17CE" w:rsidP="009B17CE">
      <w:pPr>
        <w:spacing w:after="0" w:line="240" w:lineRule="auto"/>
        <w:jc w:val="center"/>
        <w:rPr>
          <w:rFonts w:asciiTheme="minorHAnsi" w:eastAsia="Times New Roman" w:hAnsiTheme="minorHAnsi"/>
          <w:b/>
          <w:i/>
          <w:sz w:val="24"/>
          <w:szCs w:val="24"/>
        </w:rPr>
      </w:pPr>
    </w:p>
    <w:p w14:paraId="65833C78" w14:textId="77777777" w:rsidR="00E706B7" w:rsidRDefault="00E706B7" w:rsidP="00E706B7">
      <w:pPr>
        <w:ind w:firstLine="720"/>
        <w:jc w:val="both"/>
        <w:rPr>
          <w:sz w:val="24"/>
          <w:szCs w:val="24"/>
        </w:rPr>
      </w:pPr>
      <w:r w:rsidRPr="5897EC05">
        <w:rPr>
          <w:sz w:val="24"/>
          <w:szCs w:val="24"/>
        </w:rPr>
        <w:t>I grew up in Memphis</w:t>
      </w:r>
      <w:r>
        <w:rPr>
          <w:sz w:val="24"/>
          <w:szCs w:val="24"/>
        </w:rPr>
        <w:t>,</w:t>
      </w:r>
      <w:r w:rsidRPr="5897EC05">
        <w:rPr>
          <w:sz w:val="24"/>
          <w:szCs w:val="24"/>
        </w:rPr>
        <w:t xml:space="preserve"> Tennessee during a time when the </w:t>
      </w:r>
      <w:r>
        <w:rPr>
          <w:sz w:val="24"/>
          <w:szCs w:val="24"/>
        </w:rPr>
        <w:t xml:space="preserve">United States, especially the </w:t>
      </w:r>
      <w:r w:rsidRPr="5897EC05">
        <w:rPr>
          <w:sz w:val="24"/>
          <w:szCs w:val="24"/>
        </w:rPr>
        <w:t>south</w:t>
      </w:r>
      <w:r>
        <w:rPr>
          <w:sz w:val="24"/>
          <w:szCs w:val="24"/>
        </w:rPr>
        <w:t>ern part</w:t>
      </w:r>
      <w:r w:rsidRPr="5897EC05">
        <w:rPr>
          <w:sz w:val="24"/>
          <w:szCs w:val="24"/>
        </w:rPr>
        <w:t>, was divided by racism.</w:t>
      </w:r>
      <w:r>
        <w:rPr>
          <w:sz w:val="24"/>
          <w:szCs w:val="24"/>
        </w:rPr>
        <w:t xml:space="preserve"> As ridiculous as it seems now to my generation, people built walls of segregation in order to</w:t>
      </w:r>
      <w:r w:rsidRPr="5897EC05">
        <w:rPr>
          <w:sz w:val="24"/>
          <w:szCs w:val="24"/>
        </w:rPr>
        <w:t xml:space="preserve"> keep </w:t>
      </w:r>
      <w:r>
        <w:rPr>
          <w:sz w:val="24"/>
          <w:szCs w:val="24"/>
        </w:rPr>
        <w:t>others</w:t>
      </w:r>
      <w:r w:rsidRPr="5897EC05">
        <w:rPr>
          <w:sz w:val="24"/>
          <w:szCs w:val="24"/>
        </w:rPr>
        <w:t xml:space="preserve"> in</w:t>
      </w:r>
      <w:r>
        <w:rPr>
          <w:sz w:val="24"/>
          <w:szCs w:val="24"/>
        </w:rPr>
        <w:t xml:space="preserve"> --</w:t>
      </w:r>
      <w:r w:rsidRPr="5897EC05">
        <w:rPr>
          <w:sz w:val="24"/>
          <w:szCs w:val="24"/>
        </w:rPr>
        <w:t xml:space="preserve"> or keep </w:t>
      </w:r>
      <w:r>
        <w:rPr>
          <w:sz w:val="24"/>
          <w:szCs w:val="24"/>
        </w:rPr>
        <w:t>them</w:t>
      </w:r>
      <w:r w:rsidRPr="5897EC05">
        <w:rPr>
          <w:sz w:val="24"/>
          <w:szCs w:val="24"/>
        </w:rPr>
        <w:t xml:space="preserve"> out. </w:t>
      </w:r>
      <w:r>
        <w:rPr>
          <w:sz w:val="24"/>
          <w:szCs w:val="24"/>
        </w:rPr>
        <w:t xml:space="preserve"> How could anyone think God would approve of this?</w:t>
      </w:r>
    </w:p>
    <w:p w14:paraId="76B3A5ED" w14:textId="77777777" w:rsidR="00E706B7" w:rsidRDefault="00E706B7" w:rsidP="00E706B7">
      <w:pPr>
        <w:ind w:firstLine="720"/>
        <w:jc w:val="both"/>
        <w:rPr>
          <w:sz w:val="24"/>
          <w:szCs w:val="24"/>
        </w:rPr>
      </w:pPr>
      <w:r>
        <w:rPr>
          <w:sz w:val="24"/>
          <w:szCs w:val="24"/>
        </w:rPr>
        <w:t xml:space="preserve"> I</w:t>
      </w:r>
      <w:r w:rsidRPr="5897EC05">
        <w:rPr>
          <w:sz w:val="24"/>
          <w:szCs w:val="24"/>
        </w:rPr>
        <w:t>n 1968</w:t>
      </w:r>
      <w:r>
        <w:rPr>
          <w:sz w:val="24"/>
          <w:szCs w:val="24"/>
        </w:rPr>
        <w:t>,</w:t>
      </w:r>
      <w:r w:rsidRPr="5897EC05">
        <w:rPr>
          <w:sz w:val="24"/>
          <w:szCs w:val="24"/>
        </w:rPr>
        <w:t xml:space="preserve"> I was in kindergarten and oblivious to the fires of hate that ultimately led to the assignation of Dr. Martin Luther King in </w:t>
      </w:r>
      <w:r>
        <w:rPr>
          <w:sz w:val="24"/>
          <w:szCs w:val="24"/>
        </w:rPr>
        <w:t>our home town. My husband</w:t>
      </w:r>
      <w:r w:rsidRPr="5897EC05">
        <w:rPr>
          <w:sz w:val="24"/>
          <w:szCs w:val="24"/>
        </w:rPr>
        <w:t xml:space="preserve"> was in the second grade at the time, and he remem</w:t>
      </w:r>
      <w:r>
        <w:rPr>
          <w:sz w:val="24"/>
          <w:szCs w:val="24"/>
        </w:rPr>
        <w:t>bers the National Guard</w:t>
      </w:r>
      <w:r w:rsidRPr="5897EC05">
        <w:rPr>
          <w:sz w:val="24"/>
          <w:szCs w:val="24"/>
        </w:rPr>
        <w:t xml:space="preserve"> tanks coming down his street</w:t>
      </w:r>
      <w:r>
        <w:rPr>
          <w:sz w:val="24"/>
          <w:szCs w:val="24"/>
        </w:rPr>
        <w:t xml:space="preserve"> under the guise of “keeping the peace.” </w:t>
      </w:r>
      <w:r w:rsidRPr="5897EC05">
        <w:rPr>
          <w:sz w:val="24"/>
          <w:szCs w:val="24"/>
        </w:rPr>
        <w:t xml:space="preserve">One of the few memories I have from my first year in school was running hand in hand with my friend to the playground. His </w:t>
      </w:r>
      <w:r>
        <w:rPr>
          <w:sz w:val="24"/>
          <w:szCs w:val="24"/>
        </w:rPr>
        <w:t>skin was brown and mine was</w:t>
      </w:r>
      <w:r w:rsidRPr="5897EC05">
        <w:rPr>
          <w:sz w:val="24"/>
          <w:szCs w:val="24"/>
        </w:rPr>
        <w:t xml:space="preserve"> white</w:t>
      </w:r>
      <w:r>
        <w:rPr>
          <w:sz w:val="24"/>
          <w:szCs w:val="24"/>
        </w:rPr>
        <w:t>,</w:t>
      </w:r>
      <w:r w:rsidRPr="5897EC05">
        <w:rPr>
          <w:sz w:val="24"/>
          <w:szCs w:val="24"/>
        </w:rPr>
        <w:t xml:space="preserve"> and we did not know we were different. We were color blind…and that was a good thing. </w:t>
      </w:r>
    </w:p>
    <w:p w14:paraId="64F1693C" w14:textId="77777777" w:rsidR="00E706B7" w:rsidRDefault="00E706B7" w:rsidP="00E706B7">
      <w:pPr>
        <w:ind w:firstLine="720"/>
        <w:jc w:val="both"/>
        <w:rPr>
          <w:sz w:val="24"/>
          <w:szCs w:val="24"/>
        </w:rPr>
      </w:pPr>
      <w:r w:rsidRPr="5897EC05">
        <w:rPr>
          <w:sz w:val="24"/>
          <w:szCs w:val="24"/>
        </w:rPr>
        <w:t xml:space="preserve">By the time I started the fourth grade, the powers that be though it would be a good idea to integrate our public school system. Because we were going to be bussed to a school on the other side of town, some of the </w:t>
      </w:r>
      <w:r>
        <w:rPr>
          <w:sz w:val="24"/>
          <w:szCs w:val="24"/>
        </w:rPr>
        <w:t>churches formed a school called</w:t>
      </w:r>
      <w:r w:rsidRPr="5897EC05">
        <w:rPr>
          <w:sz w:val="24"/>
          <w:szCs w:val="24"/>
        </w:rPr>
        <w:t xml:space="preserve"> “Citizens Against Bussing School.” To make a long story </w:t>
      </w:r>
      <w:r>
        <w:rPr>
          <w:sz w:val="24"/>
          <w:szCs w:val="24"/>
        </w:rPr>
        <w:t>short, I missed the forth-grade</w:t>
      </w:r>
      <w:r w:rsidRPr="5897EC05">
        <w:rPr>
          <w:sz w:val="24"/>
          <w:szCs w:val="24"/>
        </w:rPr>
        <w:t xml:space="preserve"> and spent</w:t>
      </w:r>
      <w:r>
        <w:rPr>
          <w:sz w:val="24"/>
          <w:szCs w:val="24"/>
        </w:rPr>
        <w:t xml:space="preserve"> the fifth through the </w:t>
      </w:r>
      <w:r w:rsidRPr="5897EC05">
        <w:rPr>
          <w:sz w:val="24"/>
          <w:szCs w:val="24"/>
        </w:rPr>
        <w:t>ninth grade</w:t>
      </w:r>
      <w:r>
        <w:rPr>
          <w:sz w:val="24"/>
          <w:szCs w:val="24"/>
        </w:rPr>
        <w:t>s</w:t>
      </w:r>
      <w:r w:rsidRPr="5897EC05">
        <w:rPr>
          <w:sz w:val="24"/>
          <w:szCs w:val="24"/>
        </w:rPr>
        <w:t xml:space="preserve"> in a private church school where, instead of being taught, I worked on packets and then when outside to play.  This </w:t>
      </w:r>
      <w:r>
        <w:rPr>
          <w:sz w:val="24"/>
          <w:szCs w:val="24"/>
        </w:rPr>
        <w:t xml:space="preserve">void in the formative years of my education </w:t>
      </w:r>
      <w:r w:rsidRPr="5897EC05">
        <w:rPr>
          <w:sz w:val="24"/>
          <w:szCs w:val="24"/>
        </w:rPr>
        <w:t xml:space="preserve">was coupled by the fact that I did not wear the glasses that were prescribed to me in the first grade. </w:t>
      </w:r>
      <w:r>
        <w:rPr>
          <w:sz w:val="24"/>
          <w:szCs w:val="24"/>
        </w:rPr>
        <w:t xml:space="preserve">I was twenty-four </w:t>
      </w:r>
      <w:r w:rsidRPr="5897EC05">
        <w:rPr>
          <w:sz w:val="24"/>
          <w:szCs w:val="24"/>
        </w:rPr>
        <w:t xml:space="preserve">years old </w:t>
      </w:r>
      <w:r>
        <w:rPr>
          <w:sz w:val="24"/>
          <w:szCs w:val="24"/>
        </w:rPr>
        <w:t>when</w:t>
      </w:r>
      <w:r w:rsidRPr="5897EC05">
        <w:rPr>
          <w:sz w:val="24"/>
          <w:szCs w:val="24"/>
        </w:rPr>
        <w:t xml:space="preserve"> I realized how blind I had been, and I’ve been wearing glasses ever since. </w:t>
      </w:r>
      <w:r>
        <w:rPr>
          <w:sz w:val="24"/>
          <w:szCs w:val="24"/>
        </w:rPr>
        <w:t xml:space="preserve">Any educator knows how important and </w:t>
      </w:r>
      <w:r w:rsidRPr="5897EC05">
        <w:rPr>
          <w:sz w:val="24"/>
          <w:szCs w:val="24"/>
        </w:rPr>
        <w:t>foundational</w:t>
      </w:r>
      <w:r>
        <w:rPr>
          <w:sz w:val="24"/>
          <w:szCs w:val="24"/>
        </w:rPr>
        <w:t xml:space="preserve"> these years are to a child’s</w:t>
      </w:r>
      <w:r w:rsidRPr="5897EC05">
        <w:rPr>
          <w:sz w:val="24"/>
          <w:szCs w:val="24"/>
        </w:rPr>
        <w:t xml:space="preserve"> education. </w:t>
      </w:r>
      <w:r>
        <w:rPr>
          <w:sz w:val="24"/>
          <w:szCs w:val="24"/>
        </w:rPr>
        <w:t>And so now you know the root cause of my “</w:t>
      </w:r>
      <w:r w:rsidRPr="5897EC05">
        <w:rPr>
          <w:sz w:val="24"/>
          <w:szCs w:val="24"/>
        </w:rPr>
        <w:t>shameful secret</w:t>
      </w:r>
      <w:r>
        <w:rPr>
          <w:sz w:val="24"/>
          <w:szCs w:val="24"/>
        </w:rPr>
        <w:t xml:space="preserve">.” </w:t>
      </w:r>
      <w:r w:rsidRPr="5897EC05">
        <w:rPr>
          <w:sz w:val="24"/>
          <w:szCs w:val="24"/>
        </w:rPr>
        <w:t xml:space="preserve"> To be brutally honest, my own insecurities became a justification for a sinful prejudice against those who were well educated. </w:t>
      </w:r>
      <w:r>
        <w:rPr>
          <w:sz w:val="24"/>
          <w:szCs w:val="24"/>
        </w:rPr>
        <w:t>As I said before, sin comes in many shapes and sizes.</w:t>
      </w:r>
    </w:p>
    <w:p w14:paraId="1C5F119E" w14:textId="77777777" w:rsidR="00E706B7" w:rsidRDefault="00E706B7" w:rsidP="00E706B7">
      <w:pPr>
        <w:ind w:firstLine="720"/>
        <w:jc w:val="both"/>
        <w:rPr>
          <w:sz w:val="24"/>
          <w:szCs w:val="24"/>
        </w:rPr>
      </w:pPr>
      <w:r>
        <w:rPr>
          <w:sz w:val="24"/>
          <w:szCs w:val="24"/>
        </w:rPr>
        <w:t>Without sugarcoating it, and if we are honest, we will call racism what it really is– it is sin. It’s, ugly, vile, Spirit quenching sin, and God hates it! And sure, it is found in all levels of society, but it ought not be accepted or condoned within the body of Christ. It’s a little hypocritical to think of the segregated churches in the south teaching songs in Sunday school about God’s love for the world and then living as if they don’t believe it. Take for example, this song: “Jesu</w:t>
      </w:r>
      <w:r w:rsidR="007E2A42">
        <w:rPr>
          <w:sz w:val="24"/>
          <w:szCs w:val="24"/>
        </w:rPr>
        <w:t>s loves the little children.” I</w:t>
      </w:r>
      <w:r>
        <w:rPr>
          <w:sz w:val="24"/>
          <w:szCs w:val="24"/>
        </w:rPr>
        <w:t>t goes like this: “Jesus loves the little children, all the children of the world. Red and yellow, black and white, they are precious in His sight, Jesus loves the little children of the world.” The song was inspired by Matthew 19:14 and was written to the tune of a Civil War song. Ironic isn’t it?</w:t>
      </w:r>
    </w:p>
    <w:p w14:paraId="0633A6AE" w14:textId="77777777" w:rsidR="00E706B7" w:rsidRDefault="00E706B7" w:rsidP="00E706B7">
      <w:pPr>
        <w:ind w:firstLine="720"/>
        <w:jc w:val="both"/>
        <w:rPr>
          <w:sz w:val="24"/>
          <w:szCs w:val="24"/>
        </w:rPr>
      </w:pPr>
      <w:r>
        <w:rPr>
          <w:sz w:val="24"/>
          <w:szCs w:val="24"/>
        </w:rPr>
        <w:t xml:space="preserve"> I love hearing my granddaughters sing this song. They are only two and three years-old, but my prayer for them is that the profound theology found in that song will be imbedded deep within their hearts. And I know it will because their parents and grandparents have been changed by the “gospel of peace,” as Paul called it, and this gospel makes us color blind. And thankfully, this is one sin that we have not handed down to our children.</w:t>
      </w:r>
    </w:p>
    <w:p w14:paraId="068E113E" w14:textId="77777777" w:rsidR="00E706B7" w:rsidRDefault="00E706B7" w:rsidP="00E706B7">
      <w:pPr>
        <w:ind w:firstLine="720"/>
        <w:jc w:val="both"/>
        <w:rPr>
          <w:sz w:val="24"/>
          <w:szCs w:val="24"/>
        </w:rPr>
      </w:pPr>
      <w:r>
        <w:rPr>
          <w:sz w:val="24"/>
          <w:szCs w:val="24"/>
        </w:rPr>
        <w:t>With all that being said, this only magnifies the beauty of the gospel. In Christ, the walls that divide us are obliterated. Although</w:t>
      </w:r>
      <w:r w:rsidRPr="5897EC05">
        <w:rPr>
          <w:sz w:val="24"/>
          <w:szCs w:val="24"/>
        </w:rPr>
        <w:t xml:space="preserve"> we </w:t>
      </w:r>
      <w:r>
        <w:rPr>
          <w:sz w:val="24"/>
          <w:szCs w:val="24"/>
        </w:rPr>
        <w:t>come from many different cultures, and we don’t speak the same language,</w:t>
      </w:r>
      <w:r w:rsidRPr="5897EC05">
        <w:rPr>
          <w:sz w:val="24"/>
          <w:szCs w:val="24"/>
        </w:rPr>
        <w:t xml:space="preserve"> we are all </w:t>
      </w:r>
      <w:r>
        <w:rPr>
          <w:sz w:val="24"/>
          <w:szCs w:val="24"/>
        </w:rPr>
        <w:t>washed in</w:t>
      </w:r>
      <w:r w:rsidRPr="5897EC05">
        <w:rPr>
          <w:sz w:val="24"/>
          <w:szCs w:val="24"/>
        </w:rPr>
        <w:t xml:space="preserve"> the blood of Jesus</w:t>
      </w:r>
      <w:r>
        <w:rPr>
          <w:sz w:val="24"/>
          <w:szCs w:val="24"/>
        </w:rPr>
        <w:t>, and His love transcends all our differences</w:t>
      </w:r>
      <w:r w:rsidRPr="5897EC05">
        <w:rPr>
          <w:sz w:val="24"/>
          <w:szCs w:val="24"/>
        </w:rPr>
        <w:t xml:space="preserve">. </w:t>
      </w:r>
      <w:r>
        <w:rPr>
          <w:sz w:val="24"/>
          <w:szCs w:val="24"/>
        </w:rPr>
        <w:t xml:space="preserve">And, as we learned in the lesson entitled “Signs of Life,” love is the one tangible mark that identifies us as a child of God.  </w:t>
      </w:r>
    </w:p>
    <w:p w14:paraId="13383B90" w14:textId="77777777" w:rsidR="00E706B7" w:rsidRDefault="00E706B7" w:rsidP="00E706B7">
      <w:pPr>
        <w:ind w:firstLine="720"/>
        <w:jc w:val="both"/>
        <w:rPr>
          <w:sz w:val="24"/>
          <w:szCs w:val="24"/>
        </w:rPr>
      </w:pPr>
      <w:r>
        <w:rPr>
          <w:sz w:val="24"/>
          <w:szCs w:val="24"/>
        </w:rPr>
        <w:t xml:space="preserve">Now, can you think of anything the world has to offer that can change animosity and hatred into love and peace? If there were such a thing, how much do you think people would pay to have it? It would be priceless -- would it not? </w:t>
      </w:r>
      <w:r w:rsidRPr="5897EC05">
        <w:rPr>
          <w:sz w:val="24"/>
          <w:szCs w:val="24"/>
        </w:rPr>
        <w:t xml:space="preserve">The </w:t>
      </w:r>
      <w:r>
        <w:rPr>
          <w:sz w:val="24"/>
          <w:szCs w:val="24"/>
        </w:rPr>
        <w:t xml:space="preserve">only real </w:t>
      </w:r>
      <w:r w:rsidRPr="5897EC05">
        <w:rPr>
          <w:sz w:val="24"/>
          <w:szCs w:val="24"/>
        </w:rPr>
        <w:t xml:space="preserve">hope for peace on earth and good will toward mankind is to be </w:t>
      </w:r>
      <w:r>
        <w:rPr>
          <w:sz w:val="24"/>
          <w:szCs w:val="24"/>
        </w:rPr>
        <w:t>reconciled to God through Jesus</w:t>
      </w:r>
      <w:r w:rsidRPr="5897EC05">
        <w:rPr>
          <w:sz w:val="24"/>
          <w:szCs w:val="24"/>
        </w:rPr>
        <w:t>…</w:t>
      </w:r>
      <w:r>
        <w:rPr>
          <w:sz w:val="24"/>
          <w:szCs w:val="24"/>
        </w:rPr>
        <w:t xml:space="preserve">. For </w:t>
      </w:r>
      <w:r w:rsidRPr="5897EC05">
        <w:rPr>
          <w:sz w:val="24"/>
          <w:szCs w:val="24"/>
        </w:rPr>
        <w:t xml:space="preserve">He </w:t>
      </w:r>
      <w:r>
        <w:rPr>
          <w:sz w:val="24"/>
          <w:szCs w:val="24"/>
        </w:rPr>
        <w:t xml:space="preserve">Himself </w:t>
      </w:r>
      <w:r w:rsidRPr="5897EC05">
        <w:rPr>
          <w:sz w:val="24"/>
          <w:szCs w:val="24"/>
        </w:rPr>
        <w:t xml:space="preserve">is our Peace. </w:t>
      </w:r>
      <w:r>
        <w:rPr>
          <w:sz w:val="24"/>
          <w:szCs w:val="24"/>
        </w:rPr>
        <w:t>When we are at peace with God in Christ, this ushers in the possibility of peace, healing and reconciliation with others. Oh, how this world could use some healing! Besides that, isn’t our ministry one of reconciliation? (2 Corinthians 5:17-20)</w:t>
      </w:r>
    </w:p>
    <w:p w14:paraId="6F51B417" w14:textId="77777777"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6F4D81">
        <w:rPr>
          <w:sz w:val="24"/>
          <w:szCs w:val="24"/>
        </w:rPr>
        <w:t>John 4:3-42, 11:50-52, 17:11; Luke 18:9-14; Acts 10:34-48, 22:21; Romans 2:11, 5:1-11, 10:9-16, 11:1-36; Ephesians 3:1,13, 6:19-20; Colossians 1:25-27; Hebrews 3:6; 1 Corinthians 2:9-16; 2 Corinthians 6:14-18; 1 Peter 2:5-16; Isaiah 28:16</w:t>
      </w:r>
    </w:p>
    <w:p w14:paraId="2C76B9B6" w14:textId="77777777" w:rsidR="003E5DC0" w:rsidRDefault="003E5DC0" w:rsidP="003E5DC0">
      <w:pPr>
        <w:spacing w:after="360" w:line="240" w:lineRule="auto"/>
        <w:rPr>
          <w:sz w:val="24"/>
          <w:szCs w:val="24"/>
        </w:rPr>
      </w:pPr>
    </w:p>
    <w:p w14:paraId="61BF4F8F" w14:textId="77777777" w:rsidR="00F60E3E" w:rsidRDefault="00F60E3E" w:rsidP="003E5DC0">
      <w:pPr>
        <w:spacing w:after="360" w:line="240" w:lineRule="auto"/>
        <w:rPr>
          <w:sz w:val="24"/>
          <w:szCs w:val="24"/>
        </w:rPr>
      </w:pPr>
    </w:p>
    <w:p w14:paraId="035C15FE" w14:textId="77777777" w:rsidR="00ED2144" w:rsidRDefault="00ED2144" w:rsidP="003E5DC0">
      <w:pPr>
        <w:spacing w:after="360" w:line="240" w:lineRule="auto"/>
        <w:rPr>
          <w:sz w:val="24"/>
          <w:szCs w:val="24"/>
        </w:rPr>
      </w:pPr>
    </w:p>
    <w:p w14:paraId="7EC45A1B" w14:textId="77777777" w:rsidR="00ED2144" w:rsidRDefault="00ED2144" w:rsidP="003E5DC0">
      <w:pPr>
        <w:spacing w:after="360" w:line="240" w:lineRule="auto"/>
        <w:rPr>
          <w:sz w:val="24"/>
          <w:szCs w:val="24"/>
        </w:rPr>
      </w:pPr>
    </w:p>
    <w:p w14:paraId="4DC1BDC9" w14:textId="77777777" w:rsidR="00ED2144" w:rsidRDefault="00ED2144" w:rsidP="003E5DC0">
      <w:pPr>
        <w:spacing w:after="360" w:line="240" w:lineRule="auto"/>
        <w:rPr>
          <w:sz w:val="24"/>
          <w:szCs w:val="24"/>
        </w:rPr>
      </w:pPr>
    </w:p>
    <w:p w14:paraId="1C9AAB27" w14:textId="77777777" w:rsidR="00ED2144" w:rsidRDefault="00ED2144" w:rsidP="003E5DC0">
      <w:pPr>
        <w:spacing w:after="360" w:line="240" w:lineRule="auto"/>
        <w:rPr>
          <w:sz w:val="24"/>
          <w:szCs w:val="24"/>
        </w:rPr>
      </w:pPr>
    </w:p>
    <w:p w14:paraId="74A4B68E" w14:textId="77777777" w:rsidR="0055778B" w:rsidRDefault="0055778B" w:rsidP="003E5DC0">
      <w:pPr>
        <w:spacing w:after="360" w:line="240" w:lineRule="auto"/>
        <w:rPr>
          <w:sz w:val="24"/>
          <w:szCs w:val="24"/>
        </w:rPr>
      </w:pPr>
    </w:p>
    <w:p w14:paraId="6DFC590C" w14:textId="77777777" w:rsidR="0055778B" w:rsidRDefault="0055778B" w:rsidP="003E5DC0">
      <w:pPr>
        <w:spacing w:after="360" w:line="240" w:lineRule="auto"/>
        <w:rPr>
          <w:sz w:val="24"/>
          <w:szCs w:val="24"/>
        </w:rPr>
      </w:pPr>
    </w:p>
    <w:p w14:paraId="04F11E1E" w14:textId="77777777" w:rsidR="003E5DC0" w:rsidRDefault="003E5DC0" w:rsidP="003E5DC0">
      <w:pPr>
        <w:spacing w:after="360" w:line="240" w:lineRule="auto"/>
        <w:rPr>
          <w:sz w:val="24"/>
          <w:szCs w:val="24"/>
        </w:rPr>
      </w:pPr>
    </w:p>
    <w:p w14:paraId="311D2902" w14:textId="77777777" w:rsidR="000E4C9E" w:rsidRDefault="003D312E" w:rsidP="000E4C9E">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#14</w:t>
      </w:r>
    </w:p>
    <w:p w14:paraId="46BB0FD6" w14:textId="77777777" w:rsidR="000E4C9E" w:rsidRPr="000E4C9E" w:rsidRDefault="009816FF" w:rsidP="000E4C9E">
      <w:pPr>
        <w:jc w:val="center"/>
        <w:rPr>
          <w:rFonts w:ascii="Edwardian Script ITC" w:hAnsi="Edwardian Script ITC"/>
          <w:b/>
          <w:bCs/>
          <w:sz w:val="72"/>
          <w:szCs w:val="72"/>
        </w:rPr>
      </w:pPr>
      <w:r>
        <w:rPr>
          <w:rFonts w:ascii="Edwardian Script ITC" w:hAnsi="Edwardian Script ITC"/>
          <w:b/>
          <w:bCs/>
          <w:sz w:val="72"/>
          <w:szCs w:val="72"/>
        </w:rPr>
        <w:t>The Church is Not A Building</w:t>
      </w:r>
    </w:p>
    <w:p w14:paraId="115B63FB" w14:textId="77777777" w:rsidR="000E4C9E" w:rsidRPr="00BF6219" w:rsidRDefault="000E4C9E" w:rsidP="00EF73C9">
      <w:pPr>
        <w:pStyle w:val="ListParagraph"/>
        <w:numPr>
          <w:ilvl w:val="0"/>
          <w:numId w:val="18"/>
        </w:numPr>
        <w:jc w:val="center"/>
        <w:rPr>
          <w:rFonts w:ascii="Edwardian Script ITC" w:eastAsiaTheme="minorEastAsia" w:hAnsi="Edwardian Script ITC" w:cstheme="minorBidi"/>
          <w:b/>
          <w:bCs/>
          <w:i/>
          <w:sz w:val="72"/>
          <w:szCs w:val="72"/>
        </w:rPr>
      </w:pPr>
    </w:p>
    <w:p w14:paraId="7A17427C" w14:textId="77777777" w:rsidR="000E4C9E" w:rsidRDefault="000E4C9E" w:rsidP="000E4C9E">
      <w:pPr>
        <w:jc w:val="center"/>
        <w:rPr>
          <w:b/>
          <w:bCs/>
          <w:sz w:val="28"/>
          <w:szCs w:val="28"/>
        </w:rPr>
      </w:pPr>
      <w:r w:rsidRPr="00D44C53">
        <w:rPr>
          <w:b/>
          <w:bCs/>
          <w:sz w:val="28"/>
          <w:szCs w:val="28"/>
        </w:rPr>
        <w:t>Key Passages</w:t>
      </w:r>
    </w:p>
    <w:p w14:paraId="695E98FD" w14:textId="77777777" w:rsidR="000A1ACD" w:rsidRDefault="000A1ACD" w:rsidP="000A1ACD">
      <w:pPr>
        <w:spacing w:after="0"/>
        <w:jc w:val="center"/>
        <w:rPr>
          <w:b/>
          <w:bCs/>
          <w:iCs/>
          <w:sz w:val="24"/>
          <w:szCs w:val="24"/>
        </w:rPr>
      </w:pPr>
      <w:r w:rsidRPr="0040004C">
        <w:rPr>
          <w:b/>
          <w:bCs/>
          <w:iCs/>
          <w:sz w:val="24"/>
          <w:szCs w:val="24"/>
        </w:rPr>
        <w:t>Ephesians 2:1</w:t>
      </w:r>
      <w:r>
        <w:rPr>
          <w:b/>
          <w:bCs/>
          <w:iCs/>
          <w:sz w:val="24"/>
          <w:szCs w:val="24"/>
        </w:rPr>
        <w:t>9</w:t>
      </w:r>
      <w:r w:rsidRPr="0040004C">
        <w:rPr>
          <w:b/>
          <w:bCs/>
          <w:iCs/>
          <w:sz w:val="24"/>
          <w:szCs w:val="24"/>
        </w:rPr>
        <w:t xml:space="preserve">-22 </w:t>
      </w:r>
    </w:p>
    <w:p w14:paraId="6D200B2F" w14:textId="77777777" w:rsidR="000A1ACD" w:rsidRDefault="000A1ACD" w:rsidP="000A1ACD">
      <w:pPr>
        <w:spacing w:after="0"/>
        <w:jc w:val="center"/>
        <w:rPr>
          <w:rFonts w:asciiTheme="minorHAnsi" w:hAnsiTheme="minorHAnsi"/>
          <w:b/>
          <w:i/>
          <w:color w:val="000000"/>
          <w:sz w:val="24"/>
          <w:szCs w:val="24"/>
        </w:rPr>
      </w:pPr>
      <w:r w:rsidRPr="00A546E6">
        <w:rPr>
          <w:rFonts w:asciiTheme="minorHAnsi" w:hAnsiTheme="minorHAnsi"/>
          <w:b/>
          <w:i/>
          <w:color w:val="000000"/>
          <w:sz w:val="24"/>
          <w:szCs w:val="24"/>
        </w:rPr>
        <w:t>So then you are no longer foreigners and noncitizens, but you are fellow citizens with the saints and members of God’s household,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because you have been built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on the foundation of the apostles and prophets,</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with Christ Jesus himself as</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cornerstone.</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him</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whole building,</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being joined together, grows into a holy temple in the Lord,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whom you also are being built together into a dwelling place of God in the Spirit.</w:t>
      </w:r>
    </w:p>
    <w:p w14:paraId="0159EBC9" w14:textId="77777777" w:rsidR="000A1ACD" w:rsidRDefault="000A1ACD" w:rsidP="000A1ACD">
      <w:pPr>
        <w:spacing w:after="0"/>
        <w:jc w:val="center"/>
        <w:rPr>
          <w:rFonts w:asciiTheme="minorHAnsi" w:hAnsiTheme="minorHAnsi"/>
          <w:b/>
          <w:i/>
          <w:color w:val="000000"/>
          <w:sz w:val="24"/>
          <w:szCs w:val="24"/>
        </w:rPr>
      </w:pPr>
    </w:p>
    <w:p w14:paraId="71B72C19" w14:textId="77777777" w:rsidR="00ED2144" w:rsidRDefault="00ED2144" w:rsidP="00ED2144">
      <w:pPr>
        <w:ind w:firstLine="720"/>
        <w:jc w:val="both"/>
        <w:rPr>
          <w:sz w:val="24"/>
          <w:szCs w:val="24"/>
        </w:rPr>
      </w:pPr>
      <w:r>
        <w:rPr>
          <w:sz w:val="24"/>
          <w:szCs w:val="24"/>
        </w:rPr>
        <w:t>What’s in a name? Well, just as each name of God reveals something about His character and nature, so do the specific names given to His family. For instance, we are called Saints, Disciples, Christians, the Elect, the Chosen, the House of God, the Temple of God, The B</w:t>
      </w:r>
      <w:r w:rsidRPr="00EA7465">
        <w:rPr>
          <w:sz w:val="24"/>
          <w:szCs w:val="24"/>
        </w:rPr>
        <w:t xml:space="preserve">uilding and </w:t>
      </w:r>
      <w:r>
        <w:rPr>
          <w:sz w:val="24"/>
          <w:szCs w:val="24"/>
        </w:rPr>
        <w:t>D</w:t>
      </w:r>
      <w:r w:rsidRPr="00EA7465">
        <w:rPr>
          <w:sz w:val="24"/>
          <w:szCs w:val="24"/>
        </w:rPr>
        <w:t xml:space="preserve">welling of God, the Body of </w:t>
      </w:r>
      <w:r>
        <w:rPr>
          <w:sz w:val="24"/>
          <w:szCs w:val="24"/>
        </w:rPr>
        <w:t>Christ,</w:t>
      </w:r>
      <w:r w:rsidRPr="00EA7465">
        <w:rPr>
          <w:sz w:val="24"/>
          <w:szCs w:val="24"/>
        </w:rPr>
        <w:t xml:space="preserve"> Living </w:t>
      </w:r>
      <w:r>
        <w:rPr>
          <w:sz w:val="24"/>
          <w:szCs w:val="24"/>
        </w:rPr>
        <w:t>S</w:t>
      </w:r>
      <w:r w:rsidRPr="00EA7465">
        <w:rPr>
          <w:sz w:val="24"/>
          <w:szCs w:val="24"/>
        </w:rPr>
        <w:t xml:space="preserve">tones, </w:t>
      </w:r>
      <w:r>
        <w:rPr>
          <w:sz w:val="24"/>
          <w:szCs w:val="24"/>
        </w:rPr>
        <w:t>A Kingdom, A Holy Priesthood</w:t>
      </w:r>
      <w:r w:rsidRPr="00EA7465">
        <w:rPr>
          <w:sz w:val="24"/>
          <w:szCs w:val="24"/>
        </w:rPr>
        <w:t>,</w:t>
      </w:r>
      <w:r>
        <w:rPr>
          <w:sz w:val="24"/>
          <w:szCs w:val="24"/>
        </w:rPr>
        <w:t xml:space="preserve"> and the Bride of Christ.  But when we finally arrive at our eternal home in heaven</w:t>
      </w:r>
      <w:r w:rsidRPr="00EA7465">
        <w:rPr>
          <w:sz w:val="24"/>
          <w:szCs w:val="24"/>
        </w:rPr>
        <w:t xml:space="preserve">, </w:t>
      </w:r>
      <w:r>
        <w:rPr>
          <w:sz w:val="24"/>
          <w:szCs w:val="24"/>
        </w:rPr>
        <w:t xml:space="preserve">we’ll be called </w:t>
      </w:r>
      <w:r w:rsidRPr="00EA7465">
        <w:rPr>
          <w:sz w:val="24"/>
          <w:szCs w:val="24"/>
        </w:rPr>
        <w:t>the Wife of the Lamb</w:t>
      </w:r>
      <w:r>
        <w:rPr>
          <w:sz w:val="24"/>
          <w:szCs w:val="24"/>
        </w:rPr>
        <w:t xml:space="preserve">. </w:t>
      </w:r>
    </w:p>
    <w:p w14:paraId="1B23B020" w14:textId="77777777" w:rsidR="00E706B7" w:rsidRDefault="00E706B7" w:rsidP="00E706B7">
      <w:pPr>
        <w:ind w:firstLine="720"/>
        <w:jc w:val="both"/>
        <w:rPr>
          <w:sz w:val="24"/>
          <w:szCs w:val="24"/>
        </w:rPr>
      </w:pPr>
      <w:r>
        <w:rPr>
          <w:sz w:val="24"/>
          <w:szCs w:val="24"/>
        </w:rPr>
        <w:t>Note, if you will, that b</w:t>
      </w:r>
      <w:r w:rsidRPr="00EA7465">
        <w:rPr>
          <w:sz w:val="24"/>
          <w:szCs w:val="24"/>
        </w:rPr>
        <w:t xml:space="preserve">oth the Hebrew and Greek words for </w:t>
      </w:r>
      <w:r w:rsidRPr="00441BC0">
        <w:rPr>
          <w:i/>
          <w:sz w:val="24"/>
          <w:szCs w:val="24"/>
        </w:rPr>
        <w:t>house</w:t>
      </w:r>
      <w:r w:rsidRPr="00441BC0">
        <w:rPr>
          <w:sz w:val="24"/>
          <w:szCs w:val="24"/>
        </w:rPr>
        <w:t xml:space="preserve"> </w:t>
      </w:r>
      <w:r>
        <w:rPr>
          <w:sz w:val="24"/>
          <w:szCs w:val="24"/>
        </w:rPr>
        <w:t>beautifully describe</w:t>
      </w:r>
      <w:r w:rsidRPr="00EA7465">
        <w:rPr>
          <w:sz w:val="24"/>
          <w:szCs w:val="24"/>
        </w:rPr>
        <w:t xml:space="preserve"> </w:t>
      </w:r>
      <w:r>
        <w:rPr>
          <w:sz w:val="24"/>
          <w:szCs w:val="24"/>
        </w:rPr>
        <w:t>the church. But the Hebrew word for house is even more descriptive. It means, in part, a</w:t>
      </w:r>
      <w:r w:rsidRPr="00EA7465">
        <w:rPr>
          <w:sz w:val="24"/>
          <w:szCs w:val="24"/>
        </w:rPr>
        <w:t xml:space="preserve"> family</w:t>
      </w:r>
      <w:r>
        <w:rPr>
          <w:sz w:val="24"/>
          <w:szCs w:val="24"/>
        </w:rPr>
        <w:t xml:space="preserve"> (like a royal </w:t>
      </w:r>
      <w:r w:rsidRPr="00EA7465">
        <w:rPr>
          <w:sz w:val="24"/>
          <w:szCs w:val="24"/>
        </w:rPr>
        <w:t>court</w:t>
      </w:r>
      <w:r>
        <w:rPr>
          <w:sz w:val="24"/>
          <w:szCs w:val="24"/>
        </w:rPr>
        <w:t>)</w:t>
      </w:r>
      <w:r w:rsidRPr="00EA7465">
        <w:rPr>
          <w:sz w:val="24"/>
          <w:szCs w:val="24"/>
        </w:rPr>
        <w:t xml:space="preserve"> </w:t>
      </w:r>
      <w:r>
        <w:rPr>
          <w:sz w:val="24"/>
          <w:szCs w:val="24"/>
        </w:rPr>
        <w:t xml:space="preserve">a </w:t>
      </w:r>
      <w:r w:rsidRPr="00EA7465">
        <w:rPr>
          <w:sz w:val="24"/>
          <w:szCs w:val="24"/>
        </w:rPr>
        <w:t xml:space="preserve">door, </w:t>
      </w:r>
      <w:r>
        <w:rPr>
          <w:sz w:val="24"/>
          <w:szCs w:val="24"/>
        </w:rPr>
        <w:t xml:space="preserve">or a </w:t>
      </w:r>
      <w:r w:rsidRPr="00EA7465">
        <w:rPr>
          <w:sz w:val="24"/>
          <w:szCs w:val="24"/>
        </w:rPr>
        <w:t>steward</w:t>
      </w:r>
      <w:r>
        <w:rPr>
          <w:sz w:val="24"/>
          <w:szCs w:val="24"/>
        </w:rPr>
        <w:t xml:space="preserve">. But the most interesting descriptions for house are these: </w:t>
      </w:r>
      <w:r w:rsidRPr="0003521F">
        <w:rPr>
          <w:i/>
          <w:sz w:val="24"/>
          <w:szCs w:val="24"/>
        </w:rPr>
        <w:t xml:space="preserve">a </w:t>
      </w:r>
      <w:r w:rsidRPr="00FA2F86">
        <w:rPr>
          <w:i/>
          <w:sz w:val="24"/>
          <w:szCs w:val="24"/>
        </w:rPr>
        <w:t>palace</w:t>
      </w:r>
      <w:r w:rsidRPr="00FA2F86">
        <w:rPr>
          <w:sz w:val="24"/>
          <w:szCs w:val="24"/>
        </w:rPr>
        <w:t>,</w:t>
      </w:r>
      <w:r>
        <w:rPr>
          <w:sz w:val="24"/>
          <w:szCs w:val="24"/>
        </w:rPr>
        <w:t xml:space="preserve"> a </w:t>
      </w:r>
      <w:r>
        <w:rPr>
          <w:i/>
          <w:sz w:val="24"/>
          <w:szCs w:val="24"/>
        </w:rPr>
        <w:t xml:space="preserve">temple and a daughter.  </w:t>
      </w:r>
      <w:r w:rsidRPr="0003521F">
        <w:rPr>
          <w:sz w:val="24"/>
          <w:szCs w:val="24"/>
        </w:rPr>
        <w:t>The two Greek</w:t>
      </w:r>
      <w:r w:rsidRPr="00EA6B87">
        <w:rPr>
          <w:sz w:val="24"/>
          <w:szCs w:val="24"/>
        </w:rPr>
        <w:t xml:space="preserve"> words </w:t>
      </w:r>
      <w:r>
        <w:rPr>
          <w:sz w:val="24"/>
          <w:szCs w:val="24"/>
        </w:rPr>
        <w:t xml:space="preserve">for </w:t>
      </w:r>
      <w:r w:rsidRPr="00EA6B87">
        <w:rPr>
          <w:sz w:val="24"/>
          <w:szCs w:val="24"/>
        </w:rPr>
        <w:t>house or household both imply not only a dwelling or residence</w:t>
      </w:r>
      <w:r>
        <w:rPr>
          <w:sz w:val="24"/>
          <w:szCs w:val="24"/>
        </w:rPr>
        <w:t>,</w:t>
      </w:r>
      <w:r w:rsidRPr="00EA6B87">
        <w:rPr>
          <w:sz w:val="24"/>
          <w:szCs w:val="24"/>
        </w:rPr>
        <w:t xml:space="preserve"> but </w:t>
      </w:r>
      <w:r>
        <w:rPr>
          <w:sz w:val="24"/>
          <w:szCs w:val="24"/>
        </w:rPr>
        <w:t xml:space="preserve">also </w:t>
      </w:r>
      <w:r w:rsidRPr="00EA6B87">
        <w:rPr>
          <w:sz w:val="24"/>
          <w:szCs w:val="24"/>
        </w:rPr>
        <w:t xml:space="preserve">a family.  </w:t>
      </w:r>
      <w:r>
        <w:rPr>
          <w:sz w:val="24"/>
          <w:szCs w:val="24"/>
        </w:rPr>
        <w:t>This makes sense because w</w:t>
      </w:r>
      <w:r w:rsidRPr="00EA6B87">
        <w:rPr>
          <w:sz w:val="24"/>
          <w:szCs w:val="24"/>
        </w:rPr>
        <w:t>hen we think of home,</w:t>
      </w:r>
      <w:r>
        <w:rPr>
          <w:sz w:val="24"/>
          <w:szCs w:val="24"/>
        </w:rPr>
        <w:t xml:space="preserve"> don’t we </w:t>
      </w:r>
      <w:r w:rsidRPr="00EA6B87">
        <w:rPr>
          <w:sz w:val="24"/>
          <w:szCs w:val="24"/>
        </w:rPr>
        <w:t>think of the people we love</w:t>
      </w:r>
      <w:r>
        <w:rPr>
          <w:sz w:val="24"/>
          <w:szCs w:val="24"/>
        </w:rPr>
        <w:t>?</w:t>
      </w:r>
      <w:r w:rsidRPr="00EA6B87">
        <w:rPr>
          <w:sz w:val="24"/>
          <w:szCs w:val="24"/>
        </w:rPr>
        <w:t xml:space="preserve"> Our family </w:t>
      </w:r>
      <w:r w:rsidRPr="00EA6B87">
        <w:rPr>
          <w:i/>
          <w:sz w:val="24"/>
          <w:szCs w:val="24"/>
        </w:rPr>
        <w:t>is</w:t>
      </w:r>
      <w:r w:rsidRPr="00EA6B87">
        <w:rPr>
          <w:sz w:val="24"/>
          <w:szCs w:val="24"/>
        </w:rPr>
        <w:t xml:space="preserve"> our home. </w:t>
      </w:r>
      <w:r>
        <w:rPr>
          <w:sz w:val="24"/>
          <w:szCs w:val="24"/>
        </w:rPr>
        <w:t xml:space="preserve">Curiously enough, </w:t>
      </w:r>
      <w:r w:rsidR="007E2A42">
        <w:rPr>
          <w:sz w:val="24"/>
          <w:szCs w:val="24"/>
        </w:rPr>
        <w:t xml:space="preserve">as we’ve already </w:t>
      </w:r>
      <w:r w:rsidR="00E522E9">
        <w:rPr>
          <w:sz w:val="24"/>
          <w:szCs w:val="24"/>
        </w:rPr>
        <w:t>mentioned</w:t>
      </w:r>
      <w:r w:rsidR="007E2A42">
        <w:rPr>
          <w:sz w:val="24"/>
          <w:szCs w:val="24"/>
        </w:rPr>
        <w:t xml:space="preserve">, </w:t>
      </w:r>
      <w:r>
        <w:rPr>
          <w:sz w:val="24"/>
          <w:szCs w:val="24"/>
        </w:rPr>
        <w:t xml:space="preserve">the word family is used just once in the New Testament, and it is right there in Ephesians 3:14. </w:t>
      </w:r>
    </w:p>
    <w:p w14:paraId="43287000" w14:textId="77777777" w:rsidR="000A1ACD" w:rsidRPr="00027322" w:rsidRDefault="000A1ACD" w:rsidP="000A1ACD">
      <w:pPr>
        <w:spacing w:after="0"/>
        <w:jc w:val="center"/>
        <w:rPr>
          <w:b/>
          <w:sz w:val="24"/>
          <w:szCs w:val="24"/>
        </w:rPr>
      </w:pPr>
      <w:r w:rsidRPr="00027322">
        <w:rPr>
          <w:b/>
          <w:sz w:val="24"/>
          <w:szCs w:val="24"/>
        </w:rPr>
        <w:t>Ephesians 3:14-15 (ESV)</w:t>
      </w:r>
    </w:p>
    <w:p w14:paraId="015D8892" w14:textId="77777777" w:rsidR="000A1ACD" w:rsidRDefault="000A1ACD" w:rsidP="000A1ACD">
      <w:pPr>
        <w:spacing w:after="0"/>
        <w:jc w:val="center"/>
        <w:rPr>
          <w:b/>
          <w:i/>
          <w:sz w:val="24"/>
          <w:szCs w:val="24"/>
        </w:rPr>
      </w:pPr>
      <w:r w:rsidRPr="0085687C">
        <w:rPr>
          <w:b/>
          <w:i/>
          <w:sz w:val="24"/>
          <w:szCs w:val="24"/>
        </w:rPr>
        <w:t xml:space="preserve"> For this reason</w:t>
      </w:r>
      <w:r>
        <w:rPr>
          <w:b/>
          <w:i/>
          <w:sz w:val="24"/>
          <w:szCs w:val="24"/>
        </w:rPr>
        <w:t>,</w:t>
      </w:r>
      <w:r w:rsidRPr="0085687C">
        <w:rPr>
          <w:b/>
          <w:i/>
          <w:sz w:val="24"/>
          <w:szCs w:val="24"/>
        </w:rPr>
        <w:t xml:space="preserve"> I bow my knees before the Father, from whom every family in heaven and on earth is named</w:t>
      </w:r>
      <w:r>
        <w:rPr>
          <w:b/>
          <w:i/>
          <w:sz w:val="24"/>
          <w:szCs w:val="24"/>
        </w:rPr>
        <w:t>.</w:t>
      </w:r>
    </w:p>
    <w:p w14:paraId="7C4CF0F9" w14:textId="77777777" w:rsidR="000A1ACD" w:rsidRDefault="000A1ACD" w:rsidP="000A1ACD">
      <w:pPr>
        <w:spacing w:after="0"/>
        <w:jc w:val="center"/>
        <w:rPr>
          <w:b/>
          <w:i/>
          <w:sz w:val="24"/>
          <w:szCs w:val="24"/>
        </w:rPr>
      </w:pPr>
    </w:p>
    <w:p w14:paraId="2EC5798B" w14:textId="77777777" w:rsidR="000A1ACD" w:rsidRDefault="000A1ACD" w:rsidP="00E706B7">
      <w:pPr>
        <w:ind w:firstLine="720"/>
        <w:jc w:val="both"/>
        <w:rPr>
          <w:sz w:val="24"/>
          <w:szCs w:val="24"/>
        </w:rPr>
      </w:pPr>
    </w:p>
    <w:p w14:paraId="68D49CE4" w14:textId="77777777" w:rsidR="00E706B7" w:rsidRDefault="00E706B7" w:rsidP="00E706B7">
      <w:pPr>
        <w:ind w:firstLine="720"/>
        <w:jc w:val="both"/>
        <w:rPr>
          <w:sz w:val="24"/>
          <w:szCs w:val="24"/>
        </w:rPr>
      </w:pPr>
      <w:r>
        <w:rPr>
          <w:sz w:val="24"/>
          <w:szCs w:val="24"/>
        </w:rPr>
        <w:t>Recently, while reading through the Chronological Bible, I came to the account of th</w:t>
      </w:r>
      <w:r w:rsidR="00E522E9">
        <w:rPr>
          <w:sz w:val="24"/>
          <w:szCs w:val="24"/>
        </w:rPr>
        <w:t>e building of Solomon’s temple and I found t</w:t>
      </w:r>
      <w:r>
        <w:rPr>
          <w:sz w:val="24"/>
          <w:szCs w:val="24"/>
        </w:rPr>
        <w:t>hree things</w:t>
      </w:r>
      <w:r w:rsidR="00E522E9">
        <w:rPr>
          <w:sz w:val="24"/>
          <w:szCs w:val="24"/>
        </w:rPr>
        <w:t xml:space="preserve"> that are </w:t>
      </w:r>
      <w:r w:rsidR="00BC121B">
        <w:rPr>
          <w:sz w:val="24"/>
          <w:szCs w:val="24"/>
        </w:rPr>
        <w:t xml:space="preserve">fitting comparisons </w:t>
      </w:r>
      <w:r w:rsidR="00E522E9">
        <w:rPr>
          <w:sz w:val="24"/>
          <w:szCs w:val="24"/>
        </w:rPr>
        <w:t xml:space="preserve">to the building of God’s house. </w:t>
      </w:r>
      <w:r>
        <w:rPr>
          <w:sz w:val="24"/>
          <w:szCs w:val="24"/>
        </w:rPr>
        <w:t xml:space="preserve">Number one was how specific and meticulous the instructions were that God gave for its construction.  Number two was that non-Jews took part in the building of it, and number three was that this temple was to be a place for </w:t>
      </w:r>
      <w:r w:rsidRPr="0085687C">
        <w:rPr>
          <w:i/>
          <w:sz w:val="24"/>
          <w:szCs w:val="24"/>
        </w:rPr>
        <w:t>His Name</w:t>
      </w:r>
      <w:r>
        <w:rPr>
          <w:sz w:val="24"/>
          <w:szCs w:val="24"/>
        </w:rPr>
        <w:t>. (1 Kings 5:1-8 and 1 Chronicles) Now I don’t want to stretch the interpretation too far, but here is the point I am trying to make. As we are about to see, every individual, from every race and peopl</w:t>
      </w:r>
      <w:r w:rsidR="009B72BF">
        <w:rPr>
          <w:sz w:val="24"/>
          <w:szCs w:val="24"/>
        </w:rPr>
        <w:t xml:space="preserve">e group who are part </w:t>
      </w:r>
      <w:r w:rsidR="009B72BF" w:rsidRPr="00B56BC4">
        <w:rPr>
          <w:sz w:val="24"/>
          <w:szCs w:val="24"/>
        </w:rPr>
        <w:t>of</w:t>
      </w:r>
      <w:r>
        <w:rPr>
          <w:sz w:val="24"/>
          <w:szCs w:val="24"/>
        </w:rPr>
        <w:t xml:space="preserve"> God’s family, needs to be equipped in the work of the ministry to </w:t>
      </w:r>
      <w:r w:rsidRPr="003E4C22">
        <w:rPr>
          <w:i/>
          <w:sz w:val="24"/>
          <w:szCs w:val="24"/>
        </w:rPr>
        <w:t>build God’s family</w:t>
      </w:r>
      <w:r>
        <w:rPr>
          <w:sz w:val="24"/>
          <w:szCs w:val="24"/>
        </w:rPr>
        <w:t>. No one is excluded</w:t>
      </w:r>
      <w:r w:rsidR="00F60E3E">
        <w:rPr>
          <w:sz w:val="24"/>
          <w:szCs w:val="24"/>
        </w:rPr>
        <w:t>.</w:t>
      </w:r>
    </w:p>
    <w:p w14:paraId="3F93B709" w14:textId="77777777" w:rsidR="00E706B7" w:rsidRDefault="00E706B7" w:rsidP="00E706B7">
      <w:pPr>
        <w:ind w:firstLine="720"/>
        <w:jc w:val="both"/>
        <w:rPr>
          <w:bCs/>
          <w:iCs/>
          <w:sz w:val="24"/>
          <w:szCs w:val="24"/>
        </w:rPr>
      </w:pPr>
      <w:r>
        <w:rPr>
          <w:sz w:val="24"/>
          <w:szCs w:val="24"/>
        </w:rPr>
        <w:t>Now, with all this information, let’s paint a Biblical family portrait. T</w:t>
      </w:r>
      <w:r w:rsidRPr="00EA7465">
        <w:rPr>
          <w:sz w:val="24"/>
          <w:szCs w:val="24"/>
        </w:rPr>
        <w:t xml:space="preserve">he house the Lord is building, through local </w:t>
      </w:r>
      <w:r>
        <w:rPr>
          <w:sz w:val="24"/>
          <w:szCs w:val="24"/>
        </w:rPr>
        <w:t>communities</w:t>
      </w:r>
      <w:r w:rsidRPr="00EA7465">
        <w:rPr>
          <w:sz w:val="24"/>
          <w:szCs w:val="24"/>
        </w:rPr>
        <w:t xml:space="preserve"> of believers, is a family. </w:t>
      </w:r>
      <w:r>
        <w:rPr>
          <w:sz w:val="24"/>
          <w:szCs w:val="24"/>
        </w:rPr>
        <w:t xml:space="preserve">This family is </w:t>
      </w:r>
      <w:r w:rsidRPr="00EA7465">
        <w:rPr>
          <w:sz w:val="24"/>
          <w:szCs w:val="24"/>
        </w:rPr>
        <w:t xml:space="preserve">functional because </w:t>
      </w:r>
      <w:r>
        <w:rPr>
          <w:sz w:val="24"/>
          <w:szCs w:val="24"/>
        </w:rPr>
        <w:t>the love of Christ not only binds us together, it will keep us together forever.</w:t>
      </w:r>
      <w:r w:rsidRPr="00EA7465">
        <w:rPr>
          <w:sz w:val="24"/>
          <w:szCs w:val="24"/>
        </w:rPr>
        <w:t xml:space="preserve"> </w:t>
      </w:r>
      <w:r>
        <w:rPr>
          <w:sz w:val="24"/>
          <w:szCs w:val="24"/>
        </w:rPr>
        <w:t xml:space="preserve">God’s family is </w:t>
      </w:r>
      <w:r w:rsidRPr="00EA7465">
        <w:rPr>
          <w:sz w:val="24"/>
          <w:szCs w:val="24"/>
        </w:rPr>
        <w:t>made up of people from every nation</w:t>
      </w:r>
      <w:r>
        <w:rPr>
          <w:sz w:val="24"/>
          <w:szCs w:val="24"/>
        </w:rPr>
        <w:t xml:space="preserve">. Although some are already home in heaven. The gates of hell </w:t>
      </w:r>
      <w:r w:rsidRPr="00EA7465">
        <w:rPr>
          <w:sz w:val="24"/>
          <w:szCs w:val="24"/>
        </w:rPr>
        <w:t>will not prevail against</w:t>
      </w:r>
      <w:r>
        <w:rPr>
          <w:sz w:val="24"/>
          <w:szCs w:val="24"/>
        </w:rPr>
        <w:t xml:space="preserve"> it. It will</w:t>
      </w:r>
      <w:r w:rsidRPr="00EA7465">
        <w:rPr>
          <w:sz w:val="24"/>
          <w:szCs w:val="24"/>
        </w:rPr>
        <w:t xml:space="preserve"> </w:t>
      </w:r>
      <w:r>
        <w:rPr>
          <w:sz w:val="24"/>
          <w:szCs w:val="24"/>
        </w:rPr>
        <w:t>still be standing when the storms of this life are over because</w:t>
      </w:r>
      <w:r w:rsidRPr="00EA7465">
        <w:rPr>
          <w:sz w:val="24"/>
          <w:szCs w:val="24"/>
        </w:rPr>
        <w:t xml:space="preserve"> the foundation </w:t>
      </w:r>
      <w:r>
        <w:rPr>
          <w:sz w:val="24"/>
          <w:szCs w:val="24"/>
        </w:rPr>
        <w:t>on which it is built is the Lord</w:t>
      </w:r>
      <w:r w:rsidRPr="00EA7465">
        <w:rPr>
          <w:sz w:val="24"/>
          <w:szCs w:val="24"/>
        </w:rPr>
        <w:t xml:space="preserve"> Jesus Christ</w:t>
      </w:r>
      <w:r>
        <w:rPr>
          <w:sz w:val="24"/>
          <w:szCs w:val="24"/>
        </w:rPr>
        <w:t xml:space="preserve"> -- </w:t>
      </w:r>
      <w:r w:rsidRPr="00EA7465">
        <w:rPr>
          <w:sz w:val="24"/>
          <w:szCs w:val="24"/>
        </w:rPr>
        <w:t xml:space="preserve">the Rock of </w:t>
      </w:r>
      <w:r>
        <w:rPr>
          <w:sz w:val="24"/>
          <w:szCs w:val="24"/>
        </w:rPr>
        <w:t>A</w:t>
      </w:r>
      <w:r w:rsidRPr="00EA7465">
        <w:rPr>
          <w:sz w:val="24"/>
          <w:szCs w:val="24"/>
        </w:rPr>
        <w:t>ges.</w:t>
      </w:r>
      <w:r>
        <w:rPr>
          <w:sz w:val="24"/>
          <w:szCs w:val="24"/>
        </w:rPr>
        <w:t xml:space="preserve">  </w:t>
      </w:r>
      <w:r w:rsidRPr="00525904">
        <w:rPr>
          <w:bCs/>
          <w:iCs/>
          <w:sz w:val="24"/>
          <w:szCs w:val="24"/>
        </w:rPr>
        <w:t>Randy Alcorn</w:t>
      </w:r>
      <w:r>
        <w:rPr>
          <w:bCs/>
          <w:iCs/>
          <w:sz w:val="24"/>
          <w:szCs w:val="24"/>
        </w:rPr>
        <w:t xml:space="preserve"> </w:t>
      </w:r>
      <w:r w:rsidR="00E522E9">
        <w:rPr>
          <w:bCs/>
          <w:iCs/>
          <w:sz w:val="24"/>
          <w:szCs w:val="24"/>
        </w:rPr>
        <w:t xml:space="preserve">so aptly put it </w:t>
      </w:r>
      <w:r>
        <w:rPr>
          <w:bCs/>
          <w:iCs/>
          <w:sz w:val="24"/>
          <w:szCs w:val="24"/>
        </w:rPr>
        <w:t xml:space="preserve">in his </w:t>
      </w:r>
      <w:r w:rsidRPr="00525904">
        <w:rPr>
          <w:bCs/>
          <w:iCs/>
          <w:sz w:val="24"/>
          <w:szCs w:val="24"/>
        </w:rPr>
        <w:t xml:space="preserve">book </w:t>
      </w:r>
      <w:r w:rsidRPr="00525904">
        <w:rPr>
          <w:bCs/>
          <w:iCs/>
          <w:sz w:val="24"/>
          <w:szCs w:val="24"/>
          <w:u w:val="single"/>
        </w:rPr>
        <w:t>The Treasure Principle</w:t>
      </w:r>
      <w:r>
        <w:rPr>
          <w:bCs/>
          <w:iCs/>
          <w:sz w:val="24"/>
          <w:szCs w:val="24"/>
        </w:rPr>
        <w:t xml:space="preserve"> (page 48).</w:t>
      </w:r>
    </w:p>
    <w:p w14:paraId="20E1B6CD" w14:textId="77777777" w:rsidR="00E706B7" w:rsidRDefault="00E706B7" w:rsidP="00E706B7">
      <w:pPr>
        <w:ind w:left="720" w:right="720"/>
        <w:jc w:val="both"/>
        <w:rPr>
          <w:bCs/>
          <w:sz w:val="24"/>
          <w:szCs w:val="24"/>
        </w:rPr>
      </w:pPr>
      <w:r w:rsidRPr="00525904">
        <w:rPr>
          <w:sz w:val="24"/>
          <w:szCs w:val="24"/>
        </w:rPr>
        <w:t>When the Kings wedding day</w:t>
      </w:r>
      <w:r>
        <w:rPr>
          <w:sz w:val="24"/>
          <w:szCs w:val="24"/>
        </w:rPr>
        <w:t xml:space="preserve"> comes, the universe will screech to a halt (Revelation 19:7-9). </w:t>
      </w:r>
      <w:r w:rsidRPr="007F6072">
        <w:rPr>
          <w:bCs/>
          <w:sz w:val="24"/>
          <w:szCs w:val="24"/>
        </w:rPr>
        <w:t xml:space="preserve"> Nothing else will be on heaven’s calendar. The Groom from Nazareth and His beloved bride will take the center stage.</w:t>
      </w:r>
      <w:r>
        <w:rPr>
          <w:bCs/>
          <w:sz w:val="24"/>
          <w:szCs w:val="24"/>
        </w:rPr>
        <w:t xml:space="preserve"> </w:t>
      </w:r>
      <w:r w:rsidRPr="007F6072">
        <w:rPr>
          <w:bCs/>
          <w:sz w:val="24"/>
          <w:szCs w:val="24"/>
        </w:rPr>
        <w:t>Every day of our lives we’re traveling t</w:t>
      </w:r>
      <w:r>
        <w:rPr>
          <w:bCs/>
          <w:sz w:val="24"/>
          <w:szCs w:val="24"/>
        </w:rPr>
        <w:t>o</w:t>
      </w:r>
      <w:r w:rsidRPr="007F6072">
        <w:rPr>
          <w:bCs/>
          <w:sz w:val="24"/>
          <w:szCs w:val="24"/>
        </w:rPr>
        <w:t>w</w:t>
      </w:r>
      <w:r>
        <w:rPr>
          <w:bCs/>
          <w:sz w:val="24"/>
          <w:szCs w:val="24"/>
        </w:rPr>
        <w:t>a</w:t>
      </w:r>
      <w:r w:rsidRPr="007F6072">
        <w:rPr>
          <w:bCs/>
          <w:sz w:val="24"/>
          <w:szCs w:val="24"/>
        </w:rPr>
        <w:t>rd that wedding – our wedding!</w:t>
      </w:r>
      <w:r>
        <w:rPr>
          <w:bCs/>
          <w:sz w:val="24"/>
          <w:szCs w:val="24"/>
        </w:rPr>
        <w:t xml:space="preserve"> It’s closer today than it was yesterday. Our Bridegroom, the Carpenter, is building a place for us in heaven. Everything we send on ahead will be waiting there for us. It’s our gift to Him, but in His </w:t>
      </w:r>
      <w:r w:rsidR="009B72BF" w:rsidRPr="00B56BC4">
        <w:rPr>
          <w:bCs/>
          <w:sz w:val="24"/>
          <w:szCs w:val="24"/>
        </w:rPr>
        <w:t>g</w:t>
      </w:r>
      <w:r w:rsidRPr="00B56BC4">
        <w:rPr>
          <w:bCs/>
          <w:sz w:val="24"/>
          <w:szCs w:val="24"/>
        </w:rPr>
        <w:t>enerosity</w:t>
      </w:r>
      <w:r>
        <w:rPr>
          <w:bCs/>
          <w:sz w:val="24"/>
          <w:szCs w:val="24"/>
        </w:rPr>
        <w:t xml:space="preserve"> He will give those treasures back to us. Jesus is a builder by trade. He’s also omniscient and omnipotent, qualities that come in handy on a building project! Don’t you think that the home He’s been building for us the last two thousand years is something incredible? Paradoxically, our home is a place we’ve never been. But it’s the place we were made for, the place made for us. If we would let this really sink in, it would forever change the way we think and live. We would stop laying up treasures in our earthly hotel rooms and start sending more ahead to our true home.</w:t>
      </w:r>
    </w:p>
    <w:p w14:paraId="0E2EAAD8" w14:textId="77777777" w:rsidR="00E706B7" w:rsidRPr="002902CD" w:rsidRDefault="00E706B7" w:rsidP="00027322">
      <w:pPr>
        <w:jc w:val="both"/>
        <w:rPr>
          <w:rFonts w:cs="Calibri"/>
          <w:sz w:val="24"/>
          <w:szCs w:val="24"/>
        </w:rPr>
      </w:pPr>
      <w:r>
        <w:rPr>
          <w:b/>
          <w:bCs/>
          <w:sz w:val="28"/>
          <w:szCs w:val="28"/>
        </w:rPr>
        <w:t>DIGGING DEEPER: Read the following passages and make notes of any insights and personal applications.</w:t>
      </w:r>
    </w:p>
    <w:p w14:paraId="2F5CE82D" w14:textId="77777777" w:rsidR="00E706B7" w:rsidRDefault="00E706B7" w:rsidP="00586F39">
      <w:pPr>
        <w:pStyle w:val="ListParagraph"/>
        <w:numPr>
          <w:ilvl w:val="0"/>
          <w:numId w:val="1"/>
        </w:numPr>
        <w:rPr>
          <w:bCs/>
          <w:sz w:val="24"/>
          <w:szCs w:val="24"/>
        </w:rPr>
      </w:pPr>
      <w:r w:rsidRPr="0081646C">
        <w:rPr>
          <w:bCs/>
          <w:sz w:val="24"/>
          <w:szCs w:val="24"/>
        </w:rPr>
        <w:t>John 14:2-23, 15:4-10; 1 John 2:6-14, 3:17-24, 4:12-16, 2 John 2; Psal</w:t>
      </w:r>
      <w:r w:rsidR="00B67FAB">
        <w:rPr>
          <w:bCs/>
          <w:sz w:val="24"/>
          <w:szCs w:val="24"/>
        </w:rPr>
        <w:t>m</w:t>
      </w:r>
      <w:r w:rsidRPr="0081646C">
        <w:rPr>
          <w:bCs/>
          <w:sz w:val="24"/>
          <w:szCs w:val="24"/>
        </w:rPr>
        <w:t xml:space="preserve"> 90:1, 91:1; Philippians 3:20-21</w:t>
      </w:r>
    </w:p>
    <w:p w14:paraId="1A43D9AC" w14:textId="77777777" w:rsidR="000E4C9E" w:rsidRPr="00B94213" w:rsidRDefault="000E4C9E" w:rsidP="000E4C9E">
      <w:pPr>
        <w:rPr>
          <w:rFonts w:asciiTheme="minorHAnsi" w:hAnsiTheme="minorHAnsi"/>
          <w:b/>
          <w:sz w:val="28"/>
        </w:rPr>
      </w:pPr>
      <w:r w:rsidRPr="00B94213">
        <w:rPr>
          <w:rFonts w:asciiTheme="minorHAnsi" w:eastAsiaTheme="minorEastAsia" w:hAnsiTheme="minorHAnsi" w:cstheme="minorBidi"/>
          <w:b/>
          <w:sz w:val="28"/>
          <w:szCs w:val="28"/>
        </w:rPr>
        <w:t>WORD SEARCH: From Strong’s Concordance</w:t>
      </w:r>
    </w:p>
    <w:p w14:paraId="38024E5D" w14:textId="77777777" w:rsidR="000E4C9E" w:rsidRPr="005227E7" w:rsidRDefault="000E4C9E" w:rsidP="00EF73C9">
      <w:pPr>
        <w:pStyle w:val="ListParagraph"/>
        <w:numPr>
          <w:ilvl w:val="0"/>
          <w:numId w:val="12"/>
        </w:numPr>
        <w:rPr>
          <w:sz w:val="24"/>
          <w:szCs w:val="24"/>
        </w:rPr>
      </w:pPr>
      <w:r w:rsidRPr="005227E7">
        <w:rPr>
          <w:b/>
          <w:bCs/>
          <w:sz w:val="24"/>
          <w:szCs w:val="24"/>
        </w:rPr>
        <w:t>Nation</w:t>
      </w:r>
      <w:r w:rsidRPr="005227E7">
        <w:rPr>
          <w:bCs/>
          <w:sz w:val="24"/>
          <w:szCs w:val="24"/>
        </w:rPr>
        <w:t xml:space="preserve"> </w:t>
      </w:r>
      <w:r>
        <w:rPr>
          <w:bCs/>
          <w:sz w:val="24"/>
          <w:szCs w:val="24"/>
        </w:rPr>
        <w:t xml:space="preserve">Strong’s </w:t>
      </w:r>
      <w:r w:rsidRPr="005227E7">
        <w:rPr>
          <w:bCs/>
          <w:sz w:val="24"/>
          <w:szCs w:val="24"/>
        </w:rPr>
        <w:t xml:space="preserve">#1484 </w:t>
      </w:r>
      <w:r>
        <w:rPr>
          <w:bCs/>
          <w:sz w:val="24"/>
          <w:szCs w:val="24"/>
        </w:rPr>
        <w:t>The Greek word E</w:t>
      </w:r>
      <w:r w:rsidRPr="005227E7">
        <w:rPr>
          <w:bCs/>
          <w:sz w:val="24"/>
          <w:szCs w:val="24"/>
        </w:rPr>
        <w:t>thnos</w:t>
      </w:r>
      <w:r>
        <w:rPr>
          <w:bCs/>
          <w:sz w:val="24"/>
          <w:szCs w:val="24"/>
        </w:rPr>
        <w:t>: -</w:t>
      </w:r>
      <w:r w:rsidRPr="005227E7">
        <w:rPr>
          <w:bCs/>
          <w:sz w:val="24"/>
          <w:szCs w:val="24"/>
        </w:rPr>
        <w:t xml:space="preserve"> </w:t>
      </w:r>
      <w:r w:rsidRPr="005227E7">
        <w:rPr>
          <w:bCs/>
          <w:i/>
          <w:sz w:val="24"/>
          <w:szCs w:val="24"/>
        </w:rPr>
        <w:t xml:space="preserve">a race, i.e. a tribe; specifically, a foreign (non-Jewish) one, Gentile, nation, people. </w:t>
      </w:r>
      <w:r>
        <w:rPr>
          <w:bCs/>
          <w:sz w:val="24"/>
          <w:szCs w:val="24"/>
        </w:rPr>
        <w:t xml:space="preserve">(See Acts 2:5, 10:35; </w:t>
      </w:r>
      <w:r w:rsidRPr="005227E7">
        <w:rPr>
          <w:bCs/>
          <w:sz w:val="24"/>
          <w:szCs w:val="24"/>
        </w:rPr>
        <w:t>1 Peter 2</w:t>
      </w:r>
      <w:r>
        <w:rPr>
          <w:bCs/>
          <w:sz w:val="24"/>
          <w:szCs w:val="24"/>
        </w:rPr>
        <w:t>:9-11</w:t>
      </w:r>
      <w:r w:rsidRPr="005227E7">
        <w:rPr>
          <w:bCs/>
          <w:sz w:val="24"/>
          <w:szCs w:val="24"/>
        </w:rPr>
        <w:t>; Rev</w:t>
      </w:r>
      <w:r>
        <w:rPr>
          <w:bCs/>
          <w:sz w:val="24"/>
          <w:szCs w:val="24"/>
        </w:rPr>
        <w:t>elation</w:t>
      </w:r>
      <w:r w:rsidRPr="005227E7">
        <w:rPr>
          <w:bCs/>
          <w:sz w:val="24"/>
          <w:szCs w:val="24"/>
        </w:rPr>
        <w:t xml:space="preserve"> 5:8-9, 7:9; Matthew 28:19</w:t>
      </w:r>
      <w:r>
        <w:rPr>
          <w:bCs/>
          <w:sz w:val="24"/>
          <w:szCs w:val="24"/>
        </w:rPr>
        <w:t>)</w:t>
      </w:r>
    </w:p>
    <w:p w14:paraId="4B850613" w14:textId="77777777" w:rsidR="000E4C9E" w:rsidRPr="005227E7" w:rsidRDefault="000E4C9E" w:rsidP="00EF73C9">
      <w:pPr>
        <w:pStyle w:val="ListParagraph"/>
        <w:numPr>
          <w:ilvl w:val="0"/>
          <w:numId w:val="12"/>
        </w:numPr>
        <w:rPr>
          <w:sz w:val="24"/>
          <w:szCs w:val="24"/>
        </w:rPr>
      </w:pPr>
      <w:r w:rsidRPr="00F10155">
        <w:rPr>
          <w:b/>
          <w:bCs/>
          <w:sz w:val="24"/>
          <w:szCs w:val="24"/>
        </w:rPr>
        <w:t>Family</w:t>
      </w:r>
      <w:r w:rsidRPr="005227E7">
        <w:rPr>
          <w:bCs/>
          <w:sz w:val="24"/>
          <w:szCs w:val="24"/>
        </w:rPr>
        <w:t xml:space="preserve"> </w:t>
      </w:r>
      <w:r>
        <w:rPr>
          <w:bCs/>
          <w:sz w:val="24"/>
          <w:szCs w:val="24"/>
        </w:rPr>
        <w:t xml:space="preserve">Strong’s </w:t>
      </w:r>
      <w:r w:rsidRPr="005227E7">
        <w:rPr>
          <w:bCs/>
          <w:sz w:val="24"/>
          <w:szCs w:val="24"/>
        </w:rPr>
        <w:t># 39</w:t>
      </w:r>
      <w:r>
        <w:rPr>
          <w:bCs/>
          <w:sz w:val="24"/>
          <w:szCs w:val="24"/>
        </w:rPr>
        <w:t>65</w:t>
      </w:r>
      <w:r w:rsidRPr="005227E7">
        <w:rPr>
          <w:bCs/>
          <w:sz w:val="24"/>
          <w:szCs w:val="24"/>
        </w:rPr>
        <w:t xml:space="preserve"> </w:t>
      </w:r>
      <w:r>
        <w:rPr>
          <w:bCs/>
          <w:sz w:val="24"/>
          <w:szCs w:val="24"/>
        </w:rPr>
        <w:t>The Greek word Patria</w:t>
      </w:r>
      <w:r w:rsidRPr="00B56BC4">
        <w:rPr>
          <w:bCs/>
          <w:sz w:val="24"/>
          <w:szCs w:val="24"/>
        </w:rPr>
        <w:t>:</w:t>
      </w:r>
      <w:r>
        <w:rPr>
          <w:bCs/>
          <w:sz w:val="24"/>
          <w:szCs w:val="24"/>
        </w:rPr>
        <w:t xml:space="preserve"> - </w:t>
      </w:r>
      <w:r w:rsidRPr="00DF256E">
        <w:rPr>
          <w:bCs/>
          <w:i/>
          <w:sz w:val="24"/>
          <w:szCs w:val="24"/>
        </w:rPr>
        <w:t xml:space="preserve">paternal descent i.e. a group of families or a whole race (nation) family, kindred, linage. </w:t>
      </w:r>
      <w:r>
        <w:rPr>
          <w:bCs/>
          <w:sz w:val="24"/>
          <w:szCs w:val="24"/>
        </w:rPr>
        <w:t xml:space="preserve">(This is the only time this word is used for family in </w:t>
      </w:r>
      <w:r w:rsidRPr="005227E7">
        <w:rPr>
          <w:bCs/>
          <w:sz w:val="24"/>
          <w:szCs w:val="24"/>
        </w:rPr>
        <w:t>Eph</w:t>
      </w:r>
      <w:r>
        <w:rPr>
          <w:bCs/>
          <w:sz w:val="24"/>
          <w:szCs w:val="24"/>
        </w:rPr>
        <w:t>esians</w:t>
      </w:r>
      <w:r w:rsidRPr="005227E7">
        <w:rPr>
          <w:bCs/>
          <w:sz w:val="24"/>
          <w:szCs w:val="24"/>
        </w:rPr>
        <w:t xml:space="preserve"> 3:15</w:t>
      </w:r>
      <w:r>
        <w:rPr>
          <w:bCs/>
          <w:sz w:val="24"/>
          <w:szCs w:val="24"/>
        </w:rPr>
        <w:t>.)</w:t>
      </w:r>
    </w:p>
    <w:p w14:paraId="4946DAE6" w14:textId="77777777" w:rsidR="000E4C9E" w:rsidRPr="00F10155" w:rsidRDefault="000E4C9E" w:rsidP="00EF73C9">
      <w:pPr>
        <w:pStyle w:val="ListParagraph"/>
        <w:numPr>
          <w:ilvl w:val="0"/>
          <w:numId w:val="13"/>
        </w:numPr>
        <w:rPr>
          <w:sz w:val="24"/>
          <w:szCs w:val="24"/>
        </w:rPr>
      </w:pPr>
      <w:r w:rsidRPr="00F10155">
        <w:rPr>
          <w:b/>
          <w:bCs/>
          <w:sz w:val="24"/>
          <w:szCs w:val="24"/>
        </w:rPr>
        <w:t>House</w:t>
      </w:r>
      <w:r>
        <w:rPr>
          <w:bCs/>
          <w:sz w:val="24"/>
          <w:szCs w:val="24"/>
        </w:rPr>
        <w:t xml:space="preserve"> Strong’s </w:t>
      </w:r>
      <w:r w:rsidRPr="00F10155">
        <w:rPr>
          <w:bCs/>
          <w:sz w:val="24"/>
          <w:szCs w:val="24"/>
        </w:rPr>
        <w:t xml:space="preserve"># 3609 </w:t>
      </w:r>
      <w:r>
        <w:rPr>
          <w:bCs/>
          <w:sz w:val="24"/>
          <w:szCs w:val="24"/>
        </w:rPr>
        <w:t xml:space="preserve">The Greek word Oikeios: - </w:t>
      </w:r>
      <w:r w:rsidRPr="00DF256E">
        <w:rPr>
          <w:bCs/>
          <w:i/>
          <w:sz w:val="24"/>
          <w:szCs w:val="24"/>
        </w:rPr>
        <w:t>domestic, i.e. a relative, adherent: - those of his own household.</w:t>
      </w:r>
      <w:r>
        <w:rPr>
          <w:bCs/>
          <w:sz w:val="24"/>
          <w:szCs w:val="24"/>
        </w:rPr>
        <w:t xml:space="preserve"> (</w:t>
      </w:r>
      <w:r w:rsidRPr="00F10155">
        <w:rPr>
          <w:bCs/>
          <w:sz w:val="24"/>
          <w:szCs w:val="24"/>
        </w:rPr>
        <w:t>Eph. 2:19</w:t>
      </w:r>
      <w:r>
        <w:rPr>
          <w:bCs/>
          <w:sz w:val="24"/>
          <w:szCs w:val="24"/>
        </w:rPr>
        <w:t>)</w:t>
      </w:r>
    </w:p>
    <w:p w14:paraId="3E4874C8" w14:textId="77777777" w:rsidR="000E4C9E" w:rsidRPr="00504E90" w:rsidRDefault="000E4C9E" w:rsidP="00EF73C9">
      <w:pPr>
        <w:pStyle w:val="ListParagraph"/>
        <w:numPr>
          <w:ilvl w:val="0"/>
          <w:numId w:val="13"/>
        </w:numPr>
        <w:rPr>
          <w:bCs/>
          <w:i/>
          <w:sz w:val="24"/>
          <w:szCs w:val="24"/>
        </w:rPr>
      </w:pPr>
      <w:r w:rsidRPr="00DF256E">
        <w:rPr>
          <w:b/>
          <w:bCs/>
          <w:sz w:val="24"/>
          <w:szCs w:val="24"/>
        </w:rPr>
        <w:t>House</w:t>
      </w:r>
      <w:r w:rsidRPr="00F10155">
        <w:rPr>
          <w:bCs/>
          <w:sz w:val="24"/>
          <w:szCs w:val="24"/>
        </w:rPr>
        <w:t xml:space="preserve"> </w:t>
      </w:r>
      <w:r>
        <w:rPr>
          <w:bCs/>
          <w:sz w:val="24"/>
          <w:szCs w:val="24"/>
        </w:rPr>
        <w:t xml:space="preserve">Strong’s </w:t>
      </w:r>
      <w:r w:rsidRPr="00F10155">
        <w:rPr>
          <w:bCs/>
          <w:sz w:val="24"/>
          <w:szCs w:val="24"/>
        </w:rPr>
        <w:t xml:space="preserve">#1004 </w:t>
      </w:r>
      <w:r>
        <w:rPr>
          <w:bCs/>
          <w:sz w:val="24"/>
          <w:szCs w:val="24"/>
        </w:rPr>
        <w:t xml:space="preserve">The Hebrew word </w:t>
      </w:r>
      <w:r w:rsidRPr="00F10155">
        <w:rPr>
          <w:bCs/>
          <w:sz w:val="24"/>
          <w:szCs w:val="24"/>
        </w:rPr>
        <w:t>Bayith:</w:t>
      </w:r>
      <w:r>
        <w:rPr>
          <w:bCs/>
          <w:sz w:val="24"/>
          <w:szCs w:val="24"/>
        </w:rPr>
        <w:t xml:space="preserve"> - </w:t>
      </w:r>
      <w:r w:rsidRPr="00F10155">
        <w:rPr>
          <w:bCs/>
          <w:sz w:val="24"/>
          <w:szCs w:val="24"/>
        </w:rPr>
        <w:t xml:space="preserve"> </w:t>
      </w:r>
      <w:r w:rsidRPr="00DF256E">
        <w:rPr>
          <w:bCs/>
          <w:i/>
          <w:sz w:val="24"/>
          <w:szCs w:val="24"/>
        </w:rPr>
        <w:t>a house, especially Family: - court, daughter, home born, inside, palace, steward+ tablet, temple within</w:t>
      </w:r>
      <w:r>
        <w:rPr>
          <w:bCs/>
          <w:i/>
          <w:sz w:val="24"/>
          <w:szCs w:val="24"/>
        </w:rPr>
        <w:t xml:space="preserve">. </w:t>
      </w:r>
      <w:r>
        <w:rPr>
          <w:bCs/>
          <w:sz w:val="24"/>
          <w:szCs w:val="24"/>
        </w:rPr>
        <w:t>(Psalm 45)</w:t>
      </w:r>
    </w:p>
    <w:p w14:paraId="7CB50494" w14:textId="77777777" w:rsidR="000E4C9E" w:rsidRPr="00D162ED" w:rsidRDefault="000E4C9E" w:rsidP="00EF73C9">
      <w:pPr>
        <w:pStyle w:val="ListParagraph"/>
        <w:numPr>
          <w:ilvl w:val="0"/>
          <w:numId w:val="13"/>
        </w:numPr>
        <w:rPr>
          <w:bCs/>
          <w:i/>
          <w:sz w:val="24"/>
          <w:szCs w:val="24"/>
        </w:rPr>
      </w:pPr>
      <w:r>
        <w:rPr>
          <w:b/>
          <w:bCs/>
          <w:sz w:val="24"/>
          <w:szCs w:val="24"/>
        </w:rPr>
        <w:t xml:space="preserve">Church </w:t>
      </w:r>
      <w:r w:rsidRPr="00504E90">
        <w:rPr>
          <w:bCs/>
          <w:sz w:val="24"/>
          <w:szCs w:val="24"/>
        </w:rPr>
        <w:t>Strong</w:t>
      </w:r>
      <w:r>
        <w:rPr>
          <w:bCs/>
          <w:sz w:val="24"/>
          <w:szCs w:val="24"/>
        </w:rPr>
        <w:t>’</w:t>
      </w:r>
      <w:r w:rsidRPr="00504E90">
        <w:rPr>
          <w:bCs/>
          <w:sz w:val="24"/>
          <w:szCs w:val="24"/>
        </w:rPr>
        <w:t xml:space="preserve">s </w:t>
      </w:r>
      <w:r>
        <w:rPr>
          <w:bCs/>
          <w:sz w:val="24"/>
          <w:szCs w:val="24"/>
        </w:rPr>
        <w:t xml:space="preserve"># 1577 The Greek word Ekklesia: - </w:t>
      </w:r>
      <w:r w:rsidRPr="0054381F">
        <w:rPr>
          <w:bCs/>
          <w:i/>
          <w:sz w:val="24"/>
          <w:szCs w:val="24"/>
        </w:rPr>
        <w:t xml:space="preserve">a calling out of, community of members on earth or saints in heaven or both, assembly, church. </w:t>
      </w:r>
      <w:r w:rsidRPr="00504E90">
        <w:rPr>
          <w:bCs/>
          <w:sz w:val="24"/>
          <w:szCs w:val="24"/>
        </w:rPr>
        <w:t>(Matthew 16:18</w:t>
      </w:r>
      <w:r>
        <w:rPr>
          <w:bCs/>
          <w:sz w:val="24"/>
          <w:szCs w:val="24"/>
        </w:rPr>
        <w:t xml:space="preserve">; </w:t>
      </w:r>
      <w:r w:rsidRPr="00504E90">
        <w:rPr>
          <w:bCs/>
          <w:sz w:val="24"/>
          <w:szCs w:val="24"/>
        </w:rPr>
        <w:t>Acts 2:47;</w:t>
      </w:r>
      <w:r>
        <w:rPr>
          <w:bCs/>
          <w:sz w:val="24"/>
          <w:szCs w:val="24"/>
        </w:rPr>
        <w:t xml:space="preserve"> 1 Timothy 3:5-16; Ephesians 5:23-32; Revelation 22:16)</w:t>
      </w:r>
    </w:p>
    <w:p w14:paraId="477D9F7F" w14:textId="77777777" w:rsidR="0081646C" w:rsidRPr="0081646C" w:rsidRDefault="0081646C" w:rsidP="0081646C">
      <w:pPr>
        <w:spacing w:after="0"/>
        <w:jc w:val="center"/>
        <w:rPr>
          <w:b/>
          <w:sz w:val="24"/>
          <w:szCs w:val="24"/>
        </w:rPr>
      </w:pPr>
      <w:r w:rsidRPr="0081646C">
        <w:rPr>
          <w:b/>
          <w:sz w:val="24"/>
          <w:szCs w:val="24"/>
        </w:rPr>
        <w:t>Hebrews 2:10-13 (NIV)</w:t>
      </w:r>
    </w:p>
    <w:p w14:paraId="395C9D2F" w14:textId="77777777" w:rsidR="001277EB" w:rsidRPr="0081646C" w:rsidRDefault="00E706B7" w:rsidP="0081646C">
      <w:pPr>
        <w:spacing w:after="0"/>
        <w:jc w:val="center"/>
        <w:rPr>
          <w:rStyle w:val="text"/>
          <w:rFonts w:asciiTheme="minorHAnsi" w:hAnsiTheme="minorHAnsi" w:cs="Helvetica"/>
          <w:b/>
          <w:i/>
          <w:color w:val="000000"/>
          <w:sz w:val="24"/>
          <w:szCs w:val="24"/>
        </w:rPr>
      </w:pPr>
      <w:r w:rsidRPr="0081646C">
        <w:rPr>
          <w:rStyle w:val="text"/>
          <w:rFonts w:asciiTheme="minorHAnsi" w:hAnsiTheme="minorHAnsi" w:cs="Helvetica"/>
          <w:b/>
          <w:i/>
          <w:color w:val="000000"/>
          <w:sz w:val="24"/>
          <w:szCs w:val="24"/>
        </w:rPr>
        <w:t>In bringing many sons and daughters to glory, it was fitting that God, for whom</w:t>
      </w:r>
    </w:p>
    <w:p w14:paraId="3106E9F1" w14:textId="77777777" w:rsidR="001277EB" w:rsidRPr="0081646C" w:rsidRDefault="00E706B7" w:rsidP="0081646C">
      <w:pPr>
        <w:pStyle w:val="NormalWeb"/>
        <w:shd w:val="clear" w:color="auto" w:fill="FFFFFF"/>
        <w:spacing w:before="0" w:beforeAutospacing="0" w:after="0" w:afterAutospacing="0" w:line="360" w:lineRule="atLeast"/>
        <w:jc w:val="center"/>
        <w:rPr>
          <w:rStyle w:val="apple-converted-space"/>
          <w:rFonts w:asciiTheme="minorHAnsi" w:hAnsiTheme="minorHAnsi" w:cs="Helvetica"/>
          <w:b/>
          <w:i/>
          <w:color w:val="000000"/>
        </w:rPr>
      </w:pPr>
      <w:r w:rsidRPr="0081646C">
        <w:rPr>
          <w:rStyle w:val="text"/>
          <w:rFonts w:asciiTheme="minorHAnsi" w:hAnsiTheme="minorHAnsi" w:cs="Helvetica"/>
          <w:b/>
          <w:i/>
          <w:color w:val="000000"/>
        </w:rPr>
        <w:t>and through whom everything exists,</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should make the pioneer of their salvation perfect through what he suffered.</w:t>
      </w:r>
      <w:r w:rsidRPr="0081646C">
        <w:rPr>
          <w:rStyle w:val="apple-converted-space"/>
          <w:rFonts w:asciiTheme="minorHAnsi" w:hAnsiTheme="minorHAnsi" w:cs="Helvetica"/>
          <w:b/>
          <w:i/>
          <w:color w:val="000000"/>
        </w:rPr>
        <w:t>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Both the one who makes people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and those who are made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are of the same family. So Jesus is not ashamed to call them brothers and sisters.</w:t>
      </w:r>
    </w:p>
    <w:p w14:paraId="7149A288" w14:textId="77777777"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He says,</w:t>
      </w:r>
      <w:r w:rsidR="001277EB" w:rsidRPr="0081646C">
        <w:rPr>
          <w:rStyle w:val="text"/>
          <w:rFonts w:asciiTheme="minorHAnsi" w:hAnsiTheme="minorHAnsi" w:cs="Helvetica"/>
          <w:b/>
          <w:i/>
          <w:color w:val="000000"/>
        </w:rPr>
        <w:t xml:space="preserve"> </w:t>
      </w:r>
      <w:r w:rsidRPr="0081646C">
        <w:rPr>
          <w:rStyle w:val="text"/>
          <w:rFonts w:asciiTheme="minorHAnsi" w:hAnsiTheme="minorHAnsi" w:cs="Helvetica"/>
          <w:b/>
          <w:i/>
          <w:color w:val="000000"/>
        </w:rPr>
        <w:t>“I will declare your name to my brothers and sisters;</w:t>
      </w:r>
      <w:r w:rsidRPr="0081646C">
        <w:rPr>
          <w:rStyle w:val="indent-1-breaks"/>
          <w:rFonts w:asciiTheme="minorHAnsi" w:hAnsiTheme="minorHAnsi" w:cs="Courier New"/>
          <w:b/>
          <w:i/>
          <w:color w:val="000000"/>
        </w:rPr>
        <w:t> in</w:t>
      </w:r>
      <w:r w:rsidRPr="0081646C">
        <w:rPr>
          <w:rStyle w:val="text"/>
          <w:rFonts w:asciiTheme="minorHAnsi" w:hAnsiTheme="minorHAnsi" w:cs="Helvetica"/>
          <w:b/>
          <w:i/>
          <w:color w:val="000000"/>
        </w:rPr>
        <w:t xml:space="preserve"> the assembly</w:t>
      </w:r>
    </w:p>
    <w:p w14:paraId="30ED2F66" w14:textId="77777777"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 xml:space="preserve">I will sing your praises.”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And again, “I will put my trust in him.” And again he says,</w:t>
      </w:r>
    </w:p>
    <w:p w14:paraId="1640166D" w14:textId="77777777" w:rsidR="00E706B7" w:rsidRPr="0081646C" w:rsidRDefault="00E706B7" w:rsidP="0081646C">
      <w:pPr>
        <w:pStyle w:val="NormalWeb"/>
        <w:shd w:val="clear" w:color="auto" w:fill="FFFFFF"/>
        <w:spacing w:before="0" w:beforeAutospacing="0" w:after="0" w:afterAutospacing="0" w:line="360" w:lineRule="atLeast"/>
        <w:jc w:val="center"/>
        <w:rPr>
          <w:rFonts w:asciiTheme="minorHAnsi" w:hAnsiTheme="minorHAnsi" w:cs="Helvetica"/>
          <w:b/>
          <w:i/>
          <w:color w:val="000000"/>
        </w:rPr>
      </w:pPr>
      <w:r w:rsidRPr="0081646C">
        <w:rPr>
          <w:rStyle w:val="text"/>
          <w:rFonts w:asciiTheme="minorHAnsi" w:hAnsiTheme="minorHAnsi" w:cs="Helvetica"/>
          <w:b/>
          <w:i/>
          <w:color w:val="000000"/>
        </w:rPr>
        <w:t>“Here am I, and the children God has given me.”</w:t>
      </w:r>
    </w:p>
    <w:p w14:paraId="33A91A2E" w14:textId="77777777" w:rsidR="00E706B7" w:rsidRPr="000924C5" w:rsidRDefault="00E706B7" w:rsidP="00E706B7">
      <w:pPr>
        <w:pStyle w:val="ListParagraph"/>
        <w:rPr>
          <w:bCs/>
          <w:sz w:val="24"/>
          <w:szCs w:val="24"/>
        </w:rPr>
      </w:pPr>
    </w:p>
    <w:p w14:paraId="795E3498" w14:textId="77777777" w:rsidR="00E706B7" w:rsidRPr="000D4455" w:rsidRDefault="00E706B7" w:rsidP="00EF73C9">
      <w:pPr>
        <w:pStyle w:val="ListParagraph"/>
        <w:numPr>
          <w:ilvl w:val="0"/>
          <w:numId w:val="14"/>
        </w:numPr>
        <w:jc w:val="both"/>
        <w:rPr>
          <w:sz w:val="24"/>
          <w:szCs w:val="24"/>
        </w:rPr>
      </w:pPr>
      <w:r w:rsidRPr="000D4455">
        <w:rPr>
          <w:sz w:val="24"/>
          <w:szCs w:val="24"/>
        </w:rPr>
        <w:t xml:space="preserve">Generally speaking, our upbringing will shape the way we treat other people. </w:t>
      </w:r>
      <w:r w:rsidR="0001739B">
        <w:rPr>
          <w:sz w:val="24"/>
          <w:szCs w:val="24"/>
        </w:rPr>
        <w:t xml:space="preserve"> </w:t>
      </w:r>
      <w:r w:rsidRPr="0001739B">
        <w:rPr>
          <w:sz w:val="24"/>
          <w:szCs w:val="24"/>
        </w:rPr>
        <w:t>Were you</w:t>
      </w:r>
      <w:r w:rsidRPr="000D4455">
        <w:rPr>
          <w:sz w:val="24"/>
          <w:szCs w:val="24"/>
        </w:rPr>
        <w:t xml:space="preserve"> raised in a family that brought you up to love all people or one that fostered bigotry? ________________________________________________________________________</w:t>
      </w:r>
    </w:p>
    <w:p w14:paraId="2E149BEA" w14:textId="77777777" w:rsidR="00E706B7" w:rsidRPr="000D4455" w:rsidRDefault="00E706B7" w:rsidP="00EF73C9">
      <w:pPr>
        <w:pStyle w:val="ListParagraph"/>
        <w:numPr>
          <w:ilvl w:val="0"/>
          <w:numId w:val="14"/>
        </w:numPr>
        <w:jc w:val="both"/>
        <w:rPr>
          <w:sz w:val="24"/>
          <w:szCs w:val="24"/>
        </w:rPr>
      </w:pPr>
      <w:r w:rsidRPr="000D4455">
        <w:rPr>
          <w:sz w:val="24"/>
          <w:szCs w:val="24"/>
        </w:rPr>
        <w:t>Be honest, is there a certain people group you tend to look down on or stay away from? _____________________________________________________________</w:t>
      </w:r>
      <w:r w:rsidR="001F2E23">
        <w:rPr>
          <w:sz w:val="24"/>
          <w:szCs w:val="24"/>
        </w:rPr>
        <w:t>__________</w:t>
      </w:r>
      <w:r w:rsidRPr="000D4455">
        <w:rPr>
          <w:sz w:val="24"/>
          <w:szCs w:val="24"/>
        </w:rPr>
        <w:t>_</w:t>
      </w:r>
    </w:p>
    <w:p w14:paraId="67AE1AAD" w14:textId="77777777" w:rsidR="00E706B7" w:rsidRPr="000D4455" w:rsidRDefault="00E706B7" w:rsidP="00EF73C9">
      <w:pPr>
        <w:pStyle w:val="ListParagraph"/>
        <w:numPr>
          <w:ilvl w:val="0"/>
          <w:numId w:val="14"/>
        </w:numPr>
        <w:jc w:val="both"/>
        <w:rPr>
          <w:sz w:val="24"/>
          <w:szCs w:val="24"/>
        </w:rPr>
      </w:pPr>
      <w:r w:rsidRPr="000D4455">
        <w:rPr>
          <w:sz w:val="24"/>
          <w:szCs w:val="24"/>
        </w:rPr>
        <w:t>If so, what is the reason that you feel this way?</w:t>
      </w:r>
      <w:r w:rsidR="001277EB">
        <w:rPr>
          <w:sz w:val="24"/>
          <w:szCs w:val="24"/>
        </w:rPr>
        <w:t xml:space="preserve"> _________________________________</w:t>
      </w:r>
      <w:r w:rsidRPr="000D4455">
        <w:rPr>
          <w:sz w:val="24"/>
          <w:szCs w:val="24"/>
        </w:rPr>
        <w:t xml:space="preserve"> ________________________________________________________________________________________________________________________________________________</w:t>
      </w:r>
    </w:p>
    <w:p w14:paraId="1D42414E" w14:textId="77777777" w:rsidR="00E706B7" w:rsidRPr="000D4455" w:rsidRDefault="00E706B7" w:rsidP="00EF73C9">
      <w:pPr>
        <w:pStyle w:val="ListParagraph"/>
        <w:numPr>
          <w:ilvl w:val="0"/>
          <w:numId w:val="14"/>
        </w:numPr>
        <w:jc w:val="both"/>
        <w:rPr>
          <w:sz w:val="24"/>
          <w:szCs w:val="24"/>
        </w:rPr>
      </w:pPr>
      <w:r w:rsidRPr="000D4455">
        <w:rPr>
          <w:sz w:val="24"/>
          <w:szCs w:val="24"/>
        </w:rPr>
        <w:t>Do you welcome people from other cultures into your home? If so, list them here and how you came about developing these relationships.</w:t>
      </w:r>
      <w:r w:rsidR="00B56BC4">
        <w:rPr>
          <w:sz w:val="24"/>
          <w:szCs w:val="24"/>
        </w:rPr>
        <w:t xml:space="preserve"> ____________________________</w:t>
      </w:r>
      <w:r w:rsidRPr="000D4455">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D01ABD" w14:textId="77777777" w:rsidR="00E706B7" w:rsidRPr="001277EB" w:rsidRDefault="00E706B7" w:rsidP="001277EB">
      <w:pPr>
        <w:spacing w:after="0"/>
        <w:jc w:val="center"/>
        <w:rPr>
          <w:b/>
          <w:sz w:val="24"/>
          <w:szCs w:val="24"/>
        </w:rPr>
      </w:pPr>
      <w:r w:rsidRPr="001277EB">
        <w:rPr>
          <w:b/>
          <w:sz w:val="24"/>
          <w:szCs w:val="24"/>
        </w:rPr>
        <w:t>Galatians 3:26-28 (ESV)</w:t>
      </w:r>
    </w:p>
    <w:p w14:paraId="779E907C" w14:textId="77777777" w:rsidR="00B56BC4" w:rsidRDefault="00E706B7" w:rsidP="00B56BC4">
      <w:pPr>
        <w:spacing w:after="0"/>
        <w:jc w:val="center"/>
        <w:rPr>
          <w:b/>
          <w:i/>
          <w:sz w:val="24"/>
          <w:szCs w:val="24"/>
        </w:rPr>
      </w:pPr>
      <w:r>
        <w:rPr>
          <w:b/>
          <w:i/>
          <w:sz w:val="24"/>
          <w:szCs w:val="24"/>
        </w:rPr>
        <w:t>F</w:t>
      </w:r>
      <w:r w:rsidRPr="0077135F">
        <w:rPr>
          <w:b/>
          <w:i/>
          <w:sz w:val="24"/>
          <w:szCs w:val="24"/>
        </w:rPr>
        <w:t xml:space="preserve">or in Christ Jesus you are all sons of God, through faith. For as many of you as were baptized into Christ have put on Christ. There is neither Jew nor Greek, there is neither slave nor free, there is no male and female, for you are all one in Christ Jesus. And if you are Christ’s, </w:t>
      </w:r>
    </w:p>
    <w:p w14:paraId="1919DE5C" w14:textId="77777777" w:rsidR="00E706B7" w:rsidRDefault="00E706B7" w:rsidP="00B56BC4">
      <w:pPr>
        <w:jc w:val="center"/>
        <w:rPr>
          <w:b/>
          <w:i/>
          <w:sz w:val="24"/>
          <w:szCs w:val="24"/>
        </w:rPr>
      </w:pPr>
      <w:r w:rsidRPr="0077135F">
        <w:rPr>
          <w:b/>
          <w:i/>
          <w:sz w:val="24"/>
          <w:szCs w:val="24"/>
        </w:rPr>
        <w:t>then you are Abraham’s offspring, heirs according to promise.</w:t>
      </w:r>
    </w:p>
    <w:p w14:paraId="107425E6" w14:textId="77777777" w:rsidR="00E706B7" w:rsidRPr="00BD06C2" w:rsidRDefault="00E706B7" w:rsidP="00E706B7">
      <w:pPr>
        <w:jc w:val="center"/>
        <w:rPr>
          <w:rFonts w:asciiTheme="minorHAnsi" w:hAnsiTheme="minorHAnsi"/>
          <w:b/>
          <w:bCs/>
          <w:sz w:val="28"/>
          <w:szCs w:val="28"/>
        </w:rPr>
      </w:pPr>
      <w:r>
        <w:rPr>
          <w:rFonts w:asciiTheme="minorHAnsi" w:hAnsiTheme="minorHAnsi"/>
          <w:b/>
          <w:bCs/>
          <w:sz w:val="28"/>
          <w:szCs w:val="28"/>
        </w:rPr>
        <w:t xml:space="preserve">He Gave Gifts </w:t>
      </w:r>
      <w:r w:rsidR="00E522E9">
        <w:rPr>
          <w:rFonts w:asciiTheme="minorHAnsi" w:hAnsiTheme="minorHAnsi"/>
          <w:b/>
          <w:bCs/>
          <w:sz w:val="28"/>
          <w:szCs w:val="28"/>
        </w:rPr>
        <w:t>t</w:t>
      </w:r>
      <w:r>
        <w:rPr>
          <w:rFonts w:asciiTheme="minorHAnsi" w:hAnsiTheme="minorHAnsi"/>
          <w:b/>
          <w:bCs/>
          <w:sz w:val="28"/>
          <w:szCs w:val="28"/>
        </w:rPr>
        <w:t>o His</w:t>
      </w:r>
      <w:r w:rsidRPr="00BD06C2">
        <w:rPr>
          <w:rFonts w:asciiTheme="minorHAnsi" w:hAnsiTheme="minorHAnsi"/>
          <w:b/>
          <w:bCs/>
          <w:sz w:val="28"/>
          <w:szCs w:val="28"/>
        </w:rPr>
        <w:t xml:space="preserve"> Family</w:t>
      </w:r>
    </w:p>
    <w:p w14:paraId="52DE9E0D" w14:textId="77777777" w:rsidR="00E706B7" w:rsidRPr="001277EB" w:rsidRDefault="00E706B7" w:rsidP="001277EB">
      <w:pPr>
        <w:pStyle w:val="ListParagraph"/>
        <w:spacing w:after="0"/>
        <w:ind w:left="0"/>
        <w:jc w:val="center"/>
        <w:rPr>
          <w:b/>
          <w:sz w:val="24"/>
          <w:szCs w:val="24"/>
        </w:rPr>
      </w:pPr>
      <w:r w:rsidRPr="001277EB">
        <w:rPr>
          <w:b/>
          <w:bCs/>
          <w:iCs/>
          <w:sz w:val="24"/>
          <w:szCs w:val="24"/>
        </w:rPr>
        <w:t>Ephesians 4:1-16 (ESV)</w:t>
      </w:r>
    </w:p>
    <w:p w14:paraId="41624D16"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I therefore, a prisoner for the Lord, urge you to walk in a manner worthy of the calling </w:t>
      </w:r>
    </w:p>
    <w:p w14:paraId="73342233"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which you have been called, with all humility and gentleness, with patience, bearing </w:t>
      </w:r>
    </w:p>
    <w:p w14:paraId="3210FD3B"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with one another in love, eager to maintain the unity of the Spirit in the bond of peace. </w:t>
      </w:r>
    </w:p>
    <w:p w14:paraId="50CFA044"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There is one body and one Spirit—just as you were called to the one hope that belongs </w:t>
      </w:r>
    </w:p>
    <w:p w14:paraId="484436C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your call—one Lord, one faith, one baptism, one God and Father of all, who is over all </w:t>
      </w:r>
    </w:p>
    <w:p w14:paraId="7BF57316"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through all and in all. But grace was given to each one of us according to the measure </w:t>
      </w:r>
    </w:p>
    <w:p w14:paraId="124CFF3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Christ’s gift. Therefore, it says,</w:t>
      </w:r>
      <w:r>
        <w:rPr>
          <w:rFonts w:asciiTheme="minorHAnsi" w:eastAsiaTheme="minorEastAsia" w:hAnsiTheme="minorHAnsi" w:cstheme="minorBidi"/>
          <w:b/>
          <w:bCs/>
          <w:i/>
          <w:iCs/>
        </w:rPr>
        <w:t xml:space="preserve"> </w:t>
      </w:r>
      <w:r w:rsidRPr="5897EC05">
        <w:rPr>
          <w:rStyle w:val="ln-group"/>
          <w:rFonts w:asciiTheme="minorHAnsi" w:eastAsiaTheme="minorEastAsia" w:hAnsiTheme="minorHAnsi" w:cstheme="minorBidi"/>
          <w:b/>
          <w:bCs/>
          <w:i/>
          <w:iCs/>
        </w:rPr>
        <w:t>“When he ascended on high he led a host of captives,</w:t>
      </w:r>
      <w:r>
        <w:br/>
      </w:r>
      <w:r w:rsidRPr="5897EC05">
        <w:rPr>
          <w:rStyle w:val="indent"/>
          <w:rFonts w:asciiTheme="minorHAnsi" w:eastAsiaTheme="minorEastAsia" w:hAnsiTheme="minorHAnsi" w:cstheme="minorBidi"/>
          <w:b/>
          <w:bCs/>
          <w:i/>
          <w:iCs/>
        </w:rPr>
        <w:t>and he gave gifts to men.</w:t>
      </w:r>
      <w:r w:rsidR="001277EB">
        <w:rPr>
          <w:rStyle w:val="indent"/>
          <w:rFonts w:asciiTheme="minorHAnsi" w:eastAsiaTheme="minorEastAsia" w:hAnsiTheme="minorHAnsi" w:cstheme="minorBidi"/>
          <w:b/>
          <w:bCs/>
          <w:i/>
          <w:iCs/>
        </w:rPr>
        <w:t xml:space="preserve">  </w:t>
      </w:r>
      <w:r w:rsidRPr="5897EC05">
        <w:rPr>
          <w:rFonts w:asciiTheme="minorHAnsi" w:eastAsiaTheme="minorEastAsia" w:hAnsiTheme="minorHAnsi" w:cstheme="minorBidi"/>
          <w:b/>
          <w:bCs/>
          <w:i/>
          <w:iCs/>
        </w:rPr>
        <w:t>(In saying, “He ascended,” what does it mean but that he had also descended into the lower regions, the earth? He who descended is the one who also ascended far above all the heavens, that he might fill all things.) And he gave the apostles,</w:t>
      </w:r>
    </w:p>
    <w:p w14:paraId="2EE6B95E"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the prophets, the evangelists, the shepherds and teachers, to equip the saints for the work </w:t>
      </w:r>
    </w:p>
    <w:p w14:paraId="64621853"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ministry, for building up the body of Christ, until we all attain to the unity of the faith </w:t>
      </w:r>
    </w:p>
    <w:p w14:paraId="224C057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of the knowledge of the Son of God, to mature manhood, to the measure of the stature </w:t>
      </w:r>
    </w:p>
    <w:p w14:paraId="597978FF"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the fullness of Christ, so that we may no longer be children, tossed to and fro by the waves and carried about by every wind of doctrine, by human cunning, by craftiness in deceitful schemes. Rather, speaking the truth in love, we are to grow up in every way into him </w:t>
      </w:r>
    </w:p>
    <w:p w14:paraId="2423AA47"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who is the head, into Christ, from whom the whole body, joined and held together</w:t>
      </w:r>
    </w:p>
    <w:p w14:paraId="07481EE4"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by every joint with which it is equipped, when each part is working properly, </w:t>
      </w:r>
    </w:p>
    <w:p w14:paraId="74D5D409" w14:textId="77777777"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makes the body grow so that it builds itself up in love.</w:t>
      </w:r>
    </w:p>
    <w:p w14:paraId="4A345AD9" w14:textId="77777777" w:rsidR="001277EB" w:rsidRPr="001277EB" w:rsidRDefault="001277EB" w:rsidP="001277EB">
      <w:pPr>
        <w:pStyle w:val="regular"/>
        <w:spacing w:before="0" w:beforeAutospacing="0" w:after="0" w:afterAutospacing="0"/>
        <w:jc w:val="center"/>
        <w:rPr>
          <w:rFonts w:asciiTheme="minorHAnsi" w:hAnsiTheme="minorHAnsi" w:cstheme="minorHAnsi"/>
          <w:b/>
          <w:i/>
        </w:rPr>
      </w:pPr>
    </w:p>
    <w:p w14:paraId="558E2127" w14:textId="77777777" w:rsidR="00E706B7" w:rsidRDefault="00E706B7" w:rsidP="00E706B7">
      <w:pPr>
        <w:pStyle w:val="ListParagraph"/>
        <w:ind w:left="0" w:firstLine="720"/>
        <w:jc w:val="both"/>
        <w:rPr>
          <w:sz w:val="24"/>
          <w:szCs w:val="24"/>
        </w:rPr>
      </w:pPr>
      <w:r>
        <w:rPr>
          <w:sz w:val="24"/>
          <w:szCs w:val="24"/>
        </w:rPr>
        <w:t xml:space="preserve">Finally, in this last section, we have come to a turning point in the book of Ephesians. The first three chapters primarily addressed doctrine, but the last three are all about how to apply these truths to our everyday lives. So, thus far in this lesson we have learned that we are part of one big global family.  This family is sometimes called the body, the bride of Christ, or the church, but whatever name you choose, the important thing is that we understand we are </w:t>
      </w:r>
      <w:r w:rsidRPr="006A1A7A">
        <w:rPr>
          <w:i/>
          <w:sz w:val="24"/>
          <w:szCs w:val="24"/>
        </w:rPr>
        <w:t>one</w:t>
      </w:r>
      <w:r>
        <w:rPr>
          <w:sz w:val="24"/>
          <w:szCs w:val="24"/>
        </w:rPr>
        <w:t xml:space="preserve"> in Christ. </w:t>
      </w:r>
    </w:p>
    <w:p w14:paraId="489ACBB4" w14:textId="77777777" w:rsidR="00E706B7" w:rsidRDefault="00E706B7" w:rsidP="00E706B7">
      <w:pPr>
        <w:pStyle w:val="ListParagraph"/>
        <w:ind w:left="0" w:firstLine="720"/>
        <w:jc w:val="both"/>
        <w:rPr>
          <w:sz w:val="24"/>
          <w:szCs w:val="24"/>
        </w:rPr>
      </w:pPr>
    </w:p>
    <w:p w14:paraId="75859FDD" w14:textId="77777777" w:rsidR="00E706B7" w:rsidRDefault="00E706B7" w:rsidP="00E706B7">
      <w:pPr>
        <w:pStyle w:val="ListParagraph"/>
        <w:ind w:left="0" w:firstLine="720"/>
        <w:jc w:val="both"/>
        <w:rPr>
          <w:sz w:val="24"/>
          <w:szCs w:val="24"/>
        </w:rPr>
      </w:pPr>
      <w:r>
        <w:rPr>
          <w:sz w:val="24"/>
          <w:szCs w:val="24"/>
        </w:rPr>
        <w:t>But the real issue at hand is this: we cannot overestimate the importance of being part of the church. In order to participate in the body, we must be part of a local community of believers. For within these communities there is to be an orderly administration of authority, accountability and submission to one another.  This is evident by numerous passages s</w:t>
      </w:r>
      <w:r w:rsidR="00E522E9">
        <w:rPr>
          <w:sz w:val="24"/>
          <w:szCs w:val="24"/>
        </w:rPr>
        <w:t>uch as the entire book of Titus;</w:t>
      </w:r>
      <w:r>
        <w:rPr>
          <w:sz w:val="24"/>
          <w:szCs w:val="24"/>
        </w:rPr>
        <w:t xml:space="preserve"> Ephesians 5:18-21 and 1 Timothy chapters two and three, just to name a few. Otherwise there is no communion of the Spirit or accountability to the rest of the body of Christ.</w:t>
      </w:r>
      <w:r w:rsidRPr="001734E3">
        <w:rPr>
          <w:sz w:val="24"/>
          <w:szCs w:val="24"/>
        </w:rPr>
        <w:t xml:space="preserve"> </w:t>
      </w:r>
    </w:p>
    <w:p w14:paraId="2252DB92" w14:textId="77777777" w:rsidR="0055778B" w:rsidRDefault="0055778B" w:rsidP="00E706B7">
      <w:pPr>
        <w:pStyle w:val="ListParagraph"/>
        <w:ind w:left="0" w:firstLine="720"/>
        <w:jc w:val="both"/>
        <w:rPr>
          <w:sz w:val="24"/>
          <w:szCs w:val="24"/>
        </w:rPr>
      </w:pPr>
    </w:p>
    <w:p w14:paraId="5FBE344C" w14:textId="77777777" w:rsidR="00E706B7" w:rsidRPr="003A528F" w:rsidRDefault="00E706B7" w:rsidP="003A528F">
      <w:pPr>
        <w:spacing w:after="0"/>
        <w:jc w:val="center"/>
        <w:rPr>
          <w:b/>
          <w:sz w:val="24"/>
          <w:szCs w:val="24"/>
        </w:rPr>
      </w:pPr>
      <w:r w:rsidRPr="003A528F">
        <w:rPr>
          <w:b/>
          <w:sz w:val="24"/>
          <w:szCs w:val="24"/>
        </w:rPr>
        <w:t>Romans 12:4-9 (HCSB)</w:t>
      </w:r>
    </w:p>
    <w:p w14:paraId="1EE933A9" w14:textId="77777777" w:rsidR="001277EB" w:rsidRDefault="00E706B7" w:rsidP="001277EB">
      <w:pPr>
        <w:spacing w:after="0"/>
        <w:jc w:val="center"/>
        <w:rPr>
          <w:b/>
          <w:i/>
          <w:sz w:val="24"/>
          <w:szCs w:val="24"/>
        </w:rPr>
      </w:pPr>
      <w:r w:rsidRPr="0081378B">
        <w:rPr>
          <w:b/>
          <w:i/>
          <w:sz w:val="24"/>
          <w:szCs w:val="24"/>
        </w:rPr>
        <w:t>Now as we have many parts in one body, and all the parts do not have the same function.</w:t>
      </w:r>
    </w:p>
    <w:p w14:paraId="736F8B05" w14:textId="77777777" w:rsidR="001277EB" w:rsidRDefault="00E706B7" w:rsidP="001277EB">
      <w:pPr>
        <w:spacing w:after="0"/>
        <w:jc w:val="center"/>
        <w:rPr>
          <w:b/>
          <w:i/>
          <w:sz w:val="24"/>
          <w:szCs w:val="24"/>
        </w:rPr>
      </w:pPr>
      <w:r w:rsidRPr="0081378B">
        <w:rPr>
          <w:b/>
          <w:i/>
          <w:sz w:val="24"/>
          <w:szCs w:val="24"/>
        </w:rPr>
        <w:t xml:space="preserve"> In the same way we who are many are one body of Christ and individually members</w:t>
      </w:r>
    </w:p>
    <w:p w14:paraId="19353A9A" w14:textId="77777777" w:rsidR="001277EB" w:rsidRDefault="00E706B7" w:rsidP="001277EB">
      <w:pPr>
        <w:spacing w:after="0"/>
        <w:jc w:val="center"/>
        <w:rPr>
          <w:b/>
          <w:i/>
          <w:sz w:val="24"/>
          <w:szCs w:val="24"/>
        </w:rPr>
      </w:pPr>
      <w:r w:rsidRPr="0081378B">
        <w:rPr>
          <w:b/>
          <w:i/>
          <w:sz w:val="24"/>
          <w:szCs w:val="24"/>
        </w:rPr>
        <w:t xml:space="preserve"> of one another. According to the grace given to us, we have different gifts: If prophecy,</w:t>
      </w:r>
    </w:p>
    <w:p w14:paraId="2A15DC1F" w14:textId="77777777" w:rsidR="001277EB" w:rsidRDefault="00E706B7" w:rsidP="001277EB">
      <w:pPr>
        <w:spacing w:after="0"/>
        <w:jc w:val="center"/>
        <w:rPr>
          <w:b/>
          <w:i/>
          <w:sz w:val="24"/>
          <w:szCs w:val="24"/>
        </w:rPr>
      </w:pPr>
      <w:r w:rsidRPr="0081378B">
        <w:rPr>
          <w:b/>
          <w:i/>
          <w:sz w:val="24"/>
          <w:szCs w:val="24"/>
        </w:rPr>
        <w:t xml:space="preserve"> use it according to the standard of faith; if service, in service; if teaching, in teaching;</w:t>
      </w:r>
    </w:p>
    <w:p w14:paraId="23AA5141" w14:textId="77777777" w:rsidR="001277EB" w:rsidRDefault="00E706B7" w:rsidP="001277EB">
      <w:pPr>
        <w:spacing w:after="0"/>
        <w:jc w:val="center"/>
        <w:rPr>
          <w:b/>
          <w:i/>
          <w:sz w:val="24"/>
          <w:szCs w:val="24"/>
        </w:rPr>
      </w:pPr>
      <w:r w:rsidRPr="0081378B">
        <w:rPr>
          <w:b/>
          <w:i/>
          <w:sz w:val="24"/>
          <w:szCs w:val="24"/>
        </w:rPr>
        <w:t xml:space="preserve"> if exhorting, in exhortation; giving, with generosity; leading, with diligence;</w:t>
      </w:r>
    </w:p>
    <w:p w14:paraId="57FBE2BC" w14:textId="77777777" w:rsidR="00E706B7" w:rsidRDefault="00E706B7" w:rsidP="00E706B7">
      <w:pPr>
        <w:jc w:val="center"/>
        <w:rPr>
          <w:b/>
          <w:i/>
          <w:sz w:val="24"/>
          <w:szCs w:val="24"/>
        </w:rPr>
      </w:pPr>
      <w:r w:rsidRPr="0081378B">
        <w:rPr>
          <w:b/>
          <w:i/>
          <w:sz w:val="24"/>
          <w:szCs w:val="24"/>
        </w:rPr>
        <w:t xml:space="preserve"> showing mercy, with cheerfulness.</w:t>
      </w:r>
    </w:p>
    <w:p w14:paraId="75362202" w14:textId="77777777" w:rsidR="00E706B7" w:rsidRDefault="00E706B7" w:rsidP="00E706B7">
      <w:pPr>
        <w:ind w:firstLine="720"/>
        <w:jc w:val="both"/>
        <w:rPr>
          <w:sz w:val="24"/>
          <w:szCs w:val="24"/>
        </w:rPr>
      </w:pPr>
      <w:r>
        <w:rPr>
          <w:sz w:val="24"/>
          <w:szCs w:val="24"/>
        </w:rPr>
        <w:t>In Robert Colman’s book</w:t>
      </w:r>
      <w:r w:rsidRPr="5897EC05">
        <w:rPr>
          <w:sz w:val="24"/>
          <w:szCs w:val="24"/>
        </w:rPr>
        <w:t xml:space="preserve"> </w:t>
      </w:r>
      <w:r w:rsidRPr="00114048">
        <w:rPr>
          <w:sz w:val="24"/>
          <w:szCs w:val="24"/>
          <w:u w:val="single"/>
        </w:rPr>
        <w:t>The Masters Plan of</w:t>
      </w:r>
      <w:r w:rsidRPr="5897EC05">
        <w:rPr>
          <w:sz w:val="24"/>
          <w:szCs w:val="24"/>
        </w:rPr>
        <w:t xml:space="preserve"> </w:t>
      </w:r>
      <w:r w:rsidRPr="00114048">
        <w:rPr>
          <w:sz w:val="24"/>
          <w:szCs w:val="24"/>
          <w:u w:val="single"/>
        </w:rPr>
        <w:t>Evangelism</w:t>
      </w:r>
      <w:r>
        <w:rPr>
          <w:sz w:val="24"/>
          <w:szCs w:val="24"/>
          <w:u w:val="single"/>
        </w:rPr>
        <w:t>,</w:t>
      </w:r>
      <w:r w:rsidRPr="5897EC05">
        <w:rPr>
          <w:sz w:val="24"/>
          <w:szCs w:val="24"/>
        </w:rPr>
        <w:t xml:space="preserve"> he speaks of the wisdom of God in putting us </w:t>
      </w:r>
      <w:r>
        <w:rPr>
          <w:sz w:val="24"/>
          <w:szCs w:val="24"/>
        </w:rPr>
        <w:t xml:space="preserve">together as the </w:t>
      </w:r>
      <w:r w:rsidR="00E522E9">
        <w:rPr>
          <w:sz w:val="24"/>
          <w:szCs w:val="24"/>
        </w:rPr>
        <w:t>c</w:t>
      </w:r>
      <w:r>
        <w:rPr>
          <w:sz w:val="24"/>
          <w:szCs w:val="24"/>
        </w:rPr>
        <w:t>hurch. He says:</w:t>
      </w:r>
    </w:p>
    <w:p w14:paraId="38C38D28" w14:textId="77777777" w:rsidR="00E706B7" w:rsidRDefault="00E706B7" w:rsidP="00E706B7">
      <w:pPr>
        <w:ind w:left="720" w:right="720"/>
        <w:jc w:val="both"/>
        <w:rPr>
          <w:sz w:val="24"/>
          <w:szCs w:val="24"/>
        </w:rPr>
      </w:pPr>
      <w:r w:rsidRPr="5897EC05">
        <w:rPr>
          <w:sz w:val="24"/>
          <w:szCs w:val="24"/>
        </w:rPr>
        <w:t>Really the whole problem of giving personal care to every believer is only resolved in a thorough understanding of the nature and mission of the church. It is important here to observe that the emergence of the church principle around Jesus, whereby one believer was brought into fellowship with all others, was the practice in a larger dimension of the same thing that he was doing with the Twelve. Actually</w:t>
      </w:r>
      <w:r w:rsidR="00E50C66">
        <w:rPr>
          <w:sz w:val="24"/>
          <w:szCs w:val="24"/>
        </w:rPr>
        <w:t xml:space="preserve">, </w:t>
      </w:r>
      <w:r w:rsidRPr="5897EC05">
        <w:rPr>
          <w:sz w:val="24"/>
          <w:szCs w:val="24"/>
        </w:rPr>
        <w:t xml:space="preserve"> it was the church that was the means of following up with all those who followed him. That is, the group of believers became the body of Christ, and as such ministered to each other individually and collectively. Every member of the community </w:t>
      </w:r>
      <w:r w:rsidRPr="00B56BC4">
        <w:rPr>
          <w:sz w:val="24"/>
          <w:szCs w:val="24"/>
        </w:rPr>
        <w:t>had</w:t>
      </w:r>
      <w:r w:rsidRPr="5897EC05">
        <w:rPr>
          <w:sz w:val="24"/>
          <w:szCs w:val="24"/>
        </w:rPr>
        <w:t xml:space="preserve"> a part to fulfill in this ministry. But this they could only do as they themselves were trained and inspired. As long as Jesus was with them in the flesh, he was the Leader, but thereafter, it was necessary for those in the church to assume this leadership. Again this meant that Jesus had to train them to do it, which involved his own constant personal ass</w:t>
      </w:r>
      <w:r>
        <w:rPr>
          <w:sz w:val="24"/>
          <w:szCs w:val="24"/>
        </w:rPr>
        <w:t>ociation with a few chosen men.</w:t>
      </w:r>
    </w:p>
    <w:p w14:paraId="410AF6B2" w14:textId="77777777" w:rsidR="00E706B7" w:rsidRPr="00966B75" w:rsidRDefault="00E706B7" w:rsidP="00E706B7">
      <w:pPr>
        <w:jc w:val="center"/>
        <w:rPr>
          <w:b/>
          <w:sz w:val="28"/>
          <w:szCs w:val="28"/>
        </w:rPr>
      </w:pPr>
      <w:r w:rsidRPr="00966B75">
        <w:rPr>
          <w:b/>
          <w:sz w:val="28"/>
          <w:szCs w:val="28"/>
        </w:rPr>
        <w:t>Speaking Gifts and Serving Gifts</w:t>
      </w:r>
    </w:p>
    <w:p w14:paraId="5CA6E939" w14:textId="77777777" w:rsidR="00E706B7" w:rsidRPr="003A528F" w:rsidRDefault="00E706B7" w:rsidP="003A528F">
      <w:pPr>
        <w:spacing w:after="0"/>
        <w:jc w:val="center"/>
        <w:rPr>
          <w:b/>
          <w:sz w:val="24"/>
          <w:szCs w:val="24"/>
        </w:rPr>
      </w:pPr>
      <w:r w:rsidRPr="003A528F">
        <w:rPr>
          <w:b/>
          <w:sz w:val="24"/>
          <w:szCs w:val="24"/>
        </w:rPr>
        <w:t>1 Corinthians 12:4-14 (HCSB)</w:t>
      </w:r>
    </w:p>
    <w:p w14:paraId="0A4E1264" w14:textId="77777777" w:rsidR="001277EB" w:rsidRDefault="00E706B7" w:rsidP="001277EB">
      <w:pPr>
        <w:spacing w:after="0"/>
        <w:jc w:val="center"/>
        <w:rPr>
          <w:b/>
          <w:i/>
          <w:sz w:val="24"/>
          <w:szCs w:val="24"/>
        </w:rPr>
      </w:pPr>
      <w:r w:rsidRPr="00DB122E">
        <w:rPr>
          <w:b/>
          <w:i/>
          <w:sz w:val="24"/>
          <w:szCs w:val="24"/>
        </w:rPr>
        <w:t xml:space="preserve">Now there are different gifts, but the same Spirit. There are different ministries, but the same LORD. And there are different activities, but the same God is active IN EVERYONE and EVERYTHING. A manifestation of the Spirit is given to each person to produce what is beneficial: to one is given a message of wisdom through the Spirit, to another, a message </w:t>
      </w:r>
    </w:p>
    <w:p w14:paraId="70244245" w14:textId="77777777" w:rsidR="001277EB" w:rsidRDefault="00E706B7" w:rsidP="001277EB">
      <w:pPr>
        <w:spacing w:after="0"/>
        <w:jc w:val="center"/>
        <w:rPr>
          <w:b/>
          <w:i/>
          <w:sz w:val="24"/>
          <w:szCs w:val="24"/>
        </w:rPr>
      </w:pPr>
      <w:r w:rsidRPr="00DB122E">
        <w:rPr>
          <w:b/>
          <w:i/>
          <w:sz w:val="24"/>
          <w:szCs w:val="24"/>
        </w:rPr>
        <w:t xml:space="preserve">of knowledge by the Spirit, to another, faith by the same Spirit, to another, prophecy, </w:t>
      </w:r>
    </w:p>
    <w:p w14:paraId="3A0F36E5" w14:textId="77777777" w:rsidR="001277EB" w:rsidRDefault="00E706B7" w:rsidP="001277EB">
      <w:pPr>
        <w:spacing w:after="0"/>
        <w:jc w:val="center"/>
        <w:rPr>
          <w:b/>
          <w:i/>
          <w:sz w:val="24"/>
          <w:szCs w:val="24"/>
        </w:rPr>
      </w:pPr>
      <w:r w:rsidRPr="00DB122E">
        <w:rPr>
          <w:b/>
          <w:i/>
          <w:sz w:val="24"/>
          <w:szCs w:val="24"/>
        </w:rPr>
        <w:t>to another, distinguishing between the spirits, to another different kinds of languages,</w:t>
      </w:r>
    </w:p>
    <w:p w14:paraId="74B9C355" w14:textId="77777777" w:rsidR="001277EB" w:rsidRDefault="00E706B7" w:rsidP="001277EB">
      <w:pPr>
        <w:spacing w:after="0"/>
        <w:jc w:val="center"/>
        <w:rPr>
          <w:rStyle w:val="text"/>
          <w:rFonts w:asciiTheme="minorHAnsi" w:hAnsiTheme="minorHAnsi"/>
          <w:b/>
          <w:i/>
          <w:color w:val="000000"/>
          <w:sz w:val="24"/>
          <w:szCs w:val="24"/>
        </w:rPr>
      </w:pPr>
      <w:r w:rsidRPr="00DB122E">
        <w:rPr>
          <w:b/>
          <w:i/>
          <w:sz w:val="24"/>
          <w:szCs w:val="24"/>
        </w:rPr>
        <w:t xml:space="preserve"> </w:t>
      </w:r>
      <w:r w:rsidRPr="00B56BC4">
        <w:rPr>
          <w:b/>
          <w:i/>
          <w:sz w:val="24"/>
          <w:szCs w:val="24"/>
        </w:rPr>
        <w:t xml:space="preserve">to another, interpretation of languages. </w:t>
      </w:r>
      <w:r w:rsidRPr="00B56BC4">
        <w:rPr>
          <w:rStyle w:val="text"/>
          <w:rFonts w:asciiTheme="minorHAnsi" w:hAnsiTheme="minorHAnsi" w:cs="Arial"/>
          <w:b/>
          <w:i/>
          <w:color w:val="000000"/>
          <w:sz w:val="24"/>
          <w:szCs w:val="24"/>
        </w:rPr>
        <w:t>But one and the same Spirit is active in all these, distributing to each one as He will.</w:t>
      </w:r>
      <w:r w:rsidRPr="00B56BC4">
        <w:rPr>
          <w:rStyle w:val="text"/>
          <w:rFonts w:asciiTheme="minorHAnsi" w:hAnsiTheme="minorHAnsi" w:cs="Arial"/>
          <w:b/>
          <w:i/>
          <w:color w:val="000000"/>
          <w:sz w:val="24"/>
          <w:szCs w:val="24"/>
          <w:vertAlign w:val="superscript"/>
        </w:rPr>
        <w:t xml:space="preserve"> </w:t>
      </w:r>
      <w:r w:rsidRPr="00B56BC4">
        <w:rPr>
          <w:rStyle w:val="text"/>
          <w:rFonts w:asciiTheme="minorHAnsi" w:hAnsiTheme="minorHAnsi" w:cs="Arial"/>
          <w:b/>
          <w:i/>
          <w:color w:val="000000"/>
          <w:sz w:val="24"/>
          <w:szCs w:val="24"/>
        </w:rPr>
        <w:t xml:space="preserve">For as the </w:t>
      </w:r>
      <w:r w:rsidRPr="00B56BC4">
        <w:rPr>
          <w:rStyle w:val="text"/>
          <w:rFonts w:asciiTheme="minorHAnsi" w:hAnsiTheme="minorHAnsi"/>
          <w:b/>
          <w:i/>
          <w:color w:val="000000"/>
          <w:sz w:val="24"/>
          <w:szCs w:val="24"/>
        </w:rPr>
        <w:t>body is one and has many parts, and all</w:t>
      </w:r>
      <w:r w:rsidRPr="007C0D32">
        <w:rPr>
          <w:rStyle w:val="text"/>
          <w:rFonts w:asciiTheme="minorHAnsi" w:hAnsiTheme="minorHAnsi"/>
          <w:b/>
          <w:i/>
          <w:color w:val="000000"/>
          <w:sz w:val="24"/>
          <w:szCs w:val="24"/>
        </w:rPr>
        <w:t xml:space="preserve"> </w:t>
      </w:r>
    </w:p>
    <w:p w14:paraId="15879369" w14:textId="77777777" w:rsidR="001277EB" w:rsidRDefault="00E706B7" w:rsidP="001277EB">
      <w:pPr>
        <w:spacing w:after="0"/>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the parts of that body,</w:t>
      </w:r>
      <w:r w:rsidRPr="007C0D32">
        <w:rPr>
          <w:rStyle w:val="apple-converted-space"/>
          <w:rFonts w:asciiTheme="minorHAnsi" w:hAnsiTheme="minorHAnsi"/>
          <w:b/>
          <w:i/>
          <w:color w:val="000000"/>
          <w:sz w:val="24"/>
          <w:szCs w:val="24"/>
        </w:rPr>
        <w:t xml:space="preserve"> though many, are one body -- </w:t>
      </w:r>
      <w:r w:rsidRPr="007C0D32">
        <w:rPr>
          <w:rStyle w:val="text"/>
          <w:rFonts w:asciiTheme="minorHAnsi" w:hAnsiTheme="minorHAnsi"/>
          <w:b/>
          <w:i/>
          <w:color w:val="000000"/>
          <w:sz w:val="24"/>
          <w:szCs w:val="24"/>
        </w:rPr>
        <w:t>so also is Christ.</w:t>
      </w:r>
      <w:r w:rsidRPr="007C0D32">
        <w:rPr>
          <w:rStyle w:val="apple-converted-space"/>
          <w:rFonts w:asciiTheme="minorHAnsi" w:hAnsiTheme="minorHAnsi"/>
          <w:b/>
          <w:i/>
          <w:color w:val="000000"/>
          <w:sz w:val="24"/>
          <w:szCs w:val="24"/>
        </w:rPr>
        <w:t> </w:t>
      </w:r>
      <w:r w:rsidRPr="007C0D32">
        <w:rPr>
          <w:rStyle w:val="text"/>
          <w:rFonts w:asciiTheme="minorHAnsi" w:hAnsiTheme="minorHAnsi" w:cs="Arial"/>
          <w:b/>
          <w:i/>
          <w:color w:val="000000"/>
          <w:sz w:val="24"/>
          <w:szCs w:val="24"/>
          <w:vertAlign w:val="superscript"/>
        </w:rPr>
        <w:t> </w:t>
      </w:r>
      <w:r w:rsidRPr="007C0D32">
        <w:rPr>
          <w:rStyle w:val="text"/>
          <w:rFonts w:asciiTheme="minorHAnsi" w:hAnsiTheme="minorHAnsi"/>
          <w:b/>
          <w:i/>
          <w:color w:val="000000"/>
          <w:sz w:val="24"/>
          <w:szCs w:val="24"/>
        </w:rPr>
        <w:t>For we are all baptized</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by</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one Spirit</w:t>
      </w:r>
      <w:r w:rsidRPr="007C0D32">
        <w:rPr>
          <w:rStyle w:val="apple-converted-space"/>
          <w:rFonts w:asciiTheme="minorHAnsi" w:hAnsiTheme="minorHAnsi"/>
          <w:b/>
          <w:i/>
          <w:color w:val="000000"/>
          <w:sz w:val="24"/>
          <w:szCs w:val="24"/>
        </w:rPr>
        <w:t> into</w:t>
      </w:r>
      <w:r w:rsidRPr="007C0D32">
        <w:rPr>
          <w:rStyle w:val="text"/>
          <w:rFonts w:asciiTheme="minorHAnsi" w:hAnsiTheme="minorHAnsi"/>
          <w:b/>
          <w:i/>
          <w:color w:val="000000"/>
          <w:sz w:val="24"/>
          <w:szCs w:val="24"/>
        </w:rPr>
        <w:t xml:space="preserve"> one body—whether Jews or Greeks, weather slave or free—</w:t>
      </w:r>
    </w:p>
    <w:p w14:paraId="0D2EDC9E" w14:textId="77777777" w:rsidR="00E706B7" w:rsidRPr="007C0D32" w:rsidRDefault="00E706B7" w:rsidP="00E706B7">
      <w:pPr>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and we are all made to drink of one Spirit.</w:t>
      </w:r>
      <w:r w:rsidRPr="007C0D32">
        <w:rPr>
          <w:rStyle w:val="apple-converted-space"/>
          <w:rFonts w:asciiTheme="minorHAnsi" w:hAnsiTheme="minorHAnsi"/>
          <w:b/>
          <w:i/>
          <w:color w:val="000000"/>
          <w:sz w:val="24"/>
          <w:szCs w:val="24"/>
        </w:rPr>
        <w:t> S</w:t>
      </w:r>
      <w:r w:rsidRPr="007C0D32">
        <w:rPr>
          <w:rStyle w:val="text"/>
          <w:rFonts w:asciiTheme="minorHAnsi" w:hAnsiTheme="minorHAnsi"/>
          <w:b/>
          <w:i/>
          <w:color w:val="000000"/>
          <w:sz w:val="24"/>
          <w:szCs w:val="24"/>
        </w:rPr>
        <w:t>o the body is not one part but many.</w:t>
      </w:r>
    </w:p>
    <w:p w14:paraId="59D25916" w14:textId="77777777" w:rsidR="00E706B7" w:rsidRDefault="00E706B7" w:rsidP="00E706B7">
      <w:pPr>
        <w:ind w:firstLine="720"/>
        <w:jc w:val="both"/>
        <w:rPr>
          <w:rFonts w:asciiTheme="minorHAnsi" w:eastAsiaTheme="minorEastAsia" w:hAnsiTheme="minorHAnsi" w:cstheme="minorBidi"/>
          <w:sz w:val="24"/>
          <w:szCs w:val="24"/>
        </w:rPr>
      </w:pPr>
      <w:r w:rsidRPr="00B56BC4">
        <w:rPr>
          <w:rFonts w:asciiTheme="minorHAnsi" w:eastAsiaTheme="minorEastAsia" w:hAnsiTheme="minorHAnsi" w:cstheme="minorBidi"/>
          <w:sz w:val="24"/>
          <w:szCs w:val="24"/>
        </w:rPr>
        <w:t>Imagine a baby girl was given a gift on the day she was born. Her benefactor was a wealthy distant relative. Her parents never opened the gift; they simply placed it into a safety deposit box.  As the child grew, no one knew what was in the box except the giver</w:t>
      </w:r>
      <w:r w:rsidR="002E4A8D" w:rsidRPr="00B56BC4">
        <w:rPr>
          <w:rFonts w:asciiTheme="minorHAnsi" w:eastAsiaTheme="minorEastAsia" w:hAnsiTheme="minorHAnsi" w:cstheme="minorBidi"/>
          <w:sz w:val="24"/>
          <w:szCs w:val="24"/>
        </w:rPr>
        <w:t>, and they</w:t>
      </w:r>
      <w:r w:rsidRPr="00B56BC4">
        <w:rPr>
          <w:rFonts w:asciiTheme="minorHAnsi" w:eastAsiaTheme="minorEastAsia" w:hAnsiTheme="minorHAnsi" w:cstheme="minorBidi"/>
          <w:sz w:val="24"/>
          <w:szCs w:val="24"/>
        </w:rPr>
        <w:t xml:space="preserve"> had long since passed away.  As the years went on, the parents forgot about the box, and the child never knew she had a gift. Although the girl and her family had many financial needs, it never crossed their minds to open the </w:t>
      </w:r>
      <w:r w:rsidR="006274DC" w:rsidRPr="00B56BC4">
        <w:rPr>
          <w:rFonts w:asciiTheme="minorHAnsi" w:eastAsiaTheme="minorEastAsia" w:hAnsiTheme="minorHAnsi" w:cstheme="minorBidi"/>
          <w:sz w:val="24"/>
          <w:szCs w:val="24"/>
        </w:rPr>
        <w:t>gift. If they only knew the</w:t>
      </w:r>
      <w:r w:rsidRPr="00B56BC4">
        <w:rPr>
          <w:rFonts w:asciiTheme="minorHAnsi" w:eastAsiaTheme="minorEastAsia" w:hAnsiTheme="minorHAnsi" w:cstheme="minorBidi"/>
          <w:sz w:val="24"/>
          <w:szCs w:val="24"/>
        </w:rPr>
        <w:t xml:space="preserve"> wealth</w:t>
      </w:r>
      <w:r w:rsidR="006274DC" w:rsidRPr="00B56BC4">
        <w:rPr>
          <w:rFonts w:asciiTheme="minorHAnsi" w:eastAsiaTheme="minorEastAsia" w:hAnsiTheme="minorHAnsi" w:cstheme="minorBidi"/>
          <w:sz w:val="24"/>
          <w:szCs w:val="24"/>
        </w:rPr>
        <w:t xml:space="preserve"> it contained</w:t>
      </w:r>
      <w:r w:rsidRPr="00B56BC4">
        <w:rPr>
          <w:rFonts w:asciiTheme="minorHAnsi" w:eastAsiaTheme="minorEastAsia" w:hAnsiTheme="minorHAnsi" w:cstheme="minorBidi"/>
          <w:sz w:val="24"/>
          <w:szCs w:val="24"/>
        </w:rPr>
        <w:t xml:space="preserve">, </w:t>
      </w:r>
      <w:r w:rsidR="006274DC" w:rsidRPr="00B56BC4">
        <w:rPr>
          <w:rFonts w:asciiTheme="minorHAnsi" w:eastAsiaTheme="minorEastAsia" w:hAnsiTheme="minorHAnsi" w:cstheme="minorBidi"/>
          <w:sz w:val="24"/>
          <w:szCs w:val="24"/>
        </w:rPr>
        <w:t xml:space="preserve">more than </w:t>
      </w:r>
      <w:r w:rsidRPr="00B56BC4">
        <w:rPr>
          <w:rFonts w:asciiTheme="minorHAnsi" w:eastAsiaTheme="minorEastAsia" w:hAnsiTheme="minorHAnsi" w:cstheme="minorBidi"/>
          <w:sz w:val="24"/>
          <w:szCs w:val="24"/>
        </w:rPr>
        <w:t xml:space="preserve">enough to meet </w:t>
      </w:r>
      <w:r w:rsidR="006274DC" w:rsidRPr="00B56BC4">
        <w:rPr>
          <w:rFonts w:asciiTheme="minorHAnsi" w:eastAsiaTheme="minorEastAsia" w:hAnsiTheme="minorHAnsi" w:cstheme="minorBidi"/>
          <w:sz w:val="24"/>
          <w:szCs w:val="24"/>
        </w:rPr>
        <w:t xml:space="preserve">their </w:t>
      </w:r>
      <w:r w:rsidRPr="00B56BC4">
        <w:rPr>
          <w:rFonts w:asciiTheme="minorHAnsi" w:eastAsiaTheme="minorEastAsia" w:hAnsiTheme="minorHAnsi" w:cstheme="minorBidi"/>
          <w:sz w:val="24"/>
          <w:szCs w:val="24"/>
        </w:rPr>
        <w:t>needs</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In fact, it was so plentiful, that it could </w:t>
      </w:r>
      <w:r w:rsidR="006274DC" w:rsidRPr="00B56BC4">
        <w:rPr>
          <w:rFonts w:asciiTheme="minorHAnsi" w:eastAsiaTheme="minorEastAsia" w:hAnsiTheme="minorHAnsi" w:cstheme="minorBidi"/>
          <w:sz w:val="24"/>
          <w:szCs w:val="24"/>
        </w:rPr>
        <w:t>bless</w:t>
      </w:r>
      <w:r w:rsidRPr="00B56BC4">
        <w:rPr>
          <w:rFonts w:asciiTheme="minorHAnsi" w:eastAsiaTheme="minorEastAsia" w:hAnsiTheme="minorHAnsi" w:cstheme="minorBidi"/>
          <w:sz w:val="24"/>
          <w:szCs w:val="24"/>
        </w:rPr>
        <w:t xml:space="preserve"> her family for generations to come</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But, regrettably, she never knew that she had such a valuable gift.</w:t>
      </w:r>
      <w:r w:rsidRPr="5897EC05">
        <w:rPr>
          <w:rFonts w:asciiTheme="minorHAnsi" w:eastAsiaTheme="minorEastAsia" w:hAnsiTheme="minorHAnsi" w:cstheme="minorBidi"/>
          <w:sz w:val="24"/>
          <w:szCs w:val="24"/>
        </w:rPr>
        <w:t xml:space="preserve"> </w:t>
      </w:r>
    </w:p>
    <w:p w14:paraId="75B089F7" w14:textId="77777777" w:rsidR="00E706B7" w:rsidRPr="00E44D59" w:rsidRDefault="00E44D59" w:rsidP="00E706B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is the</w:t>
      </w:r>
      <w:r w:rsidR="00E706B7" w:rsidRPr="5897EC05">
        <w:rPr>
          <w:rFonts w:asciiTheme="minorHAnsi" w:eastAsiaTheme="minorEastAsia" w:hAnsiTheme="minorHAnsi" w:cstheme="minorBidi"/>
          <w:sz w:val="24"/>
          <w:szCs w:val="24"/>
        </w:rPr>
        <w:t xml:space="preserve"> point to this little parable</w:t>
      </w:r>
      <w:r>
        <w:rPr>
          <w:rFonts w:asciiTheme="minorHAnsi" w:eastAsiaTheme="minorEastAsia" w:hAnsiTheme="minorHAnsi" w:cstheme="minorBidi"/>
          <w:sz w:val="24"/>
          <w:szCs w:val="24"/>
        </w:rPr>
        <w:t>?</w:t>
      </w:r>
      <w:r w:rsidR="00E706B7" w:rsidRPr="5897EC05">
        <w:rPr>
          <w:rFonts w:asciiTheme="minorHAnsi" w:eastAsiaTheme="minorEastAsia" w:hAnsiTheme="minorHAnsi" w:cstheme="minorBidi"/>
          <w:sz w:val="24"/>
          <w:szCs w:val="24"/>
        </w:rPr>
        <w:t xml:space="preserve"> When a person is born again into God’s family, they have been endowed with valuable spiritual gifts. And like the girl </w:t>
      </w:r>
      <w:r w:rsidR="00E706B7">
        <w:rPr>
          <w:rFonts w:asciiTheme="minorHAnsi" w:eastAsiaTheme="minorEastAsia" w:hAnsiTheme="minorHAnsi" w:cstheme="minorBidi"/>
          <w:sz w:val="24"/>
          <w:szCs w:val="24"/>
        </w:rPr>
        <w:t>in</w:t>
      </w:r>
      <w:r w:rsidR="00E706B7" w:rsidRPr="5897EC05">
        <w:rPr>
          <w:rFonts w:asciiTheme="minorHAnsi" w:eastAsiaTheme="minorEastAsia" w:hAnsiTheme="minorHAnsi" w:cstheme="minorBidi"/>
          <w:sz w:val="24"/>
          <w:szCs w:val="24"/>
        </w:rPr>
        <w:t xml:space="preserve"> the story, we could</w:t>
      </w:r>
      <w:r w:rsidR="00E706B7">
        <w:rPr>
          <w:rFonts w:asciiTheme="minorHAnsi" w:eastAsiaTheme="minorEastAsia" w:hAnsiTheme="minorHAnsi" w:cstheme="minorBidi"/>
          <w:sz w:val="24"/>
          <w:szCs w:val="24"/>
        </w:rPr>
        <w:t xml:space="preserve"> live our entire Christian lives</w:t>
      </w:r>
      <w:r w:rsidR="00E706B7" w:rsidRPr="5897EC05">
        <w:rPr>
          <w:rFonts w:asciiTheme="minorHAnsi" w:eastAsiaTheme="minorEastAsia" w:hAnsiTheme="minorHAnsi" w:cstheme="minorBidi"/>
          <w:sz w:val="24"/>
          <w:szCs w:val="24"/>
        </w:rPr>
        <w:t xml:space="preserve"> and never even open them. Furthermore, the entire family of God will be cheated out of the blessings that would have come to them </w:t>
      </w:r>
      <w:r w:rsidR="00E706B7" w:rsidRPr="00E44D59">
        <w:rPr>
          <w:rFonts w:asciiTheme="minorHAnsi" w:eastAsiaTheme="minorEastAsia" w:hAnsiTheme="minorHAnsi" w:cstheme="minorBidi"/>
          <w:sz w:val="24"/>
          <w:szCs w:val="24"/>
        </w:rPr>
        <w:t xml:space="preserve">through </w:t>
      </w:r>
      <w:r w:rsidR="006274DC" w:rsidRPr="00E44D59">
        <w:rPr>
          <w:rFonts w:asciiTheme="minorHAnsi" w:eastAsiaTheme="minorEastAsia" w:hAnsiTheme="minorHAnsi" w:cstheme="minorBidi"/>
          <w:sz w:val="24"/>
          <w:szCs w:val="24"/>
        </w:rPr>
        <w:t>you!</w:t>
      </w:r>
      <w:r>
        <w:rPr>
          <w:rFonts w:asciiTheme="minorHAnsi" w:eastAsiaTheme="minorEastAsia" w:hAnsiTheme="minorHAnsi" w:cstheme="minorBidi"/>
          <w:i/>
          <w:sz w:val="24"/>
          <w:szCs w:val="24"/>
        </w:rPr>
        <w:t xml:space="preserve"> </w:t>
      </w:r>
      <w:r>
        <w:rPr>
          <w:rFonts w:asciiTheme="minorHAnsi" w:eastAsiaTheme="minorEastAsia" w:hAnsiTheme="minorHAnsi" w:cstheme="minorBidi"/>
          <w:sz w:val="24"/>
          <w:szCs w:val="24"/>
        </w:rPr>
        <w:t xml:space="preserve">In Paul’s words: “For this reason I, Paul, the prisoner of Christ Jesus for the sake of you Gentiles- if indeed you have heard of the stewardship of God’s grace that was given to me for you” (Ephesians 3:1-16). </w:t>
      </w:r>
    </w:p>
    <w:p w14:paraId="10A9B4EE" w14:textId="77777777" w:rsidR="00E706B7" w:rsidRDefault="00E706B7" w:rsidP="00E706B7">
      <w:pPr>
        <w:ind w:firstLine="720"/>
        <w:jc w:val="both"/>
        <w:rPr>
          <w:sz w:val="24"/>
          <w:szCs w:val="24"/>
        </w:rPr>
      </w:pPr>
      <w:r>
        <w:rPr>
          <w:rFonts w:asciiTheme="minorHAnsi" w:eastAsiaTheme="minorEastAsia" w:hAnsiTheme="minorHAnsi" w:cstheme="minorBidi"/>
          <w:sz w:val="24"/>
          <w:szCs w:val="24"/>
        </w:rPr>
        <w:t>Now, I hate to disappoint you, but we will not be looking at each individual gift. However, f</w:t>
      </w:r>
      <w:r w:rsidRPr="007C4563">
        <w:rPr>
          <w:sz w:val="24"/>
          <w:szCs w:val="24"/>
        </w:rPr>
        <w:t>or those of you who are</w:t>
      </w:r>
      <w:r>
        <w:rPr>
          <w:sz w:val="24"/>
          <w:szCs w:val="24"/>
        </w:rPr>
        <w:t xml:space="preserve"> curious, </w:t>
      </w:r>
      <w:r w:rsidRPr="007C4563">
        <w:rPr>
          <w:sz w:val="24"/>
          <w:szCs w:val="24"/>
        </w:rPr>
        <w:t>here are just a couple o</w:t>
      </w:r>
      <w:r>
        <w:rPr>
          <w:sz w:val="24"/>
          <w:szCs w:val="24"/>
        </w:rPr>
        <w:t xml:space="preserve">f resources that offer tests you can take </w:t>
      </w:r>
      <w:r w:rsidRPr="007C4563">
        <w:rPr>
          <w:sz w:val="24"/>
          <w:szCs w:val="24"/>
        </w:rPr>
        <w:t xml:space="preserve">to discover your spiritual </w:t>
      </w:r>
      <w:r>
        <w:rPr>
          <w:sz w:val="24"/>
          <w:szCs w:val="24"/>
        </w:rPr>
        <w:t>gifts.</w:t>
      </w:r>
    </w:p>
    <w:p w14:paraId="598ECD06" w14:textId="77777777" w:rsidR="00E706B7" w:rsidRPr="00A64FBE" w:rsidRDefault="00E706B7" w:rsidP="00EF73C9">
      <w:pPr>
        <w:pStyle w:val="ListParagraph"/>
        <w:numPr>
          <w:ilvl w:val="0"/>
          <w:numId w:val="16"/>
        </w:numPr>
        <w:jc w:val="both"/>
        <w:rPr>
          <w:sz w:val="24"/>
          <w:szCs w:val="24"/>
        </w:rPr>
      </w:pPr>
      <w:r w:rsidRPr="00A64FBE">
        <w:rPr>
          <w:sz w:val="24"/>
          <w:szCs w:val="24"/>
        </w:rPr>
        <w:t xml:space="preserve">http://www.lifeway.com/lwc/files/lwcf_mycs_030526_spiritual_gifts_survey.pdf  </w:t>
      </w:r>
    </w:p>
    <w:p w14:paraId="565C52B8" w14:textId="77777777" w:rsidR="00E706B7" w:rsidRPr="007C0D32" w:rsidRDefault="00156BA7" w:rsidP="00EF73C9">
      <w:pPr>
        <w:pStyle w:val="ListParagraph"/>
        <w:numPr>
          <w:ilvl w:val="0"/>
          <w:numId w:val="15"/>
        </w:numPr>
        <w:rPr>
          <w:sz w:val="24"/>
          <w:szCs w:val="24"/>
        </w:rPr>
      </w:pPr>
      <w:hyperlink r:id="rId107" w:history="1">
        <w:r w:rsidR="00E706B7" w:rsidRPr="007C0D32">
          <w:rPr>
            <w:rStyle w:val="Hyperlink"/>
            <w:color w:val="auto"/>
            <w:sz w:val="24"/>
            <w:szCs w:val="24"/>
          </w:rPr>
          <w:t>www.spiritualgiftstest.com</w:t>
        </w:r>
      </w:hyperlink>
    </w:p>
    <w:p w14:paraId="2EDE3A21" w14:textId="77777777" w:rsidR="00E706B7" w:rsidRDefault="00943BFC" w:rsidP="00E706B7">
      <w:pPr>
        <w:ind w:firstLine="720"/>
        <w:jc w:val="both"/>
        <w:rPr>
          <w:sz w:val="24"/>
          <w:szCs w:val="24"/>
        </w:rPr>
      </w:pPr>
      <w:r>
        <w:rPr>
          <w:sz w:val="24"/>
          <w:szCs w:val="24"/>
        </w:rPr>
        <w:t xml:space="preserve">The </w:t>
      </w:r>
      <w:r w:rsidR="00E706B7">
        <w:rPr>
          <w:sz w:val="24"/>
          <w:szCs w:val="24"/>
        </w:rPr>
        <w:t>spiritual</w:t>
      </w:r>
      <w:r w:rsidR="00E706B7" w:rsidRPr="003F64B7">
        <w:rPr>
          <w:sz w:val="24"/>
          <w:szCs w:val="24"/>
        </w:rPr>
        <w:t xml:space="preserve"> gifts </w:t>
      </w:r>
      <w:r w:rsidR="00322D73">
        <w:rPr>
          <w:sz w:val="24"/>
          <w:szCs w:val="24"/>
        </w:rPr>
        <w:t>don’t belong to us, we are just stewards of them. T</w:t>
      </w:r>
      <w:r w:rsidR="00E706B7" w:rsidRPr="003F64B7">
        <w:rPr>
          <w:sz w:val="24"/>
          <w:szCs w:val="24"/>
        </w:rPr>
        <w:t xml:space="preserve">hey are </w:t>
      </w:r>
      <w:r w:rsidR="00322D73">
        <w:rPr>
          <w:sz w:val="24"/>
          <w:szCs w:val="24"/>
        </w:rPr>
        <w:t xml:space="preserve">entrusted to us </w:t>
      </w:r>
      <w:r w:rsidR="00E706B7">
        <w:rPr>
          <w:sz w:val="24"/>
          <w:szCs w:val="24"/>
        </w:rPr>
        <w:t>to serve the body of Christ</w:t>
      </w:r>
      <w:r w:rsidR="00322D73">
        <w:rPr>
          <w:sz w:val="24"/>
          <w:szCs w:val="24"/>
        </w:rPr>
        <w:t>. This</w:t>
      </w:r>
      <w:r w:rsidR="00E706B7" w:rsidRPr="003F64B7">
        <w:rPr>
          <w:sz w:val="24"/>
          <w:szCs w:val="24"/>
        </w:rPr>
        <w:t xml:space="preserve"> takes humility</w:t>
      </w:r>
      <w:r w:rsidR="00E706B7">
        <w:rPr>
          <w:sz w:val="24"/>
          <w:szCs w:val="24"/>
        </w:rPr>
        <w:t>. And</w:t>
      </w:r>
      <w:r w:rsidR="00E706B7" w:rsidRPr="003F64B7">
        <w:rPr>
          <w:sz w:val="24"/>
          <w:szCs w:val="24"/>
        </w:rPr>
        <w:t xml:space="preserve"> “Humility,” someone has said, “is not thinking less of yourself, it’s not thinking of yourself at all!” In our lesson titled “Who are Your Yous?” we talk abou</w:t>
      </w:r>
      <w:r w:rsidR="00E706B7">
        <w:rPr>
          <w:sz w:val="24"/>
          <w:szCs w:val="24"/>
        </w:rPr>
        <w:t>t the self-centered life</w:t>
      </w:r>
      <w:r w:rsidR="00E706B7" w:rsidRPr="003F64B7">
        <w:rPr>
          <w:sz w:val="24"/>
          <w:szCs w:val="24"/>
        </w:rPr>
        <w:t xml:space="preserve">style or </w:t>
      </w:r>
      <w:r w:rsidR="00E706B7">
        <w:rPr>
          <w:sz w:val="24"/>
          <w:szCs w:val="24"/>
        </w:rPr>
        <w:t>Satan’s life</w:t>
      </w:r>
      <w:r w:rsidR="00E706B7" w:rsidRPr="003F64B7">
        <w:rPr>
          <w:sz w:val="24"/>
          <w:szCs w:val="24"/>
        </w:rPr>
        <w:t xml:space="preserve">style. This is called the outside </w:t>
      </w:r>
      <w:r w:rsidR="00E706B7" w:rsidRPr="003F64B7">
        <w:rPr>
          <w:i/>
          <w:sz w:val="24"/>
          <w:szCs w:val="24"/>
        </w:rPr>
        <w:t>in</w:t>
      </w:r>
      <w:r w:rsidR="00E706B7" w:rsidRPr="003F64B7">
        <w:rPr>
          <w:sz w:val="24"/>
          <w:szCs w:val="24"/>
        </w:rPr>
        <w:t xml:space="preserve"> lifestyle or the lifestyle that is all about </w:t>
      </w:r>
      <w:r w:rsidR="00E706B7" w:rsidRPr="003F64B7">
        <w:rPr>
          <w:i/>
          <w:sz w:val="24"/>
          <w:szCs w:val="24"/>
        </w:rPr>
        <w:t>me</w:t>
      </w:r>
      <w:r w:rsidR="00E706B7" w:rsidRPr="003F64B7">
        <w:rPr>
          <w:sz w:val="24"/>
          <w:szCs w:val="24"/>
        </w:rPr>
        <w:t>. This person can never be happy or get enough.  Everything she gets is for self-use</w:t>
      </w:r>
      <w:r w:rsidR="00E706B7">
        <w:rPr>
          <w:sz w:val="24"/>
          <w:szCs w:val="24"/>
        </w:rPr>
        <w:t>,</w:t>
      </w:r>
      <w:r w:rsidR="00E706B7" w:rsidRPr="003F64B7">
        <w:rPr>
          <w:sz w:val="24"/>
          <w:szCs w:val="24"/>
        </w:rPr>
        <w:t xml:space="preserve"> and in the end, this life implodes into self. This is the only life a sinner can </w:t>
      </w:r>
      <w:r w:rsidR="00E706B7" w:rsidRPr="00B56BC4">
        <w:rPr>
          <w:sz w:val="24"/>
          <w:szCs w:val="24"/>
        </w:rPr>
        <w:t xml:space="preserve">live. It is impossible to follow Jesus and live </w:t>
      </w:r>
      <w:r w:rsidR="006274DC" w:rsidRPr="00B56BC4">
        <w:rPr>
          <w:sz w:val="24"/>
          <w:szCs w:val="24"/>
        </w:rPr>
        <w:t xml:space="preserve">this kind of </w:t>
      </w:r>
      <w:r w:rsidR="00E706B7" w:rsidRPr="00B56BC4">
        <w:rPr>
          <w:sz w:val="24"/>
          <w:szCs w:val="24"/>
        </w:rPr>
        <w:t>life</w:t>
      </w:r>
      <w:r w:rsidR="006274DC" w:rsidRPr="00B56BC4">
        <w:rPr>
          <w:sz w:val="24"/>
          <w:szCs w:val="24"/>
        </w:rPr>
        <w:t>.</w:t>
      </w:r>
      <w:r w:rsidR="00E706B7" w:rsidRPr="003F64B7">
        <w:rPr>
          <w:sz w:val="24"/>
          <w:szCs w:val="24"/>
        </w:rPr>
        <w:t xml:space="preserve"> </w:t>
      </w:r>
    </w:p>
    <w:p w14:paraId="1E68E34D" w14:textId="77777777" w:rsidR="00E706B7" w:rsidRPr="003A528F" w:rsidRDefault="00E706B7" w:rsidP="003A528F">
      <w:pPr>
        <w:spacing w:after="0"/>
        <w:jc w:val="center"/>
        <w:rPr>
          <w:b/>
          <w:sz w:val="24"/>
          <w:szCs w:val="24"/>
        </w:rPr>
      </w:pPr>
      <w:r w:rsidRPr="003A528F">
        <w:rPr>
          <w:b/>
          <w:sz w:val="24"/>
          <w:szCs w:val="24"/>
        </w:rPr>
        <w:t>Philippians 2:1-8 (ESV)</w:t>
      </w:r>
    </w:p>
    <w:p w14:paraId="38E4B63F" w14:textId="77777777" w:rsidR="001277EB" w:rsidRDefault="00E706B7" w:rsidP="001277EB">
      <w:pPr>
        <w:spacing w:after="0"/>
        <w:jc w:val="center"/>
        <w:rPr>
          <w:b/>
          <w:i/>
          <w:sz w:val="24"/>
          <w:szCs w:val="24"/>
        </w:rPr>
      </w:pPr>
      <w:r w:rsidRPr="00377AB7">
        <w:rPr>
          <w:b/>
          <w:i/>
          <w:sz w:val="24"/>
          <w:szCs w:val="24"/>
        </w:rPr>
        <w:t xml:space="preserve">So if there is any encouragement in Christ, any comfort from love, any participation </w:t>
      </w:r>
    </w:p>
    <w:p w14:paraId="39306E59" w14:textId="77777777" w:rsidR="001277EB" w:rsidRDefault="00E706B7" w:rsidP="001277EB">
      <w:pPr>
        <w:spacing w:after="0"/>
        <w:jc w:val="center"/>
        <w:rPr>
          <w:b/>
          <w:i/>
          <w:sz w:val="24"/>
          <w:szCs w:val="24"/>
        </w:rPr>
      </w:pPr>
      <w:r w:rsidRPr="00377AB7">
        <w:rPr>
          <w:b/>
          <w:i/>
          <w:sz w:val="24"/>
          <w:szCs w:val="24"/>
        </w:rPr>
        <w:t xml:space="preserve">in the Spirit, any affection and sympathy, complete my joy by being of the same mind, </w:t>
      </w:r>
    </w:p>
    <w:p w14:paraId="12060F8C" w14:textId="77777777" w:rsidR="001277EB" w:rsidRDefault="00E706B7" w:rsidP="001277EB">
      <w:pPr>
        <w:spacing w:after="0"/>
        <w:jc w:val="center"/>
        <w:rPr>
          <w:b/>
          <w:i/>
          <w:sz w:val="24"/>
          <w:szCs w:val="24"/>
        </w:rPr>
      </w:pPr>
      <w:r w:rsidRPr="00377AB7">
        <w:rPr>
          <w:b/>
          <w:i/>
          <w:sz w:val="24"/>
          <w:szCs w:val="24"/>
        </w:rPr>
        <w:t xml:space="preserve">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w:t>
      </w:r>
    </w:p>
    <w:p w14:paraId="0D8F1EB7" w14:textId="77777777" w:rsidR="001277EB" w:rsidRDefault="00E706B7" w:rsidP="001277EB">
      <w:pPr>
        <w:spacing w:after="0"/>
        <w:jc w:val="center"/>
        <w:rPr>
          <w:b/>
          <w:i/>
          <w:sz w:val="24"/>
          <w:szCs w:val="24"/>
        </w:rPr>
      </w:pPr>
      <w:r w:rsidRPr="00377AB7">
        <w:rPr>
          <w:b/>
          <w:i/>
          <w:sz w:val="24"/>
          <w:szCs w:val="24"/>
        </w:rPr>
        <w:t xml:space="preserve">did not count equality with God a thing to be grasped, but emptied himself, by taking the form of a servant, being born in the likeness of men. And being found in human form, </w:t>
      </w:r>
    </w:p>
    <w:p w14:paraId="469A1671" w14:textId="77777777" w:rsidR="00E706B7" w:rsidRPr="001277EB" w:rsidRDefault="00E706B7" w:rsidP="001277EB">
      <w:pPr>
        <w:jc w:val="center"/>
        <w:rPr>
          <w:b/>
          <w:i/>
          <w:sz w:val="24"/>
          <w:szCs w:val="24"/>
        </w:rPr>
      </w:pPr>
      <w:r w:rsidRPr="00377AB7">
        <w:rPr>
          <w:b/>
          <w:i/>
          <w:sz w:val="24"/>
          <w:szCs w:val="24"/>
        </w:rPr>
        <w:t>he humbled himself by becoming obedient to the point of death, even death on a cross.</w:t>
      </w:r>
    </w:p>
    <w:p w14:paraId="205BBD3A" w14:textId="77777777" w:rsidR="00E706B7" w:rsidRDefault="00E706B7" w:rsidP="00E706B7">
      <w:pPr>
        <w:ind w:firstLine="720"/>
        <w:jc w:val="both"/>
        <w:rPr>
          <w:sz w:val="24"/>
          <w:szCs w:val="24"/>
        </w:rPr>
      </w:pPr>
      <w:r w:rsidRPr="001F6742">
        <w:rPr>
          <w:sz w:val="24"/>
          <w:szCs w:val="24"/>
        </w:rPr>
        <w:t>To follow Jesus</w:t>
      </w:r>
      <w:r>
        <w:rPr>
          <w:sz w:val="24"/>
          <w:szCs w:val="24"/>
        </w:rPr>
        <w:t>’</w:t>
      </w:r>
      <w:r w:rsidRPr="001F6742">
        <w:rPr>
          <w:sz w:val="24"/>
          <w:szCs w:val="24"/>
        </w:rPr>
        <w:t xml:space="preserve"> example, we live </w:t>
      </w:r>
      <w:r w:rsidR="00BC121B">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w:t>
      </w:r>
      <w:r w:rsidR="002D70A0">
        <w:rPr>
          <w:sz w:val="24"/>
          <w:szCs w:val="24"/>
        </w:rPr>
        <w:t>And because of this,</w:t>
      </w:r>
      <w:r w:rsidRPr="001F6742">
        <w:rPr>
          <w:sz w:val="24"/>
          <w:szCs w:val="24"/>
        </w:rPr>
        <w:t xml:space="preserve"> everything in our life, time, energy, wisdom, and resources are used for the growth and benefit of </w:t>
      </w:r>
      <w:r w:rsidRPr="001F6742">
        <w:rPr>
          <w:i/>
          <w:sz w:val="24"/>
          <w:szCs w:val="24"/>
        </w:rPr>
        <w:t>others</w:t>
      </w:r>
      <w:r w:rsidRPr="001F6742">
        <w:rPr>
          <w:sz w:val="24"/>
          <w:szCs w:val="24"/>
        </w:rPr>
        <w:t>. This kind of lifestyle explodes the gospel all over the world.</w:t>
      </w:r>
      <w:r>
        <w:rPr>
          <w:sz w:val="24"/>
          <w:szCs w:val="24"/>
        </w:rPr>
        <w:t xml:space="preserve"> </w:t>
      </w:r>
    </w:p>
    <w:p w14:paraId="7A771B2E" w14:textId="77777777" w:rsidR="00E706B7" w:rsidRDefault="00BC121B" w:rsidP="00E706B7">
      <w:pPr>
        <w:ind w:firstLine="720"/>
        <w:jc w:val="both"/>
        <w:rPr>
          <w:sz w:val="24"/>
          <w:szCs w:val="24"/>
        </w:rPr>
      </w:pPr>
      <w:r>
        <w:rPr>
          <w:sz w:val="24"/>
          <w:szCs w:val="24"/>
        </w:rPr>
        <w:t xml:space="preserve">Having said that, </w:t>
      </w:r>
      <w:r w:rsidR="002D70A0">
        <w:rPr>
          <w:sz w:val="24"/>
          <w:szCs w:val="24"/>
        </w:rPr>
        <w:t>e</w:t>
      </w:r>
      <w:r w:rsidR="00E706B7" w:rsidRPr="007C4563">
        <w:rPr>
          <w:sz w:val="24"/>
          <w:szCs w:val="24"/>
        </w:rPr>
        <w:t xml:space="preserve">ven though the gifts are for others, </w:t>
      </w:r>
      <w:r w:rsidR="00E706B7">
        <w:rPr>
          <w:sz w:val="24"/>
          <w:szCs w:val="24"/>
        </w:rPr>
        <w:t>a</w:t>
      </w:r>
      <w:r w:rsidR="00E706B7" w:rsidRPr="007C4563">
        <w:rPr>
          <w:sz w:val="24"/>
          <w:szCs w:val="24"/>
        </w:rPr>
        <w:t xml:space="preserve">s you </w:t>
      </w:r>
      <w:r w:rsidR="002D70A0">
        <w:rPr>
          <w:sz w:val="24"/>
          <w:szCs w:val="24"/>
        </w:rPr>
        <w:t xml:space="preserve">begin to </w:t>
      </w:r>
      <w:r w:rsidR="00E706B7" w:rsidRPr="007C4563">
        <w:rPr>
          <w:sz w:val="24"/>
          <w:szCs w:val="24"/>
        </w:rPr>
        <w:t xml:space="preserve">see others being built up through your gifts, you will find </w:t>
      </w:r>
      <w:r w:rsidR="00E706B7">
        <w:rPr>
          <w:sz w:val="24"/>
          <w:szCs w:val="24"/>
        </w:rPr>
        <w:t>that</w:t>
      </w:r>
      <w:r w:rsidR="00E706B7" w:rsidRPr="007C4563">
        <w:rPr>
          <w:sz w:val="24"/>
          <w:szCs w:val="24"/>
        </w:rPr>
        <w:t xml:space="preserve"> being used as Jesus’ vessel to meet the needs of others</w:t>
      </w:r>
      <w:r w:rsidR="00E706B7">
        <w:rPr>
          <w:sz w:val="24"/>
          <w:szCs w:val="24"/>
        </w:rPr>
        <w:t xml:space="preserve"> will bring you great joy.</w:t>
      </w:r>
      <w:r w:rsidR="00E706B7" w:rsidRPr="007C4563">
        <w:rPr>
          <w:sz w:val="24"/>
          <w:szCs w:val="24"/>
        </w:rPr>
        <w:t xml:space="preserve"> </w:t>
      </w:r>
      <w:r w:rsidR="007C0D32">
        <w:rPr>
          <w:sz w:val="24"/>
          <w:szCs w:val="24"/>
        </w:rPr>
        <w:t xml:space="preserve">Chuck Swindoll, paraphrasing a quote by Mark Twain, said: “The two most important days in the life of a child of God are one - the day we are born again, and two is the day we discover why.” </w:t>
      </w:r>
      <w:r w:rsidR="00E706B7" w:rsidRPr="007C4563">
        <w:rPr>
          <w:sz w:val="24"/>
          <w:szCs w:val="24"/>
        </w:rPr>
        <w:t xml:space="preserve">It is through our discipling relationships that we learn what our gifts are and what to do with them.  </w:t>
      </w:r>
      <w:r w:rsidR="00E706B7">
        <w:rPr>
          <w:sz w:val="24"/>
          <w:szCs w:val="24"/>
        </w:rPr>
        <w:t>But whatever your gifts are,</w:t>
      </w:r>
      <w:r w:rsidR="00E706B7" w:rsidRPr="001E2722">
        <w:rPr>
          <w:sz w:val="24"/>
          <w:szCs w:val="24"/>
        </w:rPr>
        <w:t xml:space="preserve"> if </w:t>
      </w:r>
      <w:r w:rsidR="00E706B7">
        <w:rPr>
          <w:sz w:val="24"/>
          <w:szCs w:val="24"/>
        </w:rPr>
        <w:t>they are not being used</w:t>
      </w:r>
      <w:r w:rsidR="00E706B7" w:rsidRPr="001E2722">
        <w:rPr>
          <w:sz w:val="24"/>
          <w:szCs w:val="24"/>
        </w:rPr>
        <w:t xml:space="preserve"> in </w:t>
      </w:r>
      <w:r w:rsidR="00E706B7">
        <w:rPr>
          <w:sz w:val="24"/>
          <w:szCs w:val="24"/>
        </w:rPr>
        <w:t>a</w:t>
      </w:r>
      <w:r w:rsidR="00E706B7" w:rsidRPr="001E2722">
        <w:rPr>
          <w:sz w:val="24"/>
          <w:szCs w:val="24"/>
        </w:rPr>
        <w:t xml:space="preserve"> </w:t>
      </w:r>
      <w:r w:rsidR="00E706B7" w:rsidRPr="001E2722">
        <w:rPr>
          <w:bCs/>
          <w:sz w:val="24"/>
          <w:szCs w:val="24"/>
        </w:rPr>
        <w:t>Spirit of love,</w:t>
      </w:r>
      <w:r w:rsidR="00E706B7" w:rsidRPr="001E2722">
        <w:rPr>
          <w:sz w:val="24"/>
          <w:szCs w:val="24"/>
        </w:rPr>
        <w:t xml:space="preserve"> </w:t>
      </w:r>
      <w:r w:rsidR="00E706B7">
        <w:rPr>
          <w:sz w:val="24"/>
          <w:szCs w:val="24"/>
        </w:rPr>
        <w:t xml:space="preserve">then these gifts become </w:t>
      </w:r>
      <w:r w:rsidR="00E706B7" w:rsidRPr="001E2722">
        <w:rPr>
          <w:bCs/>
          <w:sz w:val="24"/>
          <w:szCs w:val="24"/>
        </w:rPr>
        <w:t>useless</w:t>
      </w:r>
      <w:r w:rsidR="00E706B7" w:rsidRPr="001E2722">
        <w:rPr>
          <w:sz w:val="24"/>
          <w:szCs w:val="24"/>
        </w:rPr>
        <w:t xml:space="preserve">! (Romans 5:5; 1 Corinthians 13:1-7) </w:t>
      </w:r>
    </w:p>
    <w:p w14:paraId="465AADFE" w14:textId="77777777" w:rsidR="00E706B7" w:rsidRPr="002902CD" w:rsidRDefault="00E706B7" w:rsidP="009675E4">
      <w:pPr>
        <w:rPr>
          <w:rFonts w:cs="Calibri"/>
          <w:sz w:val="24"/>
          <w:szCs w:val="24"/>
        </w:rPr>
      </w:pPr>
      <w:r>
        <w:rPr>
          <w:b/>
          <w:bCs/>
          <w:sz w:val="28"/>
          <w:szCs w:val="28"/>
        </w:rPr>
        <w:t>DIGGING DEEPER: Read the following passages and make notes of any insights and personal applications.</w:t>
      </w:r>
    </w:p>
    <w:p w14:paraId="1FD1D3E6" w14:textId="77777777" w:rsidR="00E706B7" w:rsidRPr="0081646C" w:rsidRDefault="00E706B7" w:rsidP="00586F39">
      <w:pPr>
        <w:pStyle w:val="ListParagraph"/>
        <w:numPr>
          <w:ilvl w:val="0"/>
          <w:numId w:val="1"/>
        </w:numPr>
        <w:jc w:val="both"/>
        <w:rPr>
          <w:bCs/>
          <w:sz w:val="24"/>
          <w:szCs w:val="24"/>
        </w:rPr>
      </w:pPr>
      <w:r w:rsidRPr="0081646C">
        <w:rPr>
          <w:bCs/>
          <w:sz w:val="24"/>
          <w:szCs w:val="24"/>
        </w:rPr>
        <w:t>Luke 9:22-23, 26-27, 14:25-35; Gal. 2:20; John 13:12-17, 34-35; Mark 10:44-45; Romans 12:9-16</w:t>
      </w:r>
    </w:p>
    <w:p w14:paraId="4FBAE43D" w14:textId="77777777" w:rsidR="00E706B7" w:rsidRPr="003A528F" w:rsidRDefault="00E706B7" w:rsidP="001277EB">
      <w:pPr>
        <w:spacing w:after="0"/>
        <w:jc w:val="center"/>
        <w:rPr>
          <w:b/>
          <w:sz w:val="24"/>
          <w:szCs w:val="24"/>
        </w:rPr>
      </w:pPr>
      <w:r w:rsidRPr="003A528F">
        <w:rPr>
          <w:b/>
          <w:bCs/>
          <w:sz w:val="24"/>
          <w:szCs w:val="24"/>
        </w:rPr>
        <w:t>1 Peter 4:8-11</w:t>
      </w:r>
      <w:r w:rsidR="002D70A0" w:rsidRPr="003A528F">
        <w:rPr>
          <w:b/>
          <w:bCs/>
          <w:sz w:val="24"/>
          <w:szCs w:val="24"/>
        </w:rPr>
        <w:t xml:space="preserve"> (NKJV)</w:t>
      </w:r>
    </w:p>
    <w:p w14:paraId="4FD2CF27" w14:textId="77777777" w:rsidR="001277EB" w:rsidRDefault="002D70A0" w:rsidP="001277EB">
      <w:pPr>
        <w:spacing w:after="0"/>
        <w:jc w:val="center"/>
        <w:rPr>
          <w:b/>
          <w:i/>
          <w:sz w:val="24"/>
          <w:szCs w:val="24"/>
        </w:rPr>
      </w:pPr>
      <w:r>
        <w:rPr>
          <w:b/>
          <w:i/>
          <w:sz w:val="24"/>
          <w:szCs w:val="24"/>
        </w:rPr>
        <w:t>And a</w:t>
      </w:r>
      <w:r w:rsidR="00E706B7" w:rsidRPr="00336A3C">
        <w:rPr>
          <w:b/>
          <w:i/>
          <w:sz w:val="24"/>
          <w:szCs w:val="24"/>
        </w:rPr>
        <w:t>bove all</w:t>
      </w:r>
      <w:r>
        <w:rPr>
          <w:b/>
          <w:i/>
          <w:sz w:val="24"/>
          <w:szCs w:val="24"/>
        </w:rPr>
        <w:t xml:space="preserve"> things have fervent </w:t>
      </w:r>
      <w:r w:rsidR="00E706B7" w:rsidRPr="00336A3C">
        <w:rPr>
          <w:b/>
          <w:i/>
          <w:sz w:val="24"/>
          <w:szCs w:val="24"/>
        </w:rPr>
        <w:t>love one another</w:t>
      </w:r>
      <w:r>
        <w:rPr>
          <w:b/>
          <w:i/>
          <w:sz w:val="24"/>
          <w:szCs w:val="24"/>
        </w:rPr>
        <w:t>, for</w:t>
      </w:r>
      <w:r w:rsidR="00E706B7" w:rsidRPr="00336A3C">
        <w:rPr>
          <w:b/>
          <w:i/>
          <w:sz w:val="24"/>
          <w:szCs w:val="24"/>
        </w:rPr>
        <w:t xml:space="preserve"> love </w:t>
      </w:r>
      <w:r>
        <w:rPr>
          <w:b/>
          <w:i/>
          <w:sz w:val="24"/>
          <w:szCs w:val="24"/>
        </w:rPr>
        <w:t xml:space="preserve">will </w:t>
      </w:r>
      <w:r w:rsidR="00E706B7" w:rsidRPr="00336A3C">
        <w:rPr>
          <w:b/>
          <w:i/>
          <w:sz w:val="24"/>
          <w:szCs w:val="24"/>
        </w:rPr>
        <w:t xml:space="preserve">cover a multitude of sins.  </w:t>
      </w:r>
    </w:p>
    <w:p w14:paraId="6561E096" w14:textId="77777777" w:rsidR="001277EB" w:rsidRDefault="002D70A0" w:rsidP="001277EB">
      <w:pPr>
        <w:spacing w:after="0"/>
        <w:jc w:val="center"/>
        <w:rPr>
          <w:b/>
          <w:i/>
          <w:sz w:val="24"/>
          <w:szCs w:val="24"/>
        </w:rPr>
      </w:pPr>
      <w:r>
        <w:rPr>
          <w:b/>
          <w:i/>
          <w:sz w:val="24"/>
          <w:szCs w:val="24"/>
        </w:rPr>
        <w:t>B</w:t>
      </w:r>
      <w:r w:rsidR="00E706B7" w:rsidRPr="00336A3C">
        <w:rPr>
          <w:b/>
          <w:i/>
          <w:sz w:val="24"/>
          <w:szCs w:val="24"/>
        </w:rPr>
        <w:t xml:space="preserve">e hospitable to one another without </w:t>
      </w:r>
      <w:r>
        <w:rPr>
          <w:b/>
          <w:i/>
          <w:sz w:val="24"/>
          <w:szCs w:val="24"/>
        </w:rPr>
        <w:t>grumbling</w:t>
      </w:r>
      <w:r w:rsidR="00E706B7" w:rsidRPr="00336A3C">
        <w:rPr>
          <w:b/>
          <w:i/>
          <w:sz w:val="24"/>
          <w:szCs w:val="24"/>
        </w:rPr>
        <w:t xml:space="preserve">. As </w:t>
      </w:r>
      <w:r w:rsidR="00E706B7" w:rsidRPr="00336A3C">
        <w:rPr>
          <w:b/>
          <w:bCs/>
          <w:i/>
          <w:iCs/>
          <w:sz w:val="24"/>
          <w:szCs w:val="24"/>
        </w:rPr>
        <w:t>each one</w:t>
      </w:r>
      <w:r w:rsidR="00E706B7" w:rsidRPr="00336A3C">
        <w:rPr>
          <w:b/>
          <w:i/>
          <w:sz w:val="24"/>
          <w:szCs w:val="24"/>
        </w:rPr>
        <w:t xml:space="preserve"> has </w:t>
      </w:r>
      <w:r w:rsidR="00E706B7" w:rsidRPr="00336A3C">
        <w:rPr>
          <w:b/>
          <w:bCs/>
          <w:i/>
          <w:iCs/>
          <w:sz w:val="24"/>
          <w:szCs w:val="24"/>
        </w:rPr>
        <w:t>received a gift</w:t>
      </w:r>
      <w:r w:rsidR="00E706B7" w:rsidRPr="00336A3C">
        <w:rPr>
          <w:b/>
          <w:i/>
          <w:sz w:val="24"/>
          <w:szCs w:val="24"/>
        </w:rPr>
        <w:t xml:space="preserve">, </w:t>
      </w:r>
    </w:p>
    <w:p w14:paraId="76F1B707" w14:textId="77777777" w:rsidR="001277EB" w:rsidRDefault="000B3E7C" w:rsidP="001277EB">
      <w:pPr>
        <w:spacing w:after="0"/>
        <w:jc w:val="center"/>
        <w:rPr>
          <w:b/>
          <w:bCs/>
          <w:i/>
          <w:sz w:val="24"/>
          <w:szCs w:val="24"/>
        </w:rPr>
      </w:pPr>
      <w:r>
        <w:rPr>
          <w:b/>
          <w:i/>
          <w:sz w:val="24"/>
          <w:szCs w:val="24"/>
        </w:rPr>
        <w:t>minister</w:t>
      </w:r>
      <w:r w:rsidR="00E706B7" w:rsidRPr="00336A3C">
        <w:rPr>
          <w:b/>
          <w:i/>
          <w:sz w:val="24"/>
          <w:szCs w:val="24"/>
        </w:rPr>
        <w:t xml:space="preserve"> it </w:t>
      </w:r>
      <w:r>
        <w:rPr>
          <w:b/>
          <w:i/>
          <w:sz w:val="24"/>
          <w:szCs w:val="24"/>
        </w:rPr>
        <w:t>to</w:t>
      </w:r>
      <w:r w:rsidR="00E706B7" w:rsidRPr="00336A3C">
        <w:rPr>
          <w:b/>
          <w:bCs/>
          <w:i/>
          <w:iCs/>
          <w:sz w:val="24"/>
          <w:szCs w:val="24"/>
        </w:rPr>
        <w:t xml:space="preserve"> one another</w:t>
      </w:r>
      <w:r>
        <w:rPr>
          <w:b/>
          <w:bCs/>
          <w:i/>
          <w:iCs/>
          <w:sz w:val="24"/>
          <w:szCs w:val="24"/>
        </w:rPr>
        <w:t>,</w:t>
      </w:r>
      <w:r w:rsidR="00E706B7" w:rsidRPr="00336A3C">
        <w:rPr>
          <w:b/>
          <w:i/>
          <w:sz w:val="24"/>
          <w:szCs w:val="24"/>
        </w:rPr>
        <w:t xml:space="preserve"> as good stewards of the manifold grace of God. </w:t>
      </w:r>
      <w:r>
        <w:rPr>
          <w:b/>
          <w:i/>
          <w:sz w:val="24"/>
          <w:szCs w:val="24"/>
        </w:rPr>
        <w:t>If anyone</w:t>
      </w:r>
      <w:r w:rsidR="00E706B7" w:rsidRPr="00336A3C">
        <w:rPr>
          <w:b/>
          <w:i/>
          <w:sz w:val="24"/>
          <w:szCs w:val="24"/>
        </w:rPr>
        <w:t xml:space="preserve"> </w:t>
      </w:r>
      <w:r w:rsidR="00E706B7" w:rsidRPr="00336A3C">
        <w:rPr>
          <w:b/>
          <w:bCs/>
          <w:i/>
          <w:sz w:val="24"/>
          <w:szCs w:val="24"/>
        </w:rPr>
        <w:t>speaks</w:t>
      </w:r>
      <w:r w:rsidR="00E706B7" w:rsidRPr="00336A3C">
        <w:rPr>
          <w:b/>
          <w:i/>
          <w:sz w:val="24"/>
          <w:szCs w:val="24"/>
        </w:rPr>
        <w:t>,</w:t>
      </w:r>
      <w:r>
        <w:rPr>
          <w:b/>
          <w:i/>
          <w:sz w:val="24"/>
          <w:szCs w:val="24"/>
        </w:rPr>
        <w:t xml:space="preserve"> let him speak </w:t>
      </w:r>
      <w:r w:rsidR="00E706B7" w:rsidRPr="00336A3C">
        <w:rPr>
          <w:b/>
          <w:i/>
          <w:sz w:val="24"/>
          <w:szCs w:val="24"/>
        </w:rPr>
        <w:t xml:space="preserve">as </w:t>
      </w:r>
      <w:r>
        <w:rPr>
          <w:b/>
          <w:i/>
          <w:sz w:val="24"/>
          <w:szCs w:val="24"/>
        </w:rPr>
        <w:t xml:space="preserve">the oracles </w:t>
      </w:r>
      <w:r w:rsidR="00E706B7" w:rsidRPr="00336A3C">
        <w:rPr>
          <w:b/>
          <w:bCs/>
          <w:i/>
          <w:sz w:val="24"/>
          <w:szCs w:val="24"/>
        </w:rPr>
        <w:t>of</w:t>
      </w:r>
      <w:r w:rsidR="00E706B7" w:rsidRPr="00336A3C">
        <w:rPr>
          <w:b/>
          <w:i/>
          <w:sz w:val="24"/>
          <w:szCs w:val="24"/>
        </w:rPr>
        <w:t xml:space="preserve"> </w:t>
      </w:r>
      <w:r w:rsidR="00E706B7" w:rsidRPr="00336A3C">
        <w:rPr>
          <w:b/>
          <w:bCs/>
          <w:i/>
          <w:sz w:val="24"/>
          <w:szCs w:val="24"/>
        </w:rPr>
        <w:t>God</w:t>
      </w:r>
      <w:r>
        <w:rPr>
          <w:b/>
          <w:bCs/>
          <w:i/>
          <w:sz w:val="24"/>
          <w:szCs w:val="24"/>
        </w:rPr>
        <w:t>. If anyone ministers, let him do it as the ability</w:t>
      </w:r>
    </w:p>
    <w:p w14:paraId="32076DE5" w14:textId="77777777" w:rsidR="001277EB" w:rsidRDefault="000B3E7C" w:rsidP="001277EB">
      <w:pPr>
        <w:spacing w:after="0"/>
        <w:jc w:val="center"/>
        <w:rPr>
          <w:b/>
          <w:i/>
          <w:sz w:val="24"/>
          <w:szCs w:val="24"/>
        </w:rPr>
      </w:pPr>
      <w:r>
        <w:rPr>
          <w:b/>
          <w:bCs/>
          <w:i/>
          <w:sz w:val="24"/>
          <w:szCs w:val="24"/>
        </w:rPr>
        <w:t xml:space="preserve"> which God supplies, that in all thing</w:t>
      </w:r>
      <w:r w:rsidR="00E706B7" w:rsidRPr="00336A3C">
        <w:rPr>
          <w:b/>
          <w:bCs/>
          <w:i/>
          <w:iCs/>
          <w:sz w:val="24"/>
          <w:szCs w:val="24"/>
        </w:rPr>
        <w:t>s God may be glorified</w:t>
      </w:r>
      <w:r w:rsidR="00E706B7" w:rsidRPr="00336A3C">
        <w:rPr>
          <w:b/>
          <w:i/>
          <w:sz w:val="24"/>
          <w:szCs w:val="24"/>
        </w:rPr>
        <w:t xml:space="preserve"> through Jesus Christ, </w:t>
      </w:r>
    </w:p>
    <w:p w14:paraId="620FC8D3" w14:textId="77777777" w:rsidR="00E706B7" w:rsidRDefault="00E706B7" w:rsidP="001277EB">
      <w:pPr>
        <w:jc w:val="center"/>
        <w:rPr>
          <w:b/>
          <w:i/>
          <w:sz w:val="24"/>
          <w:szCs w:val="24"/>
        </w:rPr>
      </w:pPr>
      <w:r w:rsidRPr="00336A3C">
        <w:rPr>
          <w:b/>
          <w:i/>
          <w:sz w:val="24"/>
          <w:szCs w:val="24"/>
        </w:rPr>
        <w:t>to whom belongs the glory and the dominion forever and ever. Amen</w:t>
      </w:r>
      <w:r>
        <w:rPr>
          <w:b/>
          <w:i/>
          <w:sz w:val="24"/>
          <w:szCs w:val="24"/>
        </w:rPr>
        <w:t>.</w:t>
      </w:r>
    </w:p>
    <w:p w14:paraId="1298304E" w14:textId="77777777" w:rsidR="00E706B7" w:rsidRDefault="00E706B7" w:rsidP="00E706B7">
      <w:pPr>
        <w:ind w:firstLine="720"/>
        <w:jc w:val="both"/>
        <w:rPr>
          <w:sz w:val="24"/>
          <w:szCs w:val="24"/>
        </w:rPr>
      </w:pPr>
      <w:r w:rsidRPr="003E4CD9">
        <w:rPr>
          <w:sz w:val="24"/>
          <w:szCs w:val="24"/>
        </w:rPr>
        <w:t xml:space="preserve"> </w:t>
      </w:r>
      <w:r>
        <w:rPr>
          <w:sz w:val="24"/>
          <w:szCs w:val="24"/>
        </w:rPr>
        <w:t xml:space="preserve">In </w:t>
      </w:r>
      <w:r w:rsidR="00C71625">
        <w:rPr>
          <w:sz w:val="24"/>
          <w:szCs w:val="24"/>
        </w:rPr>
        <w:t xml:space="preserve">his </w:t>
      </w:r>
      <w:r w:rsidRPr="00FD4211">
        <w:rPr>
          <w:sz w:val="24"/>
          <w:szCs w:val="24"/>
        </w:rPr>
        <w:t>commentary on 1 Peter 4:10</w:t>
      </w:r>
      <w:r w:rsidR="00C71625">
        <w:rPr>
          <w:sz w:val="24"/>
          <w:szCs w:val="24"/>
        </w:rPr>
        <w:t xml:space="preserve"> from </w:t>
      </w:r>
      <w:r w:rsidR="00C71625" w:rsidRPr="00FD4211">
        <w:rPr>
          <w:sz w:val="24"/>
          <w:szCs w:val="24"/>
        </w:rPr>
        <w:t>John Macarthur’s</w:t>
      </w:r>
      <w:r w:rsidR="00C71625">
        <w:rPr>
          <w:sz w:val="24"/>
          <w:szCs w:val="24"/>
        </w:rPr>
        <w:t xml:space="preserve"> Study Bible,</w:t>
      </w:r>
      <w:r>
        <w:rPr>
          <w:sz w:val="24"/>
          <w:szCs w:val="24"/>
        </w:rPr>
        <w:t xml:space="preserve"> he said:</w:t>
      </w:r>
    </w:p>
    <w:p w14:paraId="7381D828" w14:textId="77777777" w:rsidR="00E706B7" w:rsidRDefault="00E706B7" w:rsidP="00E706B7">
      <w:pPr>
        <w:ind w:left="720" w:right="720"/>
        <w:jc w:val="both"/>
        <w:rPr>
          <w:i/>
          <w:sz w:val="24"/>
          <w:szCs w:val="24"/>
        </w:rPr>
      </w:pPr>
      <w:r w:rsidRPr="00705CAB">
        <w:rPr>
          <w:i/>
          <w:sz w:val="24"/>
          <w:szCs w:val="24"/>
        </w:rPr>
        <w:t xml:space="preserve">A special gift or spiritual gift is a graciously given supernaturally designed ability granted to every believer by the </w:t>
      </w:r>
      <w:r>
        <w:rPr>
          <w:i/>
          <w:sz w:val="24"/>
          <w:szCs w:val="24"/>
        </w:rPr>
        <w:t>H</w:t>
      </w:r>
      <w:r w:rsidRPr="00705CAB">
        <w:rPr>
          <w:i/>
          <w:sz w:val="24"/>
          <w:szCs w:val="24"/>
        </w:rPr>
        <w:t xml:space="preserve">oly Spirit by which the Holy Spirit ministers to the body of Christ. A spiritual gift cannot be earned, pursued, or worked up. It is merely received through the grace of God. (1 Cor. 12:4, 7, 11, 18) Each believer has one specific gift, often a combination of various categories of gifts blended together uniquely for each Christian (Roman 12:3-8; 1 Cor. 12:7-10)” Spiritual gifts </w:t>
      </w:r>
      <w:r w:rsidRPr="007C4563">
        <w:rPr>
          <w:i/>
          <w:sz w:val="24"/>
          <w:szCs w:val="24"/>
        </w:rPr>
        <w:t>were used not for the exaltation of the person with the gift, but in loving concern for the benefit of others in the church (Romans 5:5; 1 Cor.12:7; 13:2) “A steward is responsible for another’s resources. A Christian does not own his gifts, but God has given him gifts to manage</w:t>
      </w:r>
      <w:r>
        <w:rPr>
          <w:i/>
          <w:sz w:val="24"/>
          <w:szCs w:val="24"/>
        </w:rPr>
        <w:t xml:space="preserve"> for the church and His glory. </w:t>
      </w:r>
    </w:p>
    <w:p w14:paraId="574E5CBB" w14:textId="77777777" w:rsidR="00E706B7" w:rsidRDefault="00E706B7" w:rsidP="00E706B7">
      <w:pPr>
        <w:pStyle w:val="ListParagraph"/>
        <w:ind w:left="0" w:firstLine="720"/>
        <w:jc w:val="both"/>
        <w:rPr>
          <w:sz w:val="24"/>
          <w:szCs w:val="24"/>
        </w:rPr>
      </w:pPr>
      <w:r>
        <w:rPr>
          <w:sz w:val="24"/>
          <w:szCs w:val="24"/>
        </w:rPr>
        <w:t xml:space="preserve">Before we move on, let’s clear up some misconceptions. Consider the following questions. Number one, do you believe that there a division between the secular life and the spiritual life? More importantly, does the Bible make this distinction? And number two, is there such thing as a layperson, </w:t>
      </w:r>
      <w:r w:rsidR="000B3E7C">
        <w:rPr>
          <w:sz w:val="24"/>
          <w:szCs w:val="24"/>
        </w:rPr>
        <w:t>and furthermore, a</w:t>
      </w:r>
      <w:r>
        <w:rPr>
          <w:sz w:val="24"/>
          <w:szCs w:val="24"/>
        </w:rPr>
        <w:t>re there some people who are more gifted and important in the church</w:t>
      </w:r>
      <w:r w:rsidR="000B3E7C">
        <w:rPr>
          <w:sz w:val="24"/>
          <w:szCs w:val="24"/>
        </w:rPr>
        <w:t xml:space="preserve"> than the rest</w:t>
      </w:r>
      <w:r>
        <w:rPr>
          <w:sz w:val="24"/>
          <w:szCs w:val="24"/>
        </w:rPr>
        <w:t xml:space="preserve">? Can God use all of us to do the work of ministry to His church or only </w:t>
      </w:r>
      <w:r w:rsidR="000B3E7C">
        <w:rPr>
          <w:sz w:val="24"/>
          <w:szCs w:val="24"/>
        </w:rPr>
        <w:t xml:space="preserve">just </w:t>
      </w:r>
      <w:r>
        <w:rPr>
          <w:sz w:val="24"/>
          <w:szCs w:val="24"/>
        </w:rPr>
        <w:t xml:space="preserve">a few? Notice I did not say </w:t>
      </w:r>
      <w:r w:rsidRPr="00E524D1">
        <w:rPr>
          <w:i/>
          <w:sz w:val="24"/>
          <w:szCs w:val="24"/>
        </w:rPr>
        <w:t>in</w:t>
      </w:r>
      <w:r>
        <w:rPr>
          <w:sz w:val="24"/>
          <w:szCs w:val="24"/>
        </w:rPr>
        <w:t xml:space="preserve"> the church, but </w:t>
      </w:r>
      <w:r w:rsidRPr="00E524D1">
        <w:rPr>
          <w:i/>
          <w:sz w:val="24"/>
          <w:szCs w:val="24"/>
        </w:rPr>
        <w:t>to</w:t>
      </w:r>
      <w:r>
        <w:rPr>
          <w:sz w:val="24"/>
          <w:szCs w:val="24"/>
        </w:rPr>
        <w:t xml:space="preserve"> the church. There is a difference.</w:t>
      </w:r>
      <w:r w:rsidRPr="00911919">
        <w:rPr>
          <w:sz w:val="24"/>
          <w:szCs w:val="24"/>
        </w:rPr>
        <w:t xml:space="preserve"> </w:t>
      </w:r>
      <w:r w:rsidR="000B3E7C">
        <w:rPr>
          <w:sz w:val="24"/>
          <w:szCs w:val="24"/>
        </w:rPr>
        <w:t>In actuality, t</w:t>
      </w:r>
      <w:r>
        <w:rPr>
          <w:sz w:val="24"/>
          <w:szCs w:val="24"/>
        </w:rPr>
        <w:t xml:space="preserve">he church is not a building or </w:t>
      </w:r>
      <w:r w:rsidR="000D4455">
        <w:rPr>
          <w:sz w:val="24"/>
          <w:szCs w:val="24"/>
        </w:rPr>
        <w:t>organization;</w:t>
      </w:r>
      <w:r>
        <w:rPr>
          <w:sz w:val="24"/>
          <w:szCs w:val="24"/>
        </w:rPr>
        <w:t xml:space="preserve"> it is a living organism. </w:t>
      </w:r>
      <w:r>
        <w:rPr>
          <w:rFonts w:asciiTheme="minorHAnsi" w:eastAsiaTheme="minorEastAsia" w:hAnsiTheme="minorHAnsi" w:cstheme="minorBidi"/>
          <w:sz w:val="24"/>
          <w:szCs w:val="24"/>
        </w:rPr>
        <w:t>You were added to God’s family so that you could bear much fruit. But it is just not going to happen if you are disconnected from His church -- local</w:t>
      </w:r>
      <w:r w:rsidRPr="5897EC05">
        <w:rPr>
          <w:sz w:val="24"/>
          <w:szCs w:val="24"/>
        </w:rPr>
        <w:t xml:space="preserve"> communities of </w:t>
      </w:r>
      <w:r>
        <w:rPr>
          <w:sz w:val="24"/>
          <w:szCs w:val="24"/>
        </w:rPr>
        <w:t>f</w:t>
      </w:r>
      <w:r w:rsidRPr="5897EC05">
        <w:rPr>
          <w:sz w:val="24"/>
          <w:szCs w:val="24"/>
        </w:rPr>
        <w:t>aith</w:t>
      </w:r>
      <w:r>
        <w:rPr>
          <w:sz w:val="24"/>
          <w:szCs w:val="24"/>
        </w:rPr>
        <w:t>.  (In next week’s lesson, we will take a closer look at how this works.)</w:t>
      </w:r>
    </w:p>
    <w:p w14:paraId="744868D8" w14:textId="77777777" w:rsidR="00E706B7" w:rsidRDefault="00E706B7" w:rsidP="00E706B7">
      <w:pPr>
        <w:ind w:firstLine="720"/>
        <w:jc w:val="both"/>
        <w:rPr>
          <w:sz w:val="24"/>
          <w:szCs w:val="24"/>
        </w:rPr>
      </w:pPr>
      <w:r w:rsidRPr="00210F71">
        <w:rPr>
          <w:sz w:val="24"/>
          <w:szCs w:val="24"/>
        </w:rPr>
        <w:t xml:space="preserve">In his message entitled, </w:t>
      </w:r>
      <w:r w:rsidRPr="00210F71">
        <w:rPr>
          <w:i/>
          <w:sz w:val="24"/>
          <w:szCs w:val="24"/>
        </w:rPr>
        <w:t>The Comma that Caused a Disciple-making Coma in Christians!</w:t>
      </w:r>
      <w:r>
        <w:rPr>
          <w:i/>
          <w:sz w:val="24"/>
          <w:szCs w:val="24"/>
        </w:rPr>
        <w:t xml:space="preserve"> </w:t>
      </w:r>
      <w:r w:rsidRPr="00210F71">
        <w:rPr>
          <w:sz w:val="24"/>
          <w:szCs w:val="24"/>
        </w:rPr>
        <w:t>Rev. Wade Trimmer</w:t>
      </w:r>
      <w:r>
        <w:rPr>
          <w:sz w:val="24"/>
          <w:szCs w:val="24"/>
        </w:rPr>
        <w:t xml:space="preserve"> gives a thought provoking explanation. He says:</w:t>
      </w:r>
    </w:p>
    <w:p w14:paraId="18EB0A6D" w14:textId="77777777" w:rsidR="00E706B7" w:rsidRPr="00210F71" w:rsidRDefault="00E706B7" w:rsidP="00E706B7">
      <w:pPr>
        <w:pStyle w:val="ListParagraph"/>
        <w:ind w:right="720"/>
        <w:jc w:val="both"/>
        <w:rPr>
          <w:rFonts w:asciiTheme="minorHAnsi" w:eastAsia="Times New Roman" w:hAnsiTheme="minorHAnsi"/>
          <w:sz w:val="24"/>
          <w:szCs w:val="24"/>
        </w:rPr>
      </w:pPr>
      <w:r w:rsidRPr="00210F71">
        <w:rPr>
          <w:rFonts w:asciiTheme="minorHAnsi" w:hAnsiTheme="minorHAnsi"/>
          <w:sz w:val="24"/>
          <w:szCs w:val="24"/>
        </w:rPr>
        <w:t>No, I am not trying to be cute with my play on the words “comma” and “coma.” The stark reality is the translator’s insertion of the commas in Ephesians 4:12, have literally resulted in the majority of Christians going into a spiritual coma as far as doing ministry is concerned.</w:t>
      </w:r>
    </w:p>
    <w:p w14:paraId="0BFBB711" w14:textId="5FA73F20"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Our English word, “coma” is derived from the Greek word “koma,</w:t>
      </w:r>
      <w:r w:rsidR="003A528F">
        <w:rPr>
          <w:rFonts w:asciiTheme="minorHAnsi" w:hAnsiTheme="minorHAnsi"/>
        </w:rPr>
        <w:t>”</w:t>
      </w:r>
      <w:r w:rsidR="006D04DC">
        <w:rPr>
          <w:rFonts w:asciiTheme="minorHAnsi" w:hAnsiTheme="minorHAnsi"/>
        </w:rPr>
        <w:t xml:space="preserve"> </w:t>
      </w:r>
      <w:r w:rsidRPr="00210F71">
        <w:rPr>
          <w:rFonts w:asciiTheme="minorHAnsi" w:hAnsiTheme="minorHAnsi"/>
        </w:rPr>
        <w:t>meaning deep sleep. Medically this is a state of extreme unresponsiveness to outward stimuli. Spiritually, it’s an unresponsiveness to Jesus’ assignment based primarily upon being taught that they were only members of the church whose responsibility was to help those called to the ministry.</w:t>
      </w:r>
    </w:p>
    <w:p w14:paraId="52AAB4E2"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What prompted the King James translators to insert these three commas in this sentence?  It was not because the Greek text mandated commas here. The original Greek text did not use any punctuation marks. They did so</w:t>
      </w:r>
      <w:r>
        <w:rPr>
          <w:rFonts w:asciiTheme="minorHAnsi" w:hAnsiTheme="minorHAnsi"/>
        </w:rPr>
        <w:t>,</w:t>
      </w:r>
      <w:r w:rsidRPr="00210F71">
        <w:rPr>
          <w:rFonts w:asciiTheme="minorHAnsi" w:hAnsiTheme="minorHAnsi"/>
        </w:rPr>
        <w:t xml:space="preserve"> based upon the truth that the Church as a whole had been functioning for 1700 years on a misunderstanding of who was responsible for doing the work of the ministry.</w:t>
      </w:r>
    </w:p>
    <w:p w14:paraId="79EA144B"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Taking the implications of Ephesians 4:7 into our interpretation, i.e.  that every believer is gifted and contributes to the building up of the body, then the five gifted persons — apostles, prophets, evangelists, pastors, teachers — are given the task of equipping every member of the church to do the work of ministry or service. (The word translated ministry is the word most often used for serving and service.)</w:t>
      </w:r>
    </w:p>
    <w:p w14:paraId="24198B6A" w14:textId="77777777" w:rsidR="00E706B7" w:rsidRDefault="00E706B7" w:rsidP="00E706B7">
      <w:pPr>
        <w:pStyle w:val="NormalWeb"/>
        <w:ind w:left="720" w:right="720"/>
        <w:jc w:val="both"/>
        <w:rPr>
          <w:rFonts w:asciiTheme="minorHAnsi" w:hAnsiTheme="minorHAnsi"/>
        </w:rPr>
      </w:pPr>
      <w:r w:rsidRPr="00210F71">
        <w:rPr>
          <w:rFonts w:asciiTheme="minorHAnsi" w:hAnsiTheme="minorHAnsi"/>
        </w:rPr>
        <w:t>The three commas created two classes of persons in the church, the clergy and the laity, the minister and the members. It divided life into the sacred and the secular. Institutional church work on Sunday was considered sacred and laymen’s</w:t>
      </w:r>
      <w:r w:rsidRPr="00760CB8">
        <w:rPr>
          <w:rFonts w:asciiTheme="minorHAnsi" w:hAnsiTheme="minorHAnsi"/>
        </w:rPr>
        <w:t xml:space="preserve"> work during the week was labeled secular. It created two callings a higher verses a lower calling, or a sacred verses a secular calling.</w:t>
      </w:r>
    </w:p>
    <w:p w14:paraId="03063941" w14:textId="77777777" w:rsidR="00E706B7" w:rsidRDefault="00E706B7" w:rsidP="00E706B7">
      <w:pPr>
        <w:pStyle w:val="ListParagraph"/>
        <w:ind w:left="0" w:firstLine="720"/>
        <w:jc w:val="both"/>
        <w:rPr>
          <w:sz w:val="24"/>
          <w:szCs w:val="24"/>
        </w:rPr>
      </w:pPr>
      <w:r>
        <w:rPr>
          <w:sz w:val="24"/>
          <w:szCs w:val="24"/>
        </w:rPr>
        <w:t xml:space="preserve">We know from the book of Acts and the history of the first 200 years of the church that it was growing and multiplying exponentially.  Then something happened. As is always the case, Satan </w:t>
      </w:r>
      <w:r w:rsidRPr="00B56BC4">
        <w:rPr>
          <w:sz w:val="24"/>
          <w:szCs w:val="24"/>
        </w:rPr>
        <w:t>ha</w:t>
      </w:r>
      <w:r w:rsidR="006274DC" w:rsidRPr="00B56BC4">
        <w:rPr>
          <w:sz w:val="24"/>
          <w:szCs w:val="24"/>
        </w:rPr>
        <w:t>d</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an instrument in the hands of the evil one to stop the multiplication. The tragic effect of this was that all of the believers stopped going everywhere to “tell</w:t>
      </w:r>
      <w:r w:rsidRPr="032B7803">
        <w:rPr>
          <w:sz w:val="24"/>
          <w:szCs w:val="24"/>
        </w:rPr>
        <w:t xml:space="preserve"> </w:t>
      </w:r>
      <w:r>
        <w:rPr>
          <w:sz w:val="24"/>
          <w:szCs w:val="24"/>
        </w:rPr>
        <w:t>a person.” Now they came into these extravagant buildings to sit and “hear</w:t>
      </w:r>
      <w:r w:rsidRPr="1B63687F">
        <w:rPr>
          <w:sz w:val="24"/>
          <w:szCs w:val="24"/>
        </w:rPr>
        <w:t xml:space="preserve"> </w:t>
      </w:r>
      <w:r>
        <w:rPr>
          <w:sz w:val="24"/>
          <w:szCs w:val="24"/>
        </w:rPr>
        <w:t>a</w:t>
      </w:r>
      <w:r w:rsidRPr="032B7803">
        <w:rPr>
          <w:sz w:val="24"/>
          <w:szCs w:val="24"/>
        </w:rPr>
        <w:t xml:space="preserve"> </w:t>
      </w:r>
      <w:r>
        <w:rPr>
          <w:sz w:val="24"/>
          <w:szCs w:val="24"/>
        </w:rPr>
        <w:t xml:space="preserve">person” </w:t>
      </w:r>
      <w:r w:rsidRPr="00F05BAD">
        <w:rPr>
          <w:sz w:val="24"/>
          <w:szCs w:val="24"/>
        </w:rPr>
        <w:t xml:space="preserve">(priests </w:t>
      </w:r>
      <w:r>
        <w:rPr>
          <w:sz w:val="24"/>
          <w:szCs w:val="24"/>
        </w:rPr>
        <w:t xml:space="preserve">and only well-educated speakers.) They were told, in essence, you are not important or smart or powerful enough to be used of God. So,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 xml:space="preserve"> </w:t>
      </w:r>
      <w:r w:rsidRPr="00F05BAD">
        <w:rPr>
          <w:sz w:val="24"/>
          <w:szCs w:val="24"/>
        </w:rPr>
        <w:t>a</w:t>
      </w:r>
      <w:r>
        <w:rPr>
          <w:sz w:val="24"/>
          <w:szCs w:val="24"/>
        </w:rPr>
        <w:t xml:space="preserve"> </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“pewed,” if you will. In other words, the majority of people who made up the church were put out of</w:t>
      </w:r>
      <w:r w:rsidRPr="00F05BAD">
        <w:rPr>
          <w:sz w:val="24"/>
          <w:szCs w:val="24"/>
        </w:rPr>
        <w:t xml:space="preserve"> </w:t>
      </w:r>
      <w:r>
        <w:rPr>
          <w:sz w:val="24"/>
          <w:szCs w:val="24"/>
        </w:rPr>
        <w:t>co-mission</w:t>
      </w:r>
      <w:r w:rsidRPr="00F05BAD">
        <w:rPr>
          <w:sz w:val="24"/>
          <w:szCs w:val="24"/>
        </w:rPr>
        <w:t xml:space="preserve">. </w:t>
      </w:r>
    </w:p>
    <w:p w14:paraId="20CF1AA1" w14:textId="77777777" w:rsidR="00E706B7" w:rsidRDefault="00E706B7" w:rsidP="00E706B7">
      <w:pPr>
        <w:pStyle w:val="ListParagraph"/>
        <w:ind w:left="0" w:firstLine="720"/>
        <w:jc w:val="both"/>
        <w:rPr>
          <w:sz w:val="24"/>
          <w:szCs w:val="24"/>
        </w:rPr>
      </w:pPr>
    </w:p>
    <w:p w14:paraId="443D45D1" w14:textId="77777777" w:rsidR="00E706B7" w:rsidRDefault="00E706B7" w:rsidP="00E706B7">
      <w:pPr>
        <w:pStyle w:val="ListParagraph"/>
        <w:ind w:left="0" w:firstLine="720"/>
        <w:jc w:val="both"/>
        <w:rPr>
          <w:sz w:val="24"/>
          <w:szCs w:val="24"/>
        </w:rPr>
      </w:pPr>
      <w:r>
        <w:rPr>
          <w:sz w:val="24"/>
          <w:szCs w:val="24"/>
        </w:rPr>
        <w:t xml:space="preserve">However, if you were to ask most Christians what the Great Commission is, they would most likely say evangelism. But is that what Jesus told us to do? </w:t>
      </w:r>
      <w:r w:rsidR="0033548E">
        <w:rPr>
          <w:sz w:val="24"/>
          <w:szCs w:val="24"/>
        </w:rPr>
        <w:t xml:space="preserve">Well not exactly. </w:t>
      </w:r>
      <w:r w:rsidRPr="5BE4FE72">
        <w:rPr>
          <w:rFonts w:asciiTheme="minorHAnsi" w:eastAsiaTheme="minorEastAsia" w:hAnsiTheme="minorHAnsi" w:cstheme="minorBidi"/>
          <w:sz w:val="24"/>
          <w:szCs w:val="24"/>
          <w:lang w:val="en"/>
        </w:rPr>
        <w:t xml:space="preserve">He did not say, “Some of you go evangelize the nations.”  He did not say, “Some of you go make converts.” He did </w:t>
      </w:r>
      <w:r w:rsidRPr="5BE4FE72">
        <w:rPr>
          <w:rFonts w:asciiTheme="minorHAnsi" w:eastAsiaTheme="minorEastAsia" w:hAnsiTheme="minorHAnsi" w:cstheme="minorBidi"/>
          <w:i/>
          <w:iCs/>
          <w:sz w:val="24"/>
          <w:szCs w:val="24"/>
          <w:lang w:val="en"/>
        </w:rPr>
        <w:t>not s</w:t>
      </w:r>
      <w:r w:rsidRPr="5BE4FE72">
        <w:rPr>
          <w:rFonts w:asciiTheme="minorHAnsi" w:eastAsiaTheme="minorEastAsia" w:hAnsiTheme="minorHAnsi" w:cstheme="minorBidi"/>
          <w:sz w:val="24"/>
          <w:szCs w:val="24"/>
          <w:lang w:val="en"/>
        </w:rPr>
        <w:t>ay: “Go and build buildings.” He said, “</w:t>
      </w:r>
      <w:r w:rsidRPr="004262F1">
        <w:rPr>
          <w:rFonts w:asciiTheme="minorHAnsi" w:eastAsiaTheme="minorEastAsia" w:hAnsiTheme="minorHAnsi" w:cstheme="minorBidi"/>
          <w:bCs/>
          <w:iCs/>
          <w:sz w:val="24"/>
          <w:szCs w:val="24"/>
          <w:lang w:val="en"/>
        </w:rPr>
        <w:t>Go and turn people into disciples</w:t>
      </w:r>
      <w:r w:rsidRPr="004262F1">
        <w:rPr>
          <w:rFonts w:asciiTheme="minorHAnsi" w:eastAsiaTheme="minorEastAsia" w:hAnsiTheme="minorHAnsi" w:cstheme="minorBidi"/>
          <w:iCs/>
          <w:sz w:val="24"/>
          <w:szCs w:val="24"/>
          <w:lang w:val="en"/>
        </w:rPr>
        <w:t xml:space="preserve">.” </w:t>
      </w:r>
      <w:r w:rsidRPr="004262F1">
        <w:rPr>
          <w:sz w:val="24"/>
          <w:szCs w:val="24"/>
        </w:rPr>
        <w:t>It was</w:t>
      </w:r>
      <w:r>
        <w:rPr>
          <w:sz w:val="24"/>
          <w:szCs w:val="24"/>
        </w:rPr>
        <w:t xml:space="preserve"> never His intent</w:t>
      </w:r>
      <w:r w:rsidRPr="5BE4FE72">
        <w:rPr>
          <w:sz w:val="24"/>
          <w:szCs w:val="24"/>
        </w:rPr>
        <w:t xml:space="preserve"> that just a few in the body of Christ would enter His labor force while everyone else sat on their hands and watched them work! But, if we are honest, isn’t that what we have done? Furthermore, is it really realistic to think a handful of foreign missionaries can make disciples of all nations?  </w:t>
      </w:r>
      <w:r w:rsidRPr="00CA2E75">
        <w:rPr>
          <w:sz w:val="24"/>
          <w:szCs w:val="24"/>
        </w:rPr>
        <w:t>E</w:t>
      </w:r>
      <w:r w:rsidRPr="00CA2E75">
        <w:rPr>
          <w:iCs/>
          <w:sz w:val="24"/>
          <w:szCs w:val="24"/>
        </w:rPr>
        <w:t>very believer from every ethnic</w:t>
      </w:r>
      <w:r w:rsidRPr="00CA2E75">
        <w:rPr>
          <w:sz w:val="24"/>
          <w:szCs w:val="24"/>
        </w:rPr>
        <w:t xml:space="preserve"> group </w:t>
      </w:r>
      <w:r>
        <w:rPr>
          <w:sz w:val="24"/>
          <w:szCs w:val="24"/>
        </w:rPr>
        <w:t>must be</w:t>
      </w:r>
      <w:r w:rsidRPr="00CA2E75">
        <w:rPr>
          <w:sz w:val="24"/>
          <w:szCs w:val="24"/>
        </w:rPr>
        <w:t xml:space="preserve"> equipped and mobilized with the strategy of Jesus. </w:t>
      </w:r>
    </w:p>
    <w:p w14:paraId="7DAC3DA9" w14:textId="77777777" w:rsidR="00DA5DB5" w:rsidRDefault="00DA5DB5" w:rsidP="00E706B7">
      <w:pPr>
        <w:pStyle w:val="ListParagraph"/>
        <w:ind w:left="0" w:firstLine="720"/>
        <w:jc w:val="both"/>
        <w:rPr>
          <w:sz w:val="24"/>
          <w:szCs w:val="24"/>
        </w:rPr>
      </w:pPr>
    </w:p>
    <w:p w14:paraId="53C67B52" w14:textId="77777777" w:rsidR="00E706B7" w:rsidRDefault="00E706B7" w:rsidP="00E706B7">
      <w:pPr>
        <w:pStyle w:val="ListParagraph"/>
        <w:ind w:left="0" w:firstLine="720"/>
        <w:jc w:val="both"/>
        <w:rPr>
          <w:sz w:val="24"/>
          <w:szCs w:val="24"/>
        </w:rPr>
      </w:pPr>
      <w:r w:rsidRPr="00B56BC4">
        <w:rPr>
          <w:sz w:val="24"/>
          <w:szCs w:val="24"/>
        </w:rPr>
        <w:t xml:space="preserve">He did not say make </w:t>
      </w:r>
      <w:r w:rsidRPr="00B56BC4">
        <w:rPr>
          <w:i/>
          <w:sz w:val="24"/>
          <w:szCs w:val="24"/>
        </w:rPr>
        <w:t xml:space="preserve">a </w:t>
      </w:r>
      <w:r w:rsidRPr="00B56BC4">
        <w:rPr>
          <w:sz w:val="24"/>
          <w:szCs w:val="24"/>
        </w:rPr>
        <w:t>disciple. He said, “Go” (present partic</w:t>
      </w:r>
      <w:r w:rsidR="0033548E" w:rsidRPr="00B56BC4">
        <w:rPr>
          <w:sz w:val="24"/>
          <w:szCs w:val="24"/>
        </w:rPr>
        <w:t>iple) meaning, as you go,</w:t>
      </w:r>
      <w:r w:rsidR="00B56BC4">
        <w:rPr>
          <w:sz w:val="24"/>
          <w:szCs w:val="24"/>
        </w:rPr>
        <w:t xml:space="preserve"> wher</w:t>
      </w:r>
      <w:r>
        <w:rPr>
          <w:sz w:val="24"/>
          <w:szCs w:val="24"/>
        </w:rPr>
        <w:t>eve</w:t>
      </w:r>
      <w:r w:rsidR="00B56BC4">
        <w:rPr>
          <w:sz w:val="24"/>
          <w:szCs w:val="24"/>
        </w:rPr>
        <w:t>r you go in your everyday life…</w:t>
      </w:r>
      <w:r w:rsidRPr="00F05BAD">
        <w:rPr>
          <w:sz w:val="24"/>
          <w:szCs w:val="24"/>
        </w:rPr>
        <w:t xml:space="preserve">make </w:t>
      </w:r>
      <w:r w:rsidRPr="00CC75DB">
        <w:rPr>
          <w:sz w:val="24"/>
          <w:szCs w:val="24"/>
        </w:rPr>
        <w:t xml:space="preserve">disciples </w:t>
      </w:r>
      <w:r w:rsidRPr="00F05BAD">
        <w:rPr>
          <w:sz w:val="24"/>
          <w:szCs w:val="24"/>
        </w:rPr>
        <w:t xml:space="preserve">of </w:t>
      </w:r>
      <w:r w:rsidRPr="00CA2E75">
        <w:rPr>
          <w:i/>
          <w:sz w:val="24"/>
          <w:szCs w:val="24"/>
        </w:rPr>
        <w:t>all</w:t>
      </w:r>
      <w:r w:rsidRPr="00F05BAD">
        <w:rPr>
          <w:sz w:val="24"/>
          <w:szCs w:val="24"/>
        </w:rPr>
        <w:t xml:space="preserve">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0075ED9B" w14:textId="77777777" w:rsidR="00E706B7" w:rsidRDefault="00E706B7" w:rsidP="00E706B7">
      <w:pPr>
        <w:pStyle w:val="ListParagraph"/>
        <w:ind w:left="0" w:firstLine="720"/>
        <w:jc w:val="both"/>
        <w:rPr>
          <w:sz w:val="24"/>
          <w:szCs w:val="24"/>
        </w:rPr>
      </w:pPr>
    </w:p>
    <w:p w14:paraId="47290D9A" w14:textId="77777777" w:rsidR="00E706B7" w:rsidRDefault="00E706B7" w:rsidP="00E706B7">
      <w:pPr>
        <w:pStyle w:val="ListParagraph"/>
        <w:ind w:left="0" w:firstLine="720"/>
        <w:jc w:val="both"/>
        <w:rPr>
          <w:sz w:val="24"/>
          <w:szCs w:val="24"/>
        </w:rPr>
      </w:pPr>
      <w:r w:rsidRPr="004262F1">
        <w:rPr>
          <w:bCs/>
          <w:sz w:val="24"/>
          <w:szCs w:val="24"/>
        </w:rPr>
        <w:t xml:space="preserve">This is how it works. </w:t>
      </w:r>
      <w:r>
        <w:rPr>
          <w:bCs/>
          <w:sz w:val="24"/>
          <w:szCs w:val="24"/>
        </w:rPr>
        <w:t>Hypothetically speaking, l</w:t>
      </w:r>
      <w:r w:rsidRPr="004262F1">
        <w:rPr>
          <w:bCs/>
          <w:sz w:val="24"/>
          <w:szCs w:val="24"/>
        </w:rPr>
        <w:t>et</w:t>
      </w:r>
      <w:r>
        <w:rPr>
          <w:bCs/>
          <w:sz w:val="24"/>
          <w:szCs w:val="24"/>
        </w:rPr>
        <w:t>’</w:t>
      </w:r>
      <w:r w:rsidRPr="004262F1">
        <w:rPr>
          <w:bCs/>
          <w:sz w:val="24"/>
          <w:szCs w:val="24"/>
        </w:rPr>
        <w:t>s say that</w:t>
      </w:r>
      <w:r w:rsidRPr="004262F1">
        <w:rPr>
          <w:sz w:val="24"/>
          <w:szCs w:val="24"/>
        </w:rPr>
        <w:t xml:space="preserve"> you could</w:t>
      </w:r>
      <w:r w:rsidRPr="00474ED1">
        <w:rPr>
          <w:sz w:val="24"/>
          <w:szCs w:val="24"/>
        </w:rPr>
        <w:t xml:space="preserve"> win one person </w:t>
      </w:r>
      <w:r>
        <w:rPr>
          <w:sz w:val="24"/>
          <w:szCs w:val="24"/>
        </w:rPr>
        <w:t xml:space="preserve">to the Lord every day for </w:t>
      </w:r>
      <w:r w:rsidRPr="00474ED1">
        <w:rPr>
          <w:sz w:val="24"/>
          <w:szCs w:val="24"/>
        </w:rPr>
        <w:t>16 years</w:t>
      </w:r>
      <w:r>
        <w:rPr>
          <w:sz w:val="24"/>
          <w:szCs w:val="24"/>
        </w:rPr>
        <w:t>; that equals</w:t>
      </w:r>
      <w:r w:rsidRPr="00474ED1">
        <w:rPr>
          <w:sz w:val="24"/>
          <w:szCs w:val="24"/>
        </w:rPr>
        <w:t xml:space="preserve"> 5846 souls. But</w:t>
      </w:r>
      <w:r>
        <w:rPr>
          <w:sz w:val="24"/>
          <w:szCs w:val="24"/>
        </w:rPr>
        <w:t>,</w:t>
      </w:r>
      <w:r w:rsidRPr="00474ED1">
        <w:rPr>
          <w:sz w:val="24"/>
          <w:szCs w:val="24"/>
        </w:rPr>
        <w:t xml:space="preserve"> if you</w:t>
      </w:r>
      <w:r>
        <w:rPr>
          <w:sz w:val="24"/>
          <w:szCs w:val="24"/>
        </w:rPr>
        <w:t xml:space="preserve"> were to</w:t>
      </w:r>
      <w:r w:rsidRPr="00474ED1">
        <w:rPr>
          <w:sz w:val="24"/>
          <w:szCs w:val="24"/>
        </w:rPr>
        <w:t xml:space="preserve"> disciple only two people per year</w:t>
      </w:r>
      <w:r>
        <w:rPr>
          <w:sz w:val="24"/>
          <w:szCs w:val="24"/>
        </w:rPr>
        <w:t>,</w:t>
      </w:r>
      <w:r w:rsidRPr="00474ED1">
        <w:rPr>
          <w:sz w:val="24"/>
          <w:szCs w:val="24"/>
        </w:rPr>
        <w:t xml:space="preserve"> and they do the same, in 16 years you could impact 65,536 souls. Impressive isn’t it? But how many people have this kind of impact?</w:t>
      </w:r>
      <w:r>
        <w:rPr>
          <w:sz w:val="24"/>
          <w:szCs w:val="24"/>
        </w:rPr>
        <w:t xml:space="preserve"> </w:t>
      </w: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w:t>
      </w:r>
      <w:r>
        <w:rPr>
          <w:sz w:val="24"/>
          <w:szCs w:val="24"/>
        </w:rPr>
        <w:t xml:space="preserve"> </w:t>
      </w:r>
      <w:r w:rsidRPr="00F05BAD">
        <w:rPr>
          <w:sz w:val="24"/>
          <w:szCs w:val="24"/>
        </w:rPr>
        <w:t>is people building</w:t>
      </w:r>
      <w:r>
        <w:rPr>
          <w:sz w:val="24"/>
          <w:szCs w:val="24"/>
        </w:rPr>
        <w:t>; t</w:t>
      </w:r>
      <w:r w:rsidRPr="00F05BAD">
        <w:rPr>
          <w:sz w:val="24"/>
          <w:szCs w:val="24"/>
        </w:rPr>
        <w:t>here is no other plan</w:t>
      </w:r>
      <w:r>
        <w:rPr>
          <w:sz w:val="24"/>
          <w:szCs w:val="24"/>
        </w:rPr>
        <w:t xml:space="preserve"> -- t</w:t>
      </w:r>
      <w:r w:rsidRPr="00F05BAD">
        <w:rPr>
          <w:sz w:val="24"/>
          <w:szCs w:val="24"/>
        </w:rPr>
        <w:t xml:space="preserve">his is the mission! </w:t>
      </w:r>
    </w:p>
    <w:p w14:paraId="0CFBB2ED" w14:textId="77777777" w:rsidR="00E706B7" w:rsidRDefault="00E706B7" w:rsidP="00E706B7">
      <w:pPr>
        <w:ind w:firstLine="720"/>
        <w:jc w:val="both"/>
        <w:rPr>
          <w:sz w:val="24"/>
          <w:szCs w:val="24"/>
        </w:rPr>
      </w:pPr>
      <w:r w:rsidRPr="003F64B7">
        <w:rPr>
          <w:sz w:val="24"/>
          <w:szCs w:val="24"/>
        </w:rPr>
        <w:t>To wrap up this week’s lesson, I would like to end with a song</w:t>
      </w:r>
      <w:r w:rsidR="00025F7B">
        <w:rPr>
          <w:sz w:val="24"/>
          <w:szCs w:val="24"/>
        </w:rPr>
        <w:t xml:space="preserve"> </w:t>
      </w:r>
      <w:r w:rsidRPr="003F64B7">
        <w:rPr>
          <w:sz w:val="24"/>
          <w:szCs w:val="24"/>
        </w:rPr>
        <w:t>written in 1866 by Samuel J. Stone.</w:t>
      </w:r>
      <w:r w:rsidR="00B07C09">
        <w:rPr>
          <w:sz w:val="24"/>
          <w:szCs w:val="24"/>
        </w:rPr>
        <w:t xml:space="preserve"> </w:t>
      </w:r>
      <w:r w:rsidRPr="003F64B7">
        <w:rPr>
          <w:sz w:val="24"/>
          <w:szCs w:val="24"/>
        </w:rPr>
        <w:t xml:space="preserve"> In it he beautifully descri</w:t>
      </w:r>
      <w:r w:rsidR="00B07C09">
        <w:rPr>
          <w:sz w:val="24"/>
          <w:szCs w:val="24"/>
        </w:rPr>
        <w:t>bes the life of the church and h</w:t>
      </w:r>
      <w:r w:rsidRPr="003F64B7">
        <w:rPr>
          <w:sz w:val="24"/>
          <w:szCs w:val="24"/>
        </w:rPr>
        <w:t xml:space="preserve">er final victory over the world and death. </w:t>
      </w:r>
    </w:p>
    <w:p w14:paraId="2F0BF535" w14:textId="77777777" w:rsidR="00E706B7" w:rsidRPr="00017BE1" w:rsidRDefault="00E706B7" w:rsidP="00E706B7">
      <w:pPr>
        <w:pStyle w:val="ListParagraph"/>
        <w:ind w:left="0"/>
        <w:jc w:val="center"/>
        <w:rPr>
          <w:b/>
          <w:sz w:val="28"/>
          <w:szCs w:val="28"/>
        </w:rPr>
      </w:pPr>
      <w:r w:rsidRPr="00017BE1">
        <w:rPr>
          <w:b/>
          <w:sz w:val="28"/>
          <w:szCs w:val="28"/>
        </w:rPr>
        <w:t>The Church’s One Foundation</w:t>
      </w:r>
    </w:p>
    <w:p w14:paraId="78CAB430" w14:textId="77777777" w:rsidR="001277EB" w:rsidRDefault="001277EB" w:rsidP="00E706B7">
      <w:pPr>
        <w:pStyle w:val="ListParagraph"/>
        <w:ind w:left="0"/>
        <w:jc w:val="center"/>
        <w:rPr>
          <w:b/>
          <w:bCs/>
          <w:iCs/>
          <w:sz w:val="24"/>
          <w:szCs w:val="24"/>
        </w:rPr>
      </w:pPr>
    </w:p>
    <w:p w14:paraId="136F8FA6" w14:textId="77777777" w:rsidR="00E706B7" w:rsidRPr="00B07C09" w:rsidRDefault="00E706B7" w:rsidP="00E706B7">
      <w:pPr>
        <w:pStyle w:val="ListParagraph"/>
        <w:ind w:left="0"/>
        <w:jc w:val="center"/>
        <w:rPr>
          <w:b/>
          <w:sz w:val="24"/>
          <w:szCs w:val="24"/>
        </w:rPr>
      </w:pPr>
      <w:r w:rsidRPr="00B07C09">
        <w:rPr>
          <w:b/>
          <w:bCs/>
          <w:iCs/>
          <w:sz w:val="24"/>
          <w:szCs w:val="24"/>
        </w:rPr>
        <w:t>1 Corinthians 3:11</w:t>
      </w:r>
    </w:p>
    <w:p w14:paraId="39E690AC" w14:textId="77777777" w:rsidR="00E706B7" w:rsidRDefault="00E706B7" w:rsidP="00E706B7">
      <w:pPr>
        <w:pStyle w:val="ListParagraph"/>
        <w:ind w:left="0"/>
        <w:jc w:val="center"/>
        <w:rPr>
          <w:b/>
          <w:i/>
          <w:sz w:val="24"/>
          <w:szCs w:val="24"/>
        </w:rPr>
      </w:pPr>
      <w:r w:rsidRPr="5897EC05">
        <w:rPr>
          <w:b/>
          <w:bCs/>
          <w:i/>
          <w:iCs/>
          <w:sz w:val="24"/>
          <w:szCs w:val="24"/>
        </w:rPr>
        <w:t xml:space="preserve">For no man can lay a foundation other than the one which </w:t>
      </w:r>
      <w:r w:rsidR="00B07C09">
        <w:rPr>
          <w:b/>
          <w:bCs/>
          <w:i/>
          <w:iCs/>
          <w:sz w:val="24"/>
          <w:szCs w:val="24"/>
        </w:rPr>
        <w:t>is laid, which is Jesus Christ.</w:t>
      </w:r>
    </w:p>
    <w:p w14:paraId="5D48E741" w14:textId="77777777" w:rsidR="00E706B7" w:rsidRPr="00675324" w:rsidRDefault="00E706B7" w:rsidP="00E706B7">
      <w:pPr>
        <w:pStyle w:val="ListParagraph"/>
        <w:ind w:left="0"/>
        <w:jc w:val="center"/>
        <w:rPr>
          <w:sz w:val="24"/>
          <w:szCs w:val="24"/>
        </w:rPr>
      </w:pPr>
    </w:p>
    <w:p w14:paraId="50DCA179" w14:textId="77777777" w:rsidR="006D04DC" w:rsidRDefault="00E706B7" w:rsidP="00E706B7">
      <w:pPr>
        <w:pStyle w:val="ListParagraph"/>
        <w:ind w:left="0"/>
        <w:jc w:val="center"/>
        <w:rPr>
          <w:i/>
          <w:iCs/>
          <w:sz w:val="24"/>
          <w:szCs w:val="24"/>
        </w:rPr>
      </w:pPr>
      <w:r w:rsidRPr="5897EC05">
        <w:rPr>
          <w:i/>
          <w:iCs/>
          <w:sz w:val="24"/>
          <w:szCs w:val="24"/>
        </w:rPr>
        <w:t xml:space="preserve">The Church’s one foundation is Jesus Christ her LORD </w:t>
      </w:r>
    </w:p>
    <w:p w14:paraId="3B2B7846" w14:textId="77777777" w:rsidR="00E706B7" w:rsidRPr="00675324" w:rsidRDefault="00E706B7" w:rsidP="00E706B7">
      <w:pPr>
        <w:pStyle w:val="ListParagraph"/>
        <w:ind w:left="0"/>
        <w:jc w:val="center"/>
        <w:rPr>
          <w:i/>
          <w:sz w:val="24"/>
          <w:szCs w:val="24"/>
        </w:rPr>
      </w:pPr>
      <w:r w:rsidRPr="5897EC05">
        <w:rPr>
          <w:i/>
          <w:iCs/>
          <w:sz w:val="24"/>
          <w:szCs w:val="24"/>
        </w:rPr>
        <w:t xml:space="preserve">She is His new creation by water and the word. </w:t>
      </w:r>
    </w:p>
    <w:p w14:paraId="0DB1DCB1" w14:textId="77777777" w:rsidR="006D04DC" w:rsidRDefault="00E706B7" w:rsidP="00E706B7">
      <w:pPr>
        <w:pStyle w:val="ListParagraph"/>
        <w:ind w:left="0"/>
        <w:jc w:val="center"/>
        <w:rPr>
          <w:i/>
          <w:iCs/>
          <w:sz w:val="24"/>
          <w:szCs w:val="24"/>
        </w:rPr>
      </w:pPr>
      <w:r w:rsidRPr="5897EC05">
        <w:rPr>
          <w:i/>
          <w:iCs/>
          <w:sz w:val="24"/>
          <w:szCs w:val="24"/>
        </w:rPr>
        <w:t xml:space="preserve">From heaven He came and sought her to be His Holy Bride, </w:t>
      </w:r>
    </w:p>
    <w:p w14:paraId="7B6C1BCF" w14:textId="77777777" w:rsidR="00E706B7" w:rsidRPr="00675324" w:rsidRDefault="00E706B7" w:rsidP="00E706B7">
      <w:pPr>
        <w:pStyle w:val="ListParagraph"/>
        <w:ind w:left="0"/>
        <w:jc w:val="center"/>
        <w:rPr>
          <w:i/>
          <w:sz w:val="24"/>
          <w:szCs w:val="24"/>
        </w:rPr>
      </w:pPr>
      <w:r w:rsidRPr="5897EC05">
        <w:rPr>
          <w:i/>
          <w:iCs/>
          <w:sz w:val="24"/>
          <w:szCs w:val="24"/>
        </w:rPr>
        <w:t xml:space="preserve">with His own blood He bought her and for her life He died. </w:t>
      </w:r>
    </w:p>
    <w:p w14:paraId="7D73C629" w14:textId="77777777" w:rsidR="006D04DC" w:rsidRDefault="00E706B7" w:rsidP="00E706B7">
      <w:pPr>
        <w:pStyle w:val="ListParagraph"/>
        <w:ind w:left="0"/>
        <w:jc w:val="center"/>
        <w:rPr>
          <w:i/>
          <w:iCs/>
          <w:sz w:val="24"/>
          <w:szCs w:val="24"/>
        </w:rPr>
      </w:pPr>
      <w:r w:rsidRPr="5897EC05">
        <w:rPr>
          <w:i/>
          <w:iCs/>
          <w:sz w:val="24"/>
          <w:szCs w:val="24"/>
        </w:rPr>
        <w:t xml:space="preserve">Elect from every nation yet one o’er all the earth. </w:t>
      </w:r>
    </w:p>
    <w:p w14:paraId="5D861DBC" w14:textId="77777777" w:rsidR="006D04DC" w:rsidRDefault="00E706B7" w:rsidP="00E706B7">
      <w:pPr>
        <w:pStyle w:val="ListParagraph"/>
        <w:ind w:left="0"/>
        <w:jc w:val="center"/>
        <w:rPr>
          <w:i/>
          <w:iCs/>
          <w:sz w:val="24"/>
          <w:szCs w:val="24"/>
        </w:rPr>
      </w:pPr>
      <w:r w:rsidRPr="5897EC05">
        <w:rPr>
          <w:i/>
          <w:iCs/>
          <w:sz w:val="24"/>
          <w:szCs w:val="24"/>
        </w:rPr>
        <w:t xml:space="preserve">Her charter of Salvation, One LORD, One Faith, </w:t>
      </w:r>
      <w:r>
        <w:rPr>
          <w:i/>
          <w:iCs/>
          <w:sz w:val="24"/>
          <w:szCs w:val="24"/>
        </w:rPr>
        <w:t>o</w:t>
      </w:r>
      <w:r w:rsidRPr="5897EC05">
        <w:rPr>
          <w:i/>
          <w:iCs/>
          <w:sz w:val="24"/>
          <w:szCs w:val="24"/>
        </w:rPr>
        <w:t xml:space="preserve">ne birth, </w:t>
      </w:r>
    </w:p>
    <w:p w14:paraId="7D2FA576" w14:textId="77777777" w:rsidR="006D04DC" w:rsidRDefault="00E706B7" w:rsidP="00E706B7">
      <w:pPr>
        <w:pStyle w:val="ListParagraph"/>
        <w:ind w:left="0"/>
        <w:jc w:val="center"/>
        <w:rPr>
          <w:i/>
          <w:iCs/>
          <w:sz w:val="24"/>
          <w:szCs w:val="24"/>
        </w:rPr>
      </w:pPr>
      <w:r w:rsidRPr="5897EC05">
        <w:rPr>
          <w:i/>
          <w:iCs/>
          <w:sz w:val="24"/>
          <w:szCs w:val="24"/>
        </w:rPr>
        <w:t xml:space="preserve">one Holy Name she blesses, partakes one Holy food, </w:t>
      </w:r>
    </w:p>
    <w:p w14:paraId="27EB9CD9" w14:textId="77777777" w:rsidR="00E706B7" w:rsidRPr="00675324" w:rsidRDefault="00E706B7" w:rsidP="00E706B7">
      <w:pPr>
        <w:pStyle w:val="ListParagraph"/>
        <w:ind w:left="0"/>
        <w:jc w:val="center"/>
        <w:rPr>
          <w:i/>
          <w:sz w:val="24"/>
          <w:szCs w:val="24"/>
        </w:rPr>
      </w:pPr>
      <w:r w:rsidRPr="5897EC05">
        <w:rPr>
          <w:i/>
          <w:iCs/>
          <w:sz w:val="24"/>
          <w:szCs w:val="24"/>
        </w:rPr>
        <w:t xml:space="preserve">and to one Hope she presses with every grace endues. </w:t>
      </w:r>
    </w:p>
    <w:p w14:paraId="14ED09C6" w14:textId="77777777" w:rsidR="006D04DC" w:rsidRDefault="00E706B7" w:rsidP="00E706B7">
      <w:pPr>
        <w:pStyle w:val="ListParagraph"/>
        <w:ind w:left="0"/>
        <w:jc w:val="center"/>
        <w:rPr>
          <w:i/>
          <w:iCs/>
          <w:sz w:val="24"/>
          <w:szCs w:val="24"/>
        </w:rPr>
      </w:pPr>
      <w:r w:rsidRPr="5897EC05">
        <w:rPr>
          <w:i/>
          <w:iCs/>
          <w:sz w:val="24"/>
          <w:szCs w:val="24"/>
        </w:rPr>
        <w:t xml:space="preserve">Mid toil and tribulation and tumult of her war, </w:t>
      </w:r>
    </w:p>
    <w:p w14:paraId="649CBBB5" w14:textId="77777777" w:rsidR="006D04DC" w:rsidRDefault="00E706B7" w:rsidP="00E706B7">
      <w:pPr>
        <w:pStyle w:val="ListParagraph"/>
        <w:ind w:left="0"/>
        <w:jc w:val="center"/>
        <w:rPr>
          <w:i/>
          <w:iCs/>
          <w:sz w:val="24"/>
          <w:szCs w:val="24"/>
        </w:rPr>
      </w:pPr>
      <w:r w:rsidRPr="5897EC05">
        <w:rPr>
          <w:i/>
          <w:iCs/>
          <w:sz w:val="24"/>
          <w:szCs w:val="24"/>
        </w:rPr>
        <w:t xml:space="preserve">she waits the consummation of peace forevermore till, </w:t>
      </w:r>
    </w:p>
    <w:p w14:paraId="6BD9F33B" w14:textId="77777777" w:rsidR="006D04DC" w:rsidRDefault="00E706B7" w:rsidP="00E706B7">
      <w:pPr>
        <w:pStyle w:val="ListParagraph"/>
        <w:ind w:left="0"/>
        <w:jc w:val="center"/>
        <w:rPr>
          <w:i/>
          <w:iCs/>
          <w:sz w:val="24"/>
          <w:szCs w:val="24"/>
        </w:rPr>
      </w:pPr>
      <w:r w:rsidRPr="5897EC05">
        <w:rPr>
          <w:i/>
          <w:iCs/>
          <w:sz w:val="24"/>
          <w:szCs w:val="24"/>
        </w:rPr>
        <w:t xml:space="preserve">with the vision glorious her longing eyes are blest </w:t>
      </w:r>
    </w:p>
    <w:p w14:paraId="23550E87" w14:textId="77777777" w:rsidR="00E706B7" w:rsidRDefault="00E706B7" w:rsidP="00E706B7">
      <w:pPr>
        <w:pStyle w:val="ListParagraph"/>
        <w:ind w:left="0"/>
        <w:jc w:val="center"/>
        <w:rPr>
          <w:i/>
          <w:iCs/>
          <w:sz w:val="24"/>
          <w:szCs w:val="24"/>
        </w:rPr>
      </w:pPr>
      <w:r w:rsidRPr="5897EC05">
        <w:rPr>
          <w:i/>
          <w:iCs/>
          <w:sz w:val="24"/>
          <w:szCs w:val="24"/>
        </w:rPr>
        <w:t>and the great Church victorious shall be the Church at rest.</w:t>
      </w:r>
    </w:p>
    <w:p w14:paraId="111B20B2" w14:textId="77777777" w:rsidR="00D162ED" w:rsidRDefault="00D162ED" w:rsidP="00E706B7">
      <w:pPr>
        <w:pStyle w:val="ListParagraph"/>
        <w:ind w:left="0"/>
        <w:jc w:val="center"/>
        <w:rPr>
          <w:i/>
          <w:iCs/>
          <w:sz w:val="24"/>
          <w:szCs w:val="24"/>
        </w:rPr>
      </w:pPr>
    </w:p>
    <w:p w14:paraId="58C2035C" w14:textId="77777777" w:rsidR="009675E4" w:rsidRDefault="009675E4" w:rsidP="00E706B7">
      <w:pPr>
        <w:pStyle w:val="ListParagraph"/>
        <w:ind w:left="0"/>
        <w:jc w:val="center"/>
        <w:rPr>
          <w:i/>
          <w:iCs/>
          <w:sz w:val="24"/>
          <w:szCs w:val="24"/>
        </w:rPr>
      </w:pPr>
    </w:p>
    <w:p w14:paraId="2607D131" w14:textId="77777777" w:rsidR="009675E4" w:rsidRDefault="009675E4" w:rsidP="00E706B7">
      <w:pPr>
        <w:pStyle w:val="ListParagraph"/>
        <w:ind w:left="0"/>
        <w:jc w:val="center"/>
        <w:rPr>
          <w:i/>
          <w:iCs/>
          <w:sz w:val="24"/>
          <w:szCs w:val="24"/>
        </w:rPr>
      </w:pPr>
    </w:p>
    <w:p w14:paraId="14F10671" w14:textId="77777777" w:rsidR="009675E4" w:rsidRDefault="009675E4" w:rsidP="00E706B7">
      <w:pPr>
        <w:pStyle w:val="ListParagraph"/>
        <w:ind w:left="0"/>
        <w:jc w:val="center"/>
        <w:rPr>
          <w:i/>
          <w:iCs/>
          <w:sz w:val="24"/>
          <w:szCs w:val="24"/>
        </w:rPr>
      </w:pPr>
    </w:p>
    <w:p w14:paraId="7D90D505" w14:textId="77777777" w:rsidR="009675E4" w:rsidRDefault="009675E4" w:rsidP="00E706B7">
      <w:pPr>
        <w:pStyle w:val="ListParagraph"/>
        <w:ind w:left="0"/>
        <w:jc w:val="center"/>
        <w:rPr>
          <w:i/>
          <w:iCs/>
          <w:sz w:val="24"/>
          <w:szCs w:val="24"/>
        </w:rPr>
      </w:pPr>
    </w:p>
    <w:p w14:paraId="384914F5" w14:textId="77777777" w:rsidR="009675E4" w:rsidRDefault="009675E4" w:rsidP="00E706B7">
      <w:pPr>
        <w:pStyle w:val="ListParagraph"/>
        <w:ind w:left="0"/>
        <w:jc w:val="center"/>
        <w:rPr>
          <w:i/>
          <w:iCs/>
          <w:sz w:val="24"/>
          <w:szCs w:val="24"/>
        </w:rPr>
      </w:pPr>
    </w:p>
    <w:p w14:paraId="66B5C375" w14:textId="77777777" w:rsidR="009675E4" w:rsidRDefault="009675E4" w:rsidP="00E706B7">
      <w:pPr>
        <w:pStyle w:val="ListParagraph"/>
        <w:ind w:left="0"/>
        <w:jc w:val="center"/>
        <w:rPr>
          <w:i/>
          <w:iCs/>
          <w:sz w:val="24"/>
          <w:szCs w:val="24"/>
        </w:rPr>
      </w:pPr>
    </w:p>
    <w:p w14:paraId="66185224" w14:textId="77777777" w:rsidR="009675E4" w:rsidRDefault="009675E4" w:rsidP="00E706B7">
      <w:pPr>
        <w:pStyle w:val="ListParagraph"/>
        <w:ind w:left="0"/>
        <w:jc w:val="center"/>
        <w:rPr>
          <w:i/>
          <w:iCs/>
          <w:sz w:val="24"/>
          <w:szCs w:val="24"/>
        </w:rPr>
      </w:pPr>
    </w:p>
    <w:p w14:paraId="4E142BD5" w14:textId="77777777" w:rsidR="009675E4" w:rsidRDefault="009675E4" w:rsidP="00E706B7">
      <w:pPr>
        <w:pStyle w:val="ListParagraph"/>
        <w:ind w:left="0"/>
        <w:jc w:val="center"/>
        <w:rPr>
          <w:i/>
          <w:iCs/>
          <w:sz w:val="24"/>
          <w:szCs w:val="24"/>
        </w:rPr>
      </w:pPr>
    </w:p>
    <w:p w14:paraId="76E274C6" w14:textId="77777777" w:rsidR="009675E4" w:rsidRDefault="009675E4" w:rsidP="00E706B7">
      <w:pPr>
        <w:pStyle w:val="ListParagraph"/>
        <w:ind w:left="0"/>
        <w:jc w:val="center"/>
        <w:rPr>
          <w:i/>
          <w:iCs/>
          <w:sz w:val="24"/>
          <w:szCs w:val="24"/>
        </w:rPr>
      </w:pPr>
    </w:p>
    <w:p w14:paraId="68A6CD6F" w14:textId="77777777" w:rsidR="009675E4" w:rsidRDefault="009675E4" w:rsidP="00E706B7">
      <w:pPr>
        <w:pStyle w:val="ListParagraph"/>
        <w:ind w:left="0"/>
        <w:jc w:val="center"/>
        <w:rPr>
          <w:i/>
          <w:iCs/>
          <w:sz w:val="24"/>
          <w:szCs w:val="24"/>
        </w:rPr>
      </w:pPr>
    </w:p>
    <w:p w14:paraId="6223FEC1" w14:textId="77777777" w:rsidR="009675E4" w:rsidRDefault="009675E4" w:rsidP="00E706B7">
      <w:pPr>
        <w:pStyle w:val="ListParagraph"/>
        <w:ind w:left="0"/>
        <w:jc w:val="center"/>
        <w:rPr>
          <w:i/>
          <w:iCs/>
          <w:sz w:val="24"/>
          <w:szCs w:val="24"/>
        </w:rPr>
      </w:pPr>
    </w:p>
    <w:p w14:paraId="19F10D61" w14:textId="77777777" w:rsidR="009675E4" w:rsidRDefault="009675E4" w:rsidP="00E706B7">
      <w:pPr>
        <w:pStyle w:val="ListParagraph"/>
        <w:ind w:left="0"/>
        <w:jc w:val="center"/>
        <w:rPr>
          <w:i/>
          <w:iCs/>
          <w:sz w:val="24"/>
          <w:szCs w:val="24"/>
        </w:rPr>
      </w:pPr>
    </w:p>
    <w:p w14:paraId="4F9AFEDB" w14:textId="77777777" w:rsidR="009675E4" w:rsidRDefault="009675E4" w:rsidP="00E706B7">
      <w:pPr>
        <w:pStyle w:val="ListParagraph"/>
        <w:ind w:left="0"/>
        <w:jc w:val="center"/>
        <w:rPr>
          <w:i/>
          <w:iCs/>
          <w:sz w:val="24"/>
          <w:szCs w:val="24"/>
        </w:rPr>
      </w:pPr>
    </w:p>
    <w:p w14:paraId="082FEF61" w14:textId="77777777" w:rsidR="009675E4" w:rsidRDefault="009675E4" w:rsidP="00E706B7">
      <w:pPr>
        <w:pStyle w:val="ListParagraph"/>
        <w:ind w:left="0"/>
        <w:jc w:val="center"/>
        <w:rPr>
          <w:i/>
          <w:iCs/>
          <w:sz w:val="24"/>
          <w:szCs w:val="24"/>
        </w:rPr>
      </w:pPr>
    </w:p>
    <w:p w14:paraId="31FF0B38" w14:textId="77777777" w:rsidR="009675E4" w:rsidRDefault="009675E4" w:rsidP="00E706B7">
      <w:pPr>
        <w:pStyle w:val="ListParagraph"/>
        <w:ind w:left="0"/>
        <w:jc w:val="center"/>
        <w:rPr>
          <w:i/>
          <w:iCs/>
          <w:sz w:val="24"/>
          <w:szCs w:val="24"/>
        </w:rPr>
      </w:pPr>
    </w:p>
    <w:p w14:paraId="205E38EA" w14:textId="77777777" w:rsidR="009675E4" w:rsidRDefault="009675E4" w:rsidP="00E706B7">
      <w:pPr>
        <w:pStyle w:val="ListParagraph"/>
        <w:ind w:left="0"/>
        <w:jc w:val="center"/>
        <w:rPr>
          <w:i/>
          <w:iCs/>
          <w:sz w:val="24"/>
          <w:szCs w:val="24"/>
        </w:rPr>
      </w:pPr>
    </w:p>
    <w:p w14:paraId="59BA2D1E" w14:textId="77777777" w:rsidR="009675E4" w:rsidRDefault="009675E4" w:rsidP="00E706B7">
      <w:pPr>
        <w:pStyle w:val="ListParagraph"/>
        <w:ind w:left="0"/>
        <w:jc w:val="center"/>
        <w:rPr>
          <w:i/>
          <w:iCs/>
          <w:sz w:val="24"/>
          <w:szCs w:val="24"/>
        </w:rPr>
      </w:pPr>
    </w:p>
    <w:p w14:paraId="5661B602" w14:textId="77777777" w:rsidR="009675E4" w:rsidRDefault="009675E4" w:rsidP="00E706B7">
      <w:pPr>
        <w:pStyle w:val="ListParagraph"/>
        <w:ind w:left="0"/>
        <w:jc w:val="center"/>
        <w:rPr>
          <w:i/>
          <w:iCs/>
          <w:sz w:val="24"/>
          <w:szCs w:val="24"/>
        </w:rPr>
      </w:pPr>
    </w:p>
    <w:p w14:paraId="7D9049F5" w14:textId="77777777" w:rsidR="009675E4" w:rsidRDefault="009675E4" w:rsidP="00E706B7">
      <w:pPr>
        <w:pStyle w:val="ListParagraph"/>
        <w:ind w:left="0"/>
        <w:jc w:val="center"/>
        <w:rPr>
          <w:i/>
          <w:iCs/>
          <w:sz w:val="24"/>
          <w:szCs w:val="24"/>
        </w:rPr>
      </w:pPr>
    </w:p>
    <w:p w14:paraId="2372370A" w14:textId="77777777" w:rsidR="009768B2" w:rsidRDefault="009768B2" w:rsidP="009768B2">
      <w:pPr>
        <w:jc w:val="center"/>
        <w:rPr>
          <w:b/>
          <w:sz w:val="32"/>
          <w:szCs w:val="32"/>
        </w:rPr>
      </w:pPr>
      <w:r w:rsidRPr="00CD0F2C">
        <w:rPr>
          <w:b/>
          <w:sz w:val="32"/>
          <w:szCs w:val="32"/>
        </w:rPr>
        <w:t>DISCUSSION QUESTIONS: Let’s talk about it.</w:t>
      </w:r>
    </w:p>
    <w:p w14:paraId="6FB637FF" w14:textId="77777777" w:rsidR="009768B2" w:rsidRDefault="009768B2" w:rsidP="00EF73C9">
      <w:pPr>
        <w:pStyle w:val="ListParagraph"/>
        <w:numPr>
          <w:ilvl w:val="0"/>
          <w:numId w:val="17"/>
        </w:numPr>
        <w:rPr>
          <w:sz w:val="24"/>
          <w:szCs w:val="24"/>
        </w:rPr>
      </w:pPr>
      <w:r>
        <w:rPr>
          <w:sz w:val="24"/>
          <w:szCs w:val="24"/>
        </w:rPr>
        <w:t>How can selfishness and pride hinder peace and reconciliation?</w:t>
      </w:r>
      <w:r w:rsidR="001277EB">
        <w:rPr>
          <w:sz w:val="24"/>
          <w:szCs w:val="24"/>
        </w:rPr>
        <w:t xml:space="preserve"> 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3C8F28C6" w14:textId="77777777" w:rsidR="009768B2" w:rsidRPr="00641272" w:rsidRDefault="009768B2" w:rsidP="00EF73C9">
      <w:pPr>
        <w:pStyle w:val="ListParagraph"/>
        <w:numPr>
          <w:ilvl w:val="0"/>
          <w:numId w:val="17"/>
        </w:numPr>
        <w:jc w:val="both"/>
        <w:rPr>
          <w:sz w:val="24"/>
          <w:szCs w:val="24"/>
        </w:rPr>
      </w:pPr>
      <w:r w:rsidRPr="00641272">
        <w:rPr>
          <w:sz w:val="24"/>
          <w:szCs w:val="24"/>
        </w:rPr>
        <w:t>Now it is your turn. In the following list of passages, we see two categories of gifts</w:t>
      </w:r>
      <w:r w:rsidR="00025F7B">
        <w:rPr>
          <w:sz w:val="24"/>
          <w:szCs w:val="24"/>
        </w:rPr>
        <w:t xml:space="preserve"> -</w:t>
      </w:r>
      <w:r w:rsidRPr="00641272">
        <w:rPr>
          <w:sz w:val="24"/>
          <w:szCs w:val="24"/>
        </w:rPr>
        <w:t xml:space="preserve"> </w:t>
      </w:r>
      <w:r w:rsidRPr="00641272">
        <w:rPr>
          <w:bCs/>
          <w:sz w:val="24"/>
          <w:szCs w:val="24"/>
        </w:rPr>
        <w:t>speaking and serving</w:t>
      </w:r>
      <w:r w:rsidRPr="00641272">
        <w:rPr>
          <w:sz w:val="24"/>
          <w:szCs w:val="24"/>
        </w:rPr>
        <w:t>. As you read through this list, see if you can determine what verses are talking about serving gifts and which ones are speaking gifts, and list them below.  Ephesians 2:10, 20-21, 4:11-16, 25, 5:18-25, 11:18-20; 1 Corinthians 2:1-15, 3:1-16, 4:14-19, 12:4-18, 14:1-5,19; 2 Corinthians 3:2-9, 4:7; Philippians 2:13-25, 3:3, 4:13-19; 1 Peter 4:11; Colossians 1:9-11, 16, 27-29; Romans 3:2; Acts 7:38; James 2:14-22</w:t>
      </w:r>
    </w:p>
    <w:p w14:paraId="5B1C0693" w14:textId="77777777" w:rsidR="009768B2" w:rsidRPr="00B56BC4" w:rsidRDefault="009768B2" w:rsidP="009768B2">
      <w:pPr>
        <w:pStyle w:val="ListParagraph"/>
        <w:jc w:val="both"/>
        <w:rPr>
          <w:sz w:val="12"/>
          <w:szCs w:val="12"/>
        </w:rPr>
      </w:pPr>
    </w:p>
    <w:p w14:paraId="5D351CA7" w14:textId="77777777" w:rsidR="009768B2" w:rsidRDefault="009768B2" w:rsidP="001277EB">
      <w:pPr>
        <w:pStyle w:val="ListParagraph"/>
        <w:jc w:val="both"/>
        <w:rPr>
          <w:sz w:val="24"/>
          <w:szCs w:val="24"/>
        </w:rPr>
      </w:pPr>
      <w:r>
        <w:rPr>
          <w:sz w:val="24"/>
          <w:szCs w:val="24"/>
        </w:rPr>
        <w:t>Speaking gifts:</w:t>
      </w:r>
      <w:r w:rsidR="001277EB">
        <w:rPr>
          <w:sz w:val="24"/>
          <w:szCs w:val="24"/>
        </w:rPr>
        <w:t xml:space="preserve"> 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999180B" w14:textId="77777777" w:rsidR="009768B2" w:rsidRDefault="009768B2" w:rsidP="001277EB">
      <w:pPr>
        <w:pStyle w:val="ListParagraph"/>
        <w:jc w:val="both"/>
        <w:rPr>
          <w:sz w:val="24"/>
          <w:szCs w:val="24"/>
        </w:rPr>
      </w:pPr>
      <w:r>
        <w:rPr>
          <w:sz w:val="24"/>
          <w:szCs w:val="24"/>
        </w:rPr>
        <w:t>Serving gifts:</w:t>
      </w:r>
      <w:r w:rsidR="001277EB">
        <w:rPr>
          <w:sz w:val="24"/>
          <w:szCs w:val="24"/>
        </w:rPr>
        <w:t xml:space="preserve"> _____________________________________________________________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13C54FB" w14:textId="2E2D9C65" w:rsidR="009768B2" w:rsidRDefault="009768B2" w:rsidP="004F31E2">
      <w:pPr>
        <w:pStyle w:val="ListParagraph"/>
        <w:numPr>
          <w:ilvl w:val="0"/>
          <w:numId w:val="17"/>
        </w:numPr>
        <w:rPr>
          <w:sz w:val="24"/>
          <w:szCs w:val="24"/>
        </w:rPr>
      </w:pPr>
      <w:r>
        <w:rPr>
          <w:sz w:val="24"/>
          <w:szCs w:val="24"/>
        </w:rPr>
        <w:t>Discuss with your group situations where you have personally been affected by discrimination or prejudice.</w:t>
      </w:r>
      <w:r w:rsidR="001277EB">
        <w:rPr>
          <w:sz w:val="24"/>
          <w:szCs w:val="24"/>
        </w:rPr>
        <w:t xml:space="preserve"> 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2950C1B" w14:textId="77777777" w:rsidR="009768B2" w:rsidRDefault="009768B2" w:rsidP="00EF73C9">
      <w:pPr>
        <w:pStyle w:val="ListParagraph"/>
        <w:numPr>
          <w:ilvl w:val="0"/>
          <w:numId w:val="17"/>
        </w:numPr>
        <w:rPr>
          <w:sz w:val="24"/>
          <w:szCs w:val="24"/>
        </w:rPr>
      </w:pPr>
      <w:r>
        <w:rPr>
          <w:sz w:val="24"/>
          <w:szCs w:val="24"/>
        </w:rPr>
        <w:t>In what ways can you foster unity and fellowship within the body of Christ</w:t>
      </w:r>
      <w:r w:rsidR="001374E6">
        <w:rPr>
          <w:sz w:val="24"/>
          <w:szCs w:val="24"/>
        </w:rPr>
        <w:t>,</w:t>
      </w:r>
      <w:r w:rsidR="001277EB">
        <w:rPr>
          <w:sz w:val="24"/>
          <w:szCs w:val="24"/>
        </w:rPr>
        <w:t xml:space="preserve"> o</w:t>
      </w:r>
      <w:r>
        <w:rPr>
          <w:sz w:val="24"/>
          <w:szCs w:val="24"/>
        </w:rPr>
        <w:t>utside of your comfort zone?</w:t>
      </w:r>
      <w:r w:rsidR="001277EB">
        <w:rPr>
          <w:sz w:val="24"/>
          <w:szCs w:val="24"/>
        </w:rPr>
        <w:t xml:space="preserve"> _______________________________________________________ </w:t>
      </w:r>
      <w:r>
        <w:rPr>
          <w:sz w:val="24"/>
          <w:szCs w:val="24"/>
        </w:rPr>
        <w:t>________________________________________________________________________________________________________________________________________________________________________________________________________________________</w:t>
      </w:r>
    </w:p>
    <w:p w14:paraId="0AFE495E" w14:textId="77777777" w:rsidR="009768B2" w:rsidRDefault="009768B2" w:rsidP="00EF73C9">
      <w:pPr>
        <w:pStyle w:val="ListParagraph"/>
        <w:numPr>
          <w:ilvl w:val="0"/>
          <w:numId w:val="17"/>
        </w:numPr>
        <w:rPr>
          <w:sz w:val="24"/>
          <w:szCs w:val="24"/>
        </w:rPr>
      </w:pPr>
      <w:r>
        <w:rPr>
          <w:sz w:val="24"/>
          <w:szCs w:val="24"/>
        </w:rPr>
        <w:t>Looking back over the many quotes in this lesson, which one was the most informative and meaningful to you and why?</w:t>
      </w:r>
      <w:r w:rsidR="001277EB">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w:t>
      </w:r>
    </w:p>
    <w:p w14:paraId="585161A8" w14:textId="77777777" w:rsidR="00333EC2" w:rsidRDefault="00333EC2" w:rsidP="00333EC2">
      <w:pPr>
        <w:pStyle w:val="ListParagraph"/>
        <w:rPr>
          <w:sz w:val="24"/>
          <w:szCs w:val="24"/>
        </w:rPr>
      </w:pPr>
    </w:p>
    <w:p w14:paraId="451C40F3" w14:textId="77777777" w:rsidR="00BF6219" w:rsidRDefault="00BF6219" w:rsidP="001673C0">
      <w:pPr>
        <w:pStyle w:val="Heading2"/>
      </w:pPr>
      <w:r w:rsidRPr="5897EC05">
        <w:t>Think On These Things</w:t>
      </w:r>
    </w:p>
    <w:p w14:paraId="67F478BA" w14:textId="77777777" w:rsidR="00B56BC4" w:rsidRDefault="00BF6219" w:rsidP="00BF6219">
      <w:pPr>
        <w:ind w:firstLine="720"/>
        <w:jc w:val="both"/>
        <w:rPr>
          <w:sz w:val="24"/>
          <w:szCs w:val="24"/>
        </w:rPr>
      </w:pPr>
      <w:r w:rsidRPr="00B56BC4">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56BC4" w:rsidRPr="00B56BC4">
        <w:rPr>
          <w:sz w:val="24"/>
          <w:szCs w:val="24"/>
        </w:rPr>
        <w:t xml:space="preserve"> __________________________________________________ ______________________________________________________________________________</w:t>
      </w:r>
    </w:p>
    <w:p w14:paraId="28C8583B" w14:textId="77777777" w:rsidR="00333EC2" w:rsidRPr="00B56BC4" w:rsidRDefault="00333EC2" w:rsidP="00BF6219">
      <w:pPr>
        <w:ind w:firstLine="720"/>
        <w:jc w:val="both"/>
        <w:rPr>
          <w:sz w:val="24"/>
          <w:szCs w:val="24"/>
        </w:rPr>
      </w:pPr>
    </w:p>
    <w:p w14:paraId="28ED8F0D" w14:textId="77777777" w:rsidR="00E706B7" w:rsidRPr="00A24DF2" w:rsidRDefault="00E706B7" w:rsidP="00E706B7">
      <w:pPr>
        <w:jc w:val="center"/>
        <w:rPr>
          <w:rFonts w:asciiTheme="minorHAnsi" w:hAnsiTheme="minorHAnsi"/>
          <w:b/>
          <w:sz w:val="28"/>
          <w:szCs w:val="28"/>
        </w:rPr>
      </w:pPr>
      <w:r w:rsidRPr="00A24DF2">
        <w:rPr>
          <w:b/>
          <w:sz w:val="28"/>
          <w:szCs w:val="28"/>
        </w:rPr>
        <w:t>Memory Passages</w:t>
      </w:r>
    </w:p>
    <w:p w14:paraId="3C95A15E" w14:textId="77777777" w:rsidR="00E706B7" w:rsidRPr="001277EB" w:rsidRDefault="00E706B7" w:rsidP="001277EB">
      <w:pPr>
        <w:spacing w:after="0"/>
        <w:jc w:val="center"/>
        <w:rPr>
          <w:rFonts w:asciiTheme="minorHAnsi" w:hAnsiTheme="minorHAnsi" w:cstheme="minorHAnsi"/>
          <w:b/>
          <w:sz w:val="24"/>
          <w:szCs w:val="24"/>
        </w:rPr>
      </w:pPr>
      <w:r w:rsidRPr="001277EB">
        <w:rPr>
          <w:rFonts w:asciiTheme="minorHAnsi" w:eastAsiaTheme="minorEastAsia" w:hAnsiTheme="minorHAnsi" w:cstheme="minorBidi"/>
          <w:b/>
          <w:bCs/>
          <w:iCs/>
          <w:sz w:val="24"/>
          <w:szCs w:val="24"/>
        </w:rPr>
        <w:t>Colossians 1:24-29 (ESV)</w:t>
      </w:r>
    </w:p>
    <w:p w14:paraId="535C5D1A"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Now I rejoice in my sufferings for your sake, and in my flesh I am filling up what is lacking in Christ’s afflictions for the sake of his body, that is, the church, of which I became a minister according to the stewardship from God that was given to me for you, to make the word </w:t>
      </w:r>
    </w:p>
    <w:p w14:paraId="196C9300" w14:textId="77777777"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God fully known, the mystery hidden for ages and gene</w:t>
      </w:r>
      <w:r w:rsidR="001277EB">
        <w:rPr>
          <w:rFonts w:asciiTheme="minorHAnsi" w:eastAsiaTheme="minorEastAsia" w:hAnsiTheme="minorHAnsi" w:cstheme="minorBidi"/>
          <w:b/>
          <w:bCs/>
          <w:i/>
          <w:iCs/>
        </w:rPr>
        <w:t xml:space="preserve">rations but now revealed to his </w:t>
      </w:r>
      <w:r w:rsidRPr="5897EC05">
        <w:rPr>
          <w:rFonts w:asciiTheme="minorHAnsi" w:eastAsiaTheme="minorEastAsia" w:hAnsiTheme="minorHAnsi" w:cstheme="minorBidi"/>
          <w:b/>
          <w:bCs/>
          <w:i/>
          <w:iCs/>
        </w:rPr>
        <w:t>saints. To them God chose to make known how great among the Gentiles are the riches of the glory of this mystery, which is Christ in you, the hope of glory. Him we proclaim, warning everyone and teaching everyone with all wisdom, that we may present everyone mature in Christ. For this I toil, struggling with all his energy that he powerfully works within me.</w:t>
      </w:r>
    </w:p>
    <w:p w14:paraId="755037B2" w14:textId="77777777" w:rsidR="009768B2" w:rsidRDefault="009768B2" w:rsidP="00E706B7">
      <w:pPr>
        <w:pStyle w:val="regular"/>
        <w:jc w:val="center"/>
        <w:rPr>
          <w:rFonts w:asciiTheme="minorHAnsi" w:eastAsiaTheme="minorEastAsia" w:hAnsiTheme="minorHAnsi" w:cstheme="minorBidi"/>
          <w:b/>
          <w:bCs/>
          <w:i/>
          <w:iCs/>
        </w:rPr>
      </w:pPr>
    </w:p>
    <w:p w14:paraId="2175998F" w14:textId="77777777" w:rsidR="00C27FD0" w:rsidRDefault="00C27FD0" w:rsidP="00E706B7">
      <w:pPr>
        <w:pStyle w:val="regular"/>
        <w:jc w:val="center"/>
        <w:rPr>
          <w:rFonts w:asciiTheme="minorHAnsi" w:eastAsiaTheme="minorEastAsia" w:hAnsiTheme="minorHAnsi" w:cstheme="minorBidi"/>
          <w:b/>
          <w:bCs/>
          <w:i/>
          <w:iCs/>
        </w:rPr>
      </w:pPr>
    </w:p>
    <w:p w14:paraId="3790BA06" w14:textId="77777777" w:rsidR="00C27FD0" w:rsidRDefault="00C27FD0" w:rsidP="00E706B7">
      <w:pPr>
        <w:pStyle w:val="regular"/>
        <w:jc w:val="center"/>
        <w:rPr>
          <w:rFonts w:asciiTheme="minorHAnsi" w:eastAsiaTheme="minorEastAsia" w:hAnsiTheme="minorHAnsi" w:cstheme="minorBidi"/>
          <w:b/>
          <w:bCs/>
          <w:i/>
          <w:iCs/>
        </w:rPr>
      </w:pPr>
    </w:p>
    <w:p w14:paraId="463D3F10" w14:textId="77777777" w:rsidR="00C27FD0" w:rsidRDefault="00C27FD0" w:rsidP="00E706B7">
      <w:pPr>
        <w:pStyle w:val="regular"/>
        <w:jc w:val="center"/>
        <w:rPr>
          <w:rFonts w:asciiTheme="minorHAnsi" w:eastAsiaTheme="minorEastAsia" w:hAnsiTheme="minorHAnsi" w:cstheme="minorBidi"/>
          <w:b/>
          <w:bCs/>
          <w:i/>
          <w:iCs/>
        </w:rPr>
      </w:pPr>
    </w:p>
    <w:p w14:paraId="36A91C35" w14:textId="77777777" w:rsidR="00C27FD0" w:rsidRDefault="00C27FD0" w:rsidP="00E706B7">
      <w:pPr>
        <w:pStyle w:val="regular"/>
        <w:jc w:val="center"/>
        <w:rPr>
          <w:rFonts w:asciiTheme="minorHAnsi" w:eastAsiaTheme="minorEastAsia" w:hAnsiTheme="minorHAnsi" w:cstheme="minorBidi"/>
          <w:b/>
          <w:bCs/>
          <w:i/>
          <w:iCs/>
        </w:rPr>
      </w:pPr>
    </w:p>
    <w:p w14:paraId="10ABFD77" w14:textId="77777777" w:rsidR="00C27FD0" w:rsidRDefault="00C27FD0" w:rsidP="00E706B7">
      <w:pPr>
        <w:pStyle w:val="regular"/>
        <w:jc w:val="center"/>
        <w:rPr>
          <w:rFonts w:asciiTheme="minorHAnsi" w:eastAsiaTheme="minorEastAsia" w:hAnsiTheme="minorHAnsi" w:cstheme="minorBidi"/>
          <w:b/>
          <w:bCs/>
          <w:i/>
          <w:iCs/>
        </w:rPr>
      </w:pPr>
    </w:p>
    <w:p w14:paraId="31277A66" w14:textId="77777777" w:rsidR="00C27FD0" w:rsidRDefault="00C27FD0" w:rsidP="00E706B7">
      <w:pPr>
        <w:pStyle w:val="regular"/>
        <w:jc w:val="center"/>
        <w:rPr>
          <w:rFonts w:asciiTheme="minorHAnsi" w:eastAsiaTheme="minorEastAsia" w:hAnsiTheme="minorHAnsi" w:cstheme="minorBidi"/>
          <w:b/>
          <w:bCs/>
          <w:i/>
          <w:iCs/>
        </w:rPr>
      </w:pPr>
    </w:p>
    <w:p w14:paraId="528F6F6C" w14:textId="77777777" w:rsidR="00C27FD0" w:rsidRDefault="00C27FD0" w:rsidP="00E706B7">
      <w:pPr>
        <w:pStyle w:val="regular"/>
        <w:jc w:val="center"/>
        <w:rPr>
          <w:rFonts w:asciiTheme="minorHAnsi" w:eastAsiaTheme="minorEastAsia" w:hAnsiTheme="minorHAnsi" w:cstheme="minorBidi"/>
          <w:b/>
          <w:bCs/>
          <w:i/>
          <w:iCs/>
        </w:rPr>
      </w:pPr>
    </w:p>
    <w:p w14:paraId="63B2704D" w14:textId="77777777" w:rsidR="00C27FD0" w:rsidRDefault="00C27FD0" w:rsidP="00E706B7">
      <w:pPr>
        <w:pStyle w:val="regular"/>
        <w:jc w:val="center"/>
        <w:rPr>
          <w:rFonts w:asciiTheme="minorHAnsi" w:eastAsiaTheme="minorEastAsia" w:hAnsiTheme="minorHAnsi" w:cstheme="minorBidi"/>
          <w:b/>
          <w:bCs/>
          <w:i/>
          <w:iCs/>
        </w:rPr>
      </w:pPr>
    </w:p>
    <w:p w14:paraId="4F8B33A8" w14:textId="77777777" w:rsidR="00282D2A" w:rsidRPr="00030667" w:rsidRDefault="00282D2A" w:rsidP="00282D2A">
      <w:pPr>
        <w:pStyle w:val="ListParagraph"/>
        <w:numPr>
          <w:ilvl w:val="0"/>
          <w:numId w:val="31"/>
        </w:numPr>
        <w:jc w:val="center"/>
        <w:rPr>
          <w:rFonts w:ascii="Edwardian Script ITC" w:hAnsi="Edwardian Script ITC" w:cs="Vijaya"/>
          <w:b/>
          <w:bCs/>
          <w:sz w:val="72"/>
          <w:szCs w:val="72"/>
        </w:rPr>
      </w:pPr>
    </w:p>
    <w:p w14:paraId="2A498D46" w14:textId="77777777" w:rsidR="00282D2A" w:rsidRDefault="00282D2A" w:rsidP="00282D2A">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70016" behindDoc="0" locked="0" layoutInCell="1" allowOverlap="1" wp14:anchorId="62BC258E" wp14:editId="66F99B90">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450DB" id="Straight Connector 4" o:spid="_x0000_s1026" style="position:absolute;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62BD76B7" w14:textId="77777777" w:rsidR="00282D2A" w:rsidRDefault="00282D2A" w:rsidP="00282D2A">
      <w:pPr>
        <w:jc w:val="center"/>
        <w:rPr>
          <w:rFonts w:ascii="Vijaya" w:hAnsi="Vijaya" w:cs="Vijaya"/>
          <w:b/>
          <w:bCs/>
          <w:color w:val="806000" w:themeColor="accent4" w:themeShade="80"/>
          <w:sz w:val="36"/>
          <w:szCs w:val="36"/>
        </w:rPr>
        <w:sectPr w:rsidR="00282D2A" w:rsidSect="00282D2A">
          <w:headerReference w:type="default" r:id="rId108"/>
          <w:footerReference w:type="default" r:id="rId109"/>
          <w:type w:val="continuous"/>
          <w:pgSz w:w="12240" w:h="15840" w:code="1"/>
          <w:pgMar w:top="1440" w:right="1440" w:bottom="1440" w:left="1440" w:header="0" w:footer="720" w:gutter="0"/>
          <w:pgNumType w:start="0"/>
          <w:cols w:space="720"/>
          <w:titlePg/>
          <w:docGrid w:linePitch="360"/>
        </w:sectPr>
      </w:pPr>
    </w:p>
    <w:p w14:paraId="198044D7" w14:textId="77777777" w:rsidR="00282D2A" w:rsidRDefault="00282D2A" w:rsidP="00282D2A">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71040" behindDoc="0" locked="0" layoutInCell="1" allowOverlap="1" wp14:anchorId="10D1E17F" wp14:editId="5EC4741D">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hen I was 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68DDB755" w14:textId="77777777" w:rsidR="00282D2A" w:rsidRDefault="00282D2A" w:rsidP="00282D2A">
      <w:pPr>
        <w:spacing w:after="0" w:line="336" w:lineRule="atLeast"/>
        <w:jc w:val="both"/>
        <w:rPr>
          <w:rFonts w:asciiTheme="minorHAnsi" w:eastAsia="Times New Roman" w:hAnsiTheme="minorHAnsi" w:cs="Vijaya"/>
          <w:sz w:val="24"/>
          <w:szCs w:val="24"/>
          <w:lang w:val="en"/>
        </w:rPr>
      </w:pPr>
    </w:p>
    <w:p w14:paraId="1CCF1FCF" w14:textId="77777777" w:rsidR="00282D2A" w:rsidRPr="007A6016" w:rsidRDefault="00282D2A" w:rsidP="00282D2A">
      <w:pPr>
        <w:spacing w:after="0" w:line="336" w:lineRule="atLeast"/>
        <w:jc w:val="both"/>
        <w:rPr>
          <w:rFonts w:ascii="Vijaya" w:eastAsia="Times New Roman" w:hAnsi="Vijaya" w:cs="Vijaya"/>
          <w:b/>
          <w:color w:val="4F3D5C"/>
          <w:sz w:val="36"/>
          <w:szCs w:val="36"/>
          <w:lang w:val="en"/>
        </w:rPr>
        <w:sectPr w:rsidR="00282D2A" w:rsidRPr="007A6016" w:rsidSect="00BE4E9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14:paraId="5103F934" w14:textId="77777777" w:rsidR="00282D2A" w:rsidRPr="00A17D71" w:rsidRDefault="00282D2A" w:rsidP="00282D2A">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14:paraId="207C11CA" w14:textId="77777777" w:rsidR="00282D2A" w:rsidRDefault="00282D2A" w:rsidP="00282D2A">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14:paraId="52C33A50" w14:textId="77777777" w:rsidR="00282D2A" w:rsidRPr="00282D2A" w:rsidRDefault="00282D2A" w:rsidP="00E706B7">
      <w:pPr>
        <w:pStyle w:val="regular"/>
        <w:jc w:val="center"/>
        <w:rPr>
          <w:rFonts w:ascii="Edwardian Script ITC" w:eastAsiaTheme="minorEastAsia" w:hAnsi="Edwardian Script ITC" w:cstheme="minorBidi"/>
          <w:b/>
          <w:bCs/>
          <w:iCs/>
          <w:sz w:val="72"/>
          <w:szCs w:val="72"/>
          <w:lang w:val="en"/>
        </w:rPr>
      </w:pPr>
    </w:p>
    <w:p w14:paraId="26A0F74A" w14:textId="77777777" w:rsidR="00C27FD0" w:rsidRPr="00C27FD0" w:rsidRDefault="00C27FD0" w:rsidP="00E706B7">
      <w:pPr>
        <w:pStyle w:val="regular"/>
        <w:jc w:val="center"/>
        <w:rPr>
          <w:rFonts w:ascii="Edwardian Script ITC" w:eastAsiaTheme="minorEastAsia" w:hAnsi="Edwardian Script ITC" w:cstheme="minorBidi"/>
          <w:b/>
          <w:bCs/>
          <w:iCs/>
          <w:sz w:val="72"/>
          <w:szCs w:val="72"/>
        </w:rPr>
      </w:pPr>
      <w:r w:rsidRPr="00C27FD0">
        <w:rPr>
          <w:rFonts w:ascii="Edwardian Script ITC" w:eastAsiaTheme="minorEastAsia" w:hAnsi="Edwardian Script ITC" w:cstheme="minorBidi"/>
          <w:b/>
          <w:bCs/>
          <w:iCs/>
          <w:sz w:val="72"/>
          <w:szCs w:val="72"/>
        </w:rPr>
        <w:t>Afterthoughts</w:t>
      </w:r>
    </w:p>
    <w:p w14:paraId="083B9EC3" w14:textId="77777777" w:rsidR="00E517C4" w:rsidRDefault="00E517C4" w:rsidP="00E706B7">
      <w:pPr>
        <w:pStyle w:val="regular"/>
        <w:jc w:val="center"/>
        <w:rPr>
          <w:rFonts w:asciiTheme="minorHAnsi" w:eastAsiaTheme="minorEastAsia" w:hAnsiTheme="minorHAnsi" w:cstheme="minorBidi"/>
          <w:b/>
          <w:bCs/>
          <w:i/>
          <w:iCs/>
        </w:rPr>
      </w:pPr>
    </w:p>
    <w:p w14:paraId="72466040" w14:textId="77777777" w:rsidR="00282D2A" w:rsidRDefault="00282D2A" w:rsidP="00E706B7">
      <w:pPr>
        <w:pStyle w:val="regular"/>
        <w:jc w:val="center"/>
        <w:rPr>
          <w:rFonts w:asciiTheme="minorHAnsi" w:eastAsiaTheme="minorEastAsia" w:hAnsiTheme="minorHAnsi" w:cstheme="minorBidi"/>
          <w:b/>
          <w:bCs/>
          <w:i/>
          <w:iCs/>
        </w:rPr>
      </w:pPr>
    </w:p>
    <w:p w14:paraId="10E7670C" w14:textId="77777777" w:rsidR="00282D2A" w:rsidRDefault="00282D2A" w:rsidP="00E706B7">
      <w:pPr>
        <w:pStyle w:val="regular"/>
        <w:jc w:val="center"/>
        <w:rPr>
          <w:rFonts w:asciiTheme="minorHAnsi" w:eastAsiaTheme="minorEastAsia" w:hAnsiTheme="minorHAnsi" w:cstheme="minorBidi"/>
          <w:b/>
          <w:bCs/>
          <w:i/>
          <w:iCs/>
        </w:rPr>
      </w:pPr>
    </w:p>
    <w:p w14:paraId="1868EB23" w14:textId="77777777" w:rsidR="00282D2A" w:rsidRDefault="00282D2A" w:rsidP="00E706B7">
      <w:pPr>
        <w:pStyle w:val="regular"/>
        <w:jc w:val="center"/>
        <w:rPr>
          <w:rFonts w:asciiTheme="minorHAnsi" w:eastAsiaTheme="minorEastAsia" w:hAnsiTheme="minorHAnsi" w:cstheme="minorBidi"/>
          <w:b/>
          <w:bCs/>
          <w:i/>
          <w:iCs/>
        </w:rPr>
      </w:pPr>
    </w:p>
    <w:p w14:paraId="0C1164E6" w14:textId="77777777" w:rsidR="00282D2A" w:rsidRDefault="00282D2A" w:rsidP="00E706B7">
      <w:pPr>
        <w:pStyle w:val="regular"/>
        <w:jc w:val="center"/>
        <w:rPr>
          <w:rFonts w:asciiTheme="minorHAnsi" w:eastAsiaTheme="minorEastAsia" w:hAnsiTheme="minorHAnsi" w:cstheme="minorBidi"/>
          <w:b/>
          <w:bCs/>
          <w:i/>
          <w:iCs/>
        </w:rPr>
      </w:pPr>
    </w:p>
    <w:p w14:paraId="12589477" w14:textId="77777777" w:rsidR="00282D2A" w:rsidRDefault="00282D2A" w:rsidP="00E706B7">
      <w:pPr>
        <w:pStyle w:val="regular"/>
        <w:jc w:val="center"/>
        <w:rPr>
          <w:rFonts w:asciiTheme="minorHAnsi" w:eastAsiaTheme="minorEastAsia" w:hAnsiTheme="minorHAnsi" w:cstheme="minorBidi"/>
          <w:b/>
          <w:bCs/>
          <w:i/>
          <w:iCs/>
        </w:rPr>
      </w:pPr>
    </w:p>
    <w:p w14:paraId="6B444297" w14:textId="77777777" w:rsidR="00282D2A" w:rsidRDefault="00282D2A" w:rsidP="00E706B7">
      <w:pPr>
        <w:pStyle w:val="regular"/>
        <w:jc w:val="center"/>
        <w:rPr>
          <w:rFonts w:asciiTheme="minorHAnsi" w:eastAsiaTheme="minorEastAsia" w:hAnsiTheme="minorHAnsi" w:cstheme="minorBidi"/>
          <w:b/>
          <w:bCs/>
          <w:i/>
          <w:iCs/>
        </w:rPr>
      </w:pPr>
    </w:p>
    <w:p w14:paraId="34BB7EE3" w14:textId="77777777" w:rsidR="00282D2A" w:rsidRDefault="00282D2A" w:rsidP="00E706B7">
      <w:pPr>
        <w:pStyle w:val="regular"/>
        <w:jc w:val="center"/>
        <w:rPr>
          <w:rFonts w:asciiTheme="minorHAnsi" w:eastAsiaTheme="minorEastAsia" w:hAnsiTheme="minorHAnsi" w:cstheme="minorBidi"/>
          <w:b/>
          <w:bCs/>
          <w:i/>
          <w:iCs/>
        </w:rPr>
      </w:pPr>
    </w:p>
    <w:p w14:paraId="17FF90D3" w14:textId="77777777" w:rsidR="00282D2A" w:rsidRDefault="00282D2A" w:rsidP="00E706B7">
      <w:pPr>
        <w:pStyle w:val="regular"/>
        <w:jc w:val="center"/>
        <w:rPr>
          <w:rFonts w:asciiTheme="minorHAnsi" w:eastAsiaTheme="minorEastAsia" w:hAnsiTheme="minorHAnsi" w:cstheme="minorBidi"/>
          <w:b/>
          <w:bCs/>
          <w:i/>
          <w:iCs/>
        </w:rPr>
      </w:pPr>
    </w:p>
    <w:p w14:paraId="4263B7A2" w14:textId="77777777" w:rsidR="00282D2A" w:rsidRDefault="00282D2A" w:rsidP="00E706B7">
      <w:pPr>
        <w:pStyle w:val="regular"/>
        <w:jc w:val="center"/>
        <w:rPr>
          <w:rFonts w:asciiTheme="minorHAnsi" w:eastAsiaTheme="minorEastAsia" w:hAnsiTheme="minorHAnsi" w:cstheme="minorBidi"/>
          <w:b/>
          <w:bCs/>
          <w:i/>
          <w:iCs/>
        </w:rPr>
      </w:pPr>
    </w:p>
    <w:p w14:paraId="0688988C" w14:textId="77777777" w:rsidR="00282D2A" w:rsidRDefault="00282D2A" w:rsidP="00E706B7">
      <w:pPr>
        <w:pStyle w:val="regular"/>
        <w:jc w:val="center"/>
        <w:rPr>
          <w:rFonts w:asciiTheme="minorHAnsi" w:eastAsiaTheme="minorEastAsia" w:hAnsiTheme="minorHAnsi" w:cstheme="minorBidi"/>
          <w:b/>
          <w:bCs/>
          <w:i/>
          <w:iCs/>
        </w:rPr>
      </w:pPr>
    </w:p>
    <w:p w14:paraId="4150EC68" w14:textId="77777777" w:rsidR="00282D2A" w:rsidRDefault="00282D2A" w:rsidP="00E706B7">
      <w:pPr>
        <w:pStyle w:val="regular"/>
        <w:jc w:val="center"/>
        <w:rPr>
          <w:rFonts w:asciiTheme="minorHAnsi" w:eastAsiaTheme="minorEastAsia" w:hAnsiTheme="minorHAnsi" w:cstheme="minorBidi"/>
          <w:b/>
          <w:bCs/>
          <w:i/>
          <w:iCs/>
        </w:rPr>
      </w:pPr>
    </w:p>
    <w:p w14:paraId="588A1870" w14:textId="77777777" w:rsidR="00282D2A" w:rsidRDefault="00282D2A" w:rsidP="00E706B7">
      <w:pPr>
        <w:pStyle w:val="regular"/>
        <w:jc w:val="center"/>
        <w:rPr>
          <w:rFonts w:asciiTheme="minorHAnsi" w:eastAsiaTheme="minorEastAsia" w:hAnsiTheme="minorHAnsi" w:cstheme="minorBidi"/>
          <w:b/>
          <w:bCs/>
          <w:i/>
          <w:iCs/>
        </w:rPr>
      </w:pPr>
    </w:p>
    <w:p w14:paraId="44D8658A" w14:textId="77777777" w:rsidR="00282D2A" w:rsidRDefault="00282D2A" w:rsidP="00E706B7">
      <w:pPr>
        <w:pStyle w:val="regular"/>
        <w:jc w:val="center"/>
        <w:rPr>
          <w:rFonts w:asciiTheme="minorHAnsi" w:eastAsiaTheme="minorEastAsia" w:hAnsiTheme="minorHAnsi" w:cstheme="minorBidi"/>
          <w:b/>
          <w:bCs/>
          <w:i/>
          <w:iCs/>
        </w:rPr>
      </w:pPr>
    </w:p>
    <w:p w14:paraId="3CBC4BB4" w14:textId="77777777" w:rsidR="00282D2A" w:rsidRDefault="00282D2A" w:rsidP="00E706B7">
      <w:pPr>
        <w:pStyle w:val="regular"/>
        <w:jc w:val="center"/>
        <w:rPr>
          <w:rFonts w:asciiTheme="minorHAnsi" w:eastAsiaTheme="minorEastAsia" w:hAnsiTheme="minorHAnsi" w:cstheme="minorBidi"/>
          <w:b/>
          <w:bCs/>
          <w:i/>
          <w:iCs/>
        </w:rPr>
      </w:pPr>
    </w:p>
    <w:p w14:paraId="1EB119CD" w14:textId="77777777" w:rsidR="00282D2A" w:rsidRDefault="00282D2A" w:rsidP="00E706B7">
      <w:pPr>
        <w:pStyle w:val="regular"/>
        <w:jc w:val="center"/>
        <w:rPr>
          <w:rFonts w:asciiTheme="minorHAnsi" w:eastAsiaTheme="minorEastAsia" w:hAnsiTheme="minorHAnsi" w:cstheme="minorBidi"/>
          <w:b/>
          <w:bCs/>
          <w:i/>
          <w:iCs/>
        </w:rPr>
      </w:pPr>
    </w:p>
    <w:p w14:paraId="0B37860C" w14:textId="77777777" w:rsidR="00282D2A" w:rsidRDefault="00282D2A" w:rsidP="00E706B7">
      <w:pPr>
        <w:pStyle w:val="regular"/>
        <w:jc w:val="center"/>
        <w:rPr>
          <w:rFonts w:asciiTheme="minorHAnsi" w:eastAsiaTheme="minorEastAsia" w:hAnsiTheme="minorHAnsi" w:cstheme="minorBidi"/>
          <w:b/>
          <w:bCs/>
          <w:i/>
          <w:iCs/>
        </w:rPr>
      </w:pPr>
    </w:p>
    <w:p w14:paraId="6C1E3327" w14:textId="77777777" w:rsidR="00282D2A" w:rsidRDefault="00282D2A" w:rsidP="00E706B7">
      <w:pPr>
        <w:pStyle w:val="regular"/>
        <w:jc w:val="center"/>
        <w:rPr>
          <w:rFonts w:asciiTheme="minorHAnsi" w:eastAsiaTheme="minorEastAsia" w:hAnsiTheme="minorHAnsi" w:cstheme="minorBidi"/>
          <w:b/>
          <w:bCs/>
          <w:i/>
          <w:iCs/>
        </w:rPr>
      </w:pPr>
    </w:p>
    <w:p w14:paraId="5D9D533B" w14:textId="77777777" w:rsidR="00282D2A" w:rsidRDefault="00282D2A" w:rsidP="00E706B7">
      <w:pPr>
        <w:pStyle w:val="regular"/>
        <w:jc w:val="center"/>
        <w:rPr>
          <w:rFonts w:asciiTheme="minorHAnsi" w:eastAsiaTheme="minorEastAsia" w:hAnsiTheme="minorHAnsi" w:cstheme="minorBidi"/>
          <w:b/>
          <w:bCs/>
          <w:i/>
          <w:iCs/>
        </w:rPr>
      </w:pPr>
    </w:p>
    <w:p w14:paraId="778EE635" w14:textId="77777777" w:rsidR="00282D2A" w:rsidRDefault="00282D2A" w:rsidP="00E706B7">
      <w:pPr>
        <w:pStyle w:val="regular"/>
        <w:jc w:val="center"/>
        <w:rPr>
          <w:rFonts w:asciiTheme="minorHAnsi" w:eastAsiaTheme="minorEastAsia" w:hAnsiTheme="minorHAnsi" w:cstheme="minorBidi"/>
          <w:b/>
          <w:bCs/>
          <w:i/>
          <w:iCs/>
        </w:rPr>
      </w:pPr>
    </w:p>
    <w:p w14:paraId="40226F0C" w14:textId="77777777" w:rsidR="00282D2A" w:rsidRDefault="00282D2A" w:rsidP="00E706B7">
      <w:pPr>
        <w:pStyle w:val="regular"/>
        <w:jc w:val="center"/>
        <w:rPr>
          <w:rFonts w:asciiTheme="minorHAnsi" w:eastAsiaTheme="minorEastAsia" w:hAnsiTheme="minorHAnsi" w:cstheme="minorBidi"/>
          <w:b/>
          <w:bCs/>
          <w:i/>
          <w:iCs/>
        </w:rPr>
      </w:pPr>
    </w:p>
    <w:p w14:paraId="040AF981" w14:textId="77777777" w:rsidR="00AD1C4D" w:rsidRDefault="00AD1C4D" w:rsidP="00AD1C4D">
      <w:pPr>
        <w:spacing w:after="0" w:line="480" w:lineRule="auto"/>
        <w:jc w:val="center"/>
        <w:rPr>
          <w:b/>
          <w:sz w:val="28"/>
          <w:szCs w:val="28"/>
          <w:lang w:val="en"/>
        </w:rPr>
      </w:pPr>
      <w:r>
        <w:rPr>
          <w:b/>
          <w:sz w:val="28"/>
          <w:szCs w:val="28"/>
          <w:lang w:val="en"/>
        </w:rPr>
        <w:t>References</w:t>
      </w:r>
    </w:p>
    <w:p w14:paraId="34126AAF"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Bonhoeffer, Dietrich. </w:t>
      </w:r>
      <w:r>
        <w:rPr>
          <w:rFonts w:asciiTheme="minorHAnsi" w:eastAsia="Times New Roman" w:hAnsiTheme="minorHAnsi"/>
          <w:i/>
          <w:iCs/>
          <w:sz w:val="24"/>
          <w:szCs w:val="24"/>
        </w:rPr>
        <w:t>The Cost of Discipleship</w:t>
      </w:r>
      <w:r>
        <w:rPr>
          <w:rFonts w:asciiTheme="minorHAnsi" w:eastAsia="Times New Roman" w:hAnsiTheme="minorHAnsi"/>
          <w:sz w:val="24"/>
          <w:szCs w:val="24"/>
        </w:rPr>
        <w:t>. New York: Macmillan, 1959.</w:t>
      </w:r>
    </w:p>
    <w:p w14:paraId="4193847B"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Coleman, Robert Emerson. </w:t>
      </w:r>
      <w:r>
        <w:rPr>
          <w:rFonts w:asciiTheme="minorHAnsi" w:eastAsia="Times New Roman" w:hAnsiTheme="minorHAnsi"/>
          <w:i/>
          <w:iCs/>
          <w:sz w:val="24"/>
          <w:szCs w:val="24"/>
        </w:rPr>
        <w:t>The Master Plan of Evangelism</w:t>
      </w:r>
      <w:r>
        <w:rPr>
          <w:rFonts w:asciiTheme="minorHAnsi" w:eastAsia="Times New Roman" w:hAnsiTheme="minorHAnsi"/>
          <w:sz w:val="24"/>
          <w:szCs w:val="24"/>
        </w:rPr>
        <w:t xml:space="preserve">. Westwood, NJ: F.H. Revell, 1964. </w:t>
      </w:r>
    </w:p>
    <w:p w14:paraId="534E3268" w14:textId="77777777" w:rsidR="00AD1C4D" w:rsidRDefault="00AD1C4D" w:rsidP="00AD1C4D">
      <w:pPr>
        <w:spacing w:after="0" w:line="240" w:lineRule="auto"/>
        <w:rPr>
          <w:rFonts w:asciiTheme="minorHAnsi" w:eastAsia="Times New Roman" w:hAnsiTheme="minorHAnsi"/>
          <w:sz w:val="24"/>
          <w:szCs w:val="24"/>
        </w:rPr>
      </w:pPr>
    </w:p>
    <w:p w14:paraId="79F0A3CF" w14:textId="77777777" w:rsidR="00AD1C4D" w:rsidRDefault="00AD1C4D" w:rsidP="00AD1C4D">
      <w:pPr>
        <w:spacing w:after="0" w:line="240" w:lineRule="auto"/>
        <w:ind w:left="720" w:hanging="720"/>
        <w:rPr>
          <w:rFonts w:asciiTheme="minorHAnsi" w:hAnsiTheme="minorHAnsi"/>
          <w:sz w:val="24"/>
          <w:szCs w:val="24"/>
        </w:rPr>
      </w:pPr>
      <w:r>
        <w:rPr>
          <w:rFonts w:asciiTheme="minorHAnsi" w:hAnsiTheme="minorHAnsi"/>
          <w:sz w:val="24"/>
          <w:szCs w:val="24"/>
        </w:rPr>
        <w:t>Douglass, Frederick. BrainyQuote.com, Xplore Inc, 2016.   http://www.brainyquote.com/quotes/quotes/f/frederickd201574.html, accessed September 1, 2016.</w:t>
      </w:r>
    </w:p>
    <w:p w14:paraId="1FC928D9" w14:textId="77777777" w:rsidR="00AD1C4D" w:rsidRDefault="00AD1C4D" w:rsidP="00AD1C4D">
      <w:pPr>
        <w:spacing w:after="0" w:line="240" w:lineRule="auto"/>
        <w:rPr>
          <w:rFonts w:asciiTheme="minorHAnsi" w:eastAsia="Times New Roman" w:hAnsiTheme="minorHAnsi"/>
          <w:sz w:val="24"/>
          <w:szCs w:val="24"/>
        </w:rPr>
      </w:pPr>
    </w:p>
    <w:p w14:paraId="0330CEFF"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Hodges, Herb. </w:t>
      </w:r>
      <w:r>
        <w:rPr>
          <w:rFonts w:asciiTheme="minorHAnsi" w:eastAsia="Times New Roman" w:hAnsiTheme="minorHAnsi"/>
          <w:i/>
          <w:iCs/>
          <w:sz w:val="24"/>
          <w:szCs w:val="24"/>
        </w:rPr>
        <w:t>Tally Ho the Fox: The Foundation for Building World-visionary, World-impacting, Reproducing Disciples</w:t>
      </w:r>
      <w:r>
        <w:rPr>
          <w:rFonts w:asciiTheme="minorHAnsi" w:eastAsia="Times New Roman" w:hAnsiTheme="minorHAnsi"/>
          <w:sz w:val="24"/>
          <w:szCs w:val="24"/>
        </w:rPr>
        <w:t xml:space="preserve">. Memphis, TN: Spiritual Life Ministries, 2001. </w:t>
      </w:r>
    </w:p>
    <w:p w14:paraId="0281CF07" w14:textId="77777777" w:rsidR="00AD1C4D" w:rsidRDefault="00AD1C4D" w:rsidP="00AD1C4D">
      <w:pPr>
        <w:spacing w:after="0" w:line="240" w:lineRule="auto"/>
        <w:rPr>
          <w:rFonts w:asciiTheme="minorHAnsi" w:eastAsia="Times New Roman" w:hAnsiTheme="minorHAnsi"/>
          <w:sz w:val="24"/>
          <w:szCs w:val="24"/>
        </w:rPr>
      </w:pPr>
    </w:p>
    <w:p w14:paraId="48EFF079"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Maxwell, John C. </w:t>
      </w:r>
      <w:r>
        <w:rPr>
          <w:rFonts w:asciiTheme="minorHAnsi" w:eastAsia="Times New Roman" w:hAnsiTheme="minorHAnsi"/>
          <w:i/>
          <w:iCs/>
          <w:sz w:val="24"/>
          <w:szCs w:val="24"/>
        </w:rPr>
        <w:t>The 21 Irrefutable Laws of Leadership: Follow Them and People Will Follow You</w:t>
      </w:r>
      <w:r>
        <w:rPr>
          <w:rFonts w:asciiTheme="minorHAnsi" w:eastAsia="Times New Roman" w:hAnsiTheme="minorHAnsi"/>
          <w:sz w:val="24"/>
          <w:szCs w:val="24"/>
        </w:rPr>
        <w:t xml:space="preserve">. Nashville, TN: Thomas Nelson Publishers, 1998. </w:t>
      </w:r>
    </w:p>
    <w:p w14:paraId="37E933E2" w14:textId="77777777" w:rsidR="00AD1C4D" w:rsidRDefault="00AD1C4D" w:rsidP="00AD1C4D">
      <w:pPr>
        <w:spacing w:after="0" w:line="240" w:lineRule="auto"/>
        <w:rPr>
          <w:rFonts w:asciiTheme="minorHAnsi" w:eastAsia="Times New Roman" w:hAnsiTheme="minorHAnsi"/>
          <w:sz w:val="24"/>
          <w:szCs w:val="24"/>
        </w:rPr>
      </w:pPr>
    </w:p>
    <w:p w14:paraId="087846D0"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Strong, James, and James Strong. </w:t>
      </w:r>
      <w:r>
        <w:rPr>
          <w:rFonts w:asciiTheme="minorHAnsi" w:eastAsia="Times New Roman" w:hAnsiTheme="minorHAnsi"/>
          <w:i/>
          <w:iCs/>
          <w:sz w:val="24"/>
          <w:szCs w:val="24"/>
        </w:rPr>
        <w:t>The New Strong's Exhaustive Concordance of the Bible: With Main Concordance, Appendix to the Main Concordance, Topical Index to the Bible, Dictionary of the Hebrew Bible, Dictionary of the Greek Testament</w:t>
      </w:r>
      <w:r>
        <w:rPr>
          <w:rFonts w:asciiTheme="minorHAnsi" w:eastAsia="Times New Roman" w:hAnsiTheme="minorHAnsi"/>
          <w:sz w:val="24"/>
          <w:szCs w:val="24"/>
        </w:rPr>
        <w:t>. Nashville: T. Nelson Publishers, 1990.</w:t>
      </w:r>
    </w:p>
    <w:p w14:paraId="094147A6" w14:textId="77777777" w:rsidR="00AD1C4D" w:rsidRDefault="00AD1C4D" w:rsidP="00AD1C4D">
      <w:pPr>
        <w:jc w:val="center"/>
        <w:rPr>
          <w:rFonts w:asciiTheme="minorHAnsi" w:hAnsiTheme="minorHAnsi" w:cstheme="minorHAnsi"/>
          <w:b/>
          <w:bCs/>
          <w:sz w:val="36"/>
          <w:szCs w:val="36"/>
        </w:rPr>
      </w:pPr>
    </w:p>
    <w:p w14:paraId="2866539E" w14:textId="77777777" w:rsidR="00E517C4" w:rsidRDefault="00E517C4" w:rsidP="00E706B7">
      <w:pPr>
        <w:pStyle w:val="regular"/>
        <w:jc w:val="center"/>
        <w:rPr>
          <w:rFonts w:asciiTheme="minorHAnsi" w:eastAsiaTheme="minorEastAsia" w:hAnsiTheme="minorHAnsi" w:cstheme="minorBidi"/>
          <w:b/>
          <w:bCs/>
          <w:i/>
          <w:iCs/>
        </w:rPr>
      </w:pPr>
    </w:p>
    <w:p w14:paraId="78A2A398" w14:textId="77777777" w:rsidR="00E517C4" w:rsidRDefault="00E517C4" w:rsidP="00E706B7">
      <w:pPr>
        <w:pStyle w:val="regular"/>
        <w:jc w:val="center"/>
        <w:rPr>
          <w:rFonts w:asciiTheme="minorHAnsi" w:eastAsiaTheme="minorEastAsia" w:hAnsiTheme="minorHAnsi" w:cstheme="minorBidi"/>
          <w:b/>
          <w:bCs/>
          <w:i/>
          <w:iCs/>
        </w:rPr>
      </w:pPr>
    </w:p>
    <w:p w14:paraId="126AFE33" w14:textId="77777777" w:rsidR="0042526C" w:rsidRDefault="0042526C" w:rsidP="002674CD">
      <w:pPr>
        <w:spacing w:after="0"/>
        <w:jc w:val="center"/>
        <w:rPr>
          <w:rFonts w:ascii="Edwardian Script ITC" w:hAnsi="Edwardian Script ITC"/>
          <w:b/>
          <w:sz w:val="72"/>
          <w:szCs w:val="72"/>
        </w:rPr>
      </w:pPr>
    </w:p>
    <w:p w14:paraId="2DA6A74C" w14:textId="577E06E7" w:rsidR="004C3B90" w:rsidRDefault="004C3B90" w:rsidP="004B64F7">
      <w:pPr>
        <w:spacing w:after="0" w:line="240" w:lineRule="auto"/>
        <w:jc w:val="center"/>
        <w:rPr>
          <w:rFonts w:ascii="Edwardian Script ITC" w:hAnsi="Edwardian Script ITC"/>
          <w:b/>
          <w:sz w:val="96"/>
          <w:szCs w:val="96"/>
        </w:rPr>
      </w:pPr>
    </w:p>
    <w:sectPr w:rsidR="004C3B90" w:rsidSect="00DE04E4">
      <w:type w:val="continuous"/>
      <w:pgSz w:w="12240" w:h="15840" w:code="1"/>
      <w:pgMar w:top="1440" w:right="1440" w:bottom="1440" w:left="1440" w:header="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Cathy McMahen" w:date="2018-04-27T14:38:00Z" w:initials="CM">
    <w:p w14:paraId="00C557B5" w14:textId="77777777" w:rsidR="00156BA7" w:rsidRDefault="00156BA7">
      <w:pPr>
        <w:pStyle w:val="CommentText"/>
      </w:pPr>
      <w:r>
        <w:rPr>
          <w:rStyle w:val="CommentReference"/>
        </w:rPr>
        <w:annotationRef/>
      </w:r>
      <w:r>
        <w:t>No. Each passage is NOT referenced. Only those passages that are not NET Bible are referenced. Can we use the Copyright notations from the first book?</w:t>
      </w:r>
    </w:p>
  </w:comment>
  <w:comment w:id="187" w:author="Cathy McMahen" w:date="2018-04-27T14:40:00Z" w:initials="CM">
    <w:p w14:paraId="17AF77BD" w14:textId="77777777" w:rsidR="00156BA7" w:rsidRDefault="00156BA7">
      <w:pPr>
        <w:pStyle w:val="CommentText"/>
      </w:pPr>
      <w:r>
        <w:rPr>
          <w:rStyle w:val="CommentReference"/>
        </w:rPr>
        <w:annotationRef/>
      </w:r>
      <w:r>
        <w:t>This section is highlighted because it has a quote. I have asked for permission to use the words “The law of the lid.” We can remove the highlighting when we get permission or resolve to remove the quote</w:t>
      </w:r>
    </w:p>
  </w:comment>
  <w:comment w:id="283" w:author="Cathy McMahen" w:date="2018-04-30T00:26:00Z" w:initials="CM">
    <w:p w14:paraId="4DA8C7CD" w14:textId="5CBB0713" w:rsidR="00156BA7" w:rsidRDefault="00156BA7">
      <w:pPr>
        <w:pStyle w:val="CommentText"/>
      </w:pPr>
      <w:r>
        <w:rPr>
          <w:rStyle w:val="CommentReference"/>
        </w:rPr>
        <w:annotationRef/>
      </w:r>
      <w:r>
        <w:t>No we really haven’t talked about the wedding theme at all</w:t>
      </w:r>
    </w:p>
  </w:comment>
  <w:comment w:id="568" w:author="Cathy McMahen" w:date="2018-04-27T17:04:00Z" w:initials="CM">
    <w:p w14:paraId="763F7857" w14:textId="7198CC5F" w:rsidR="00156BA7" w:rsidRDefault="00156BA7">
      <w:pPr>
        <w:pStyle w:val="CommentText"/>
      </w:pPr>
      <w:r>
        <w:rPr>
          <w:rStyle w:val="CommentReference"/>
        </w:rPr>
        <w:annotationRef/>
      </w:r>
      <w:r>
        <w:rPr>
          <w:noProof/>
        </w:rPr>
        <w:t>It is very interesting, but no. I don’t see your point. And I am not sure what this refers to:  “Where am I going with all this?” My question is with all what? Don’t make vague references. Specifically tie all this together.  For instance:  Say “Where am I going with………Say something specific, not “all this.” I have been trying to figure out exactly what you meant by “All this,” and I am not sure. Don’t say “Do you see my point?” Make your point.</w:t>
      </w:r>
    </w:p>
  </w:comment>
  <w:comment w:id="597" w:author="Cathy McMahen" w:date="2018-04-27T17:26:00Z" w:initials="CM">
    <w:p w14:paraId="3412BD5A" w14:textId="2F427FE2" w:rsidR="00156BA7" w:rsidRDefault="00156BA7">
      <w:pPr>
        <w:pStyle w:val="CommentText"/>
      </w:pPr>
      <w:r>
        <w:rPr>
          <w:rStyle w:val="CommentReference"/>
        </w:rPr>
        <w:annotationRef/>
      </w:r>
      <w:r>
        <w:t>We  need to create a stronger tie between these two paragraphs. Perhaps we should answer the question. You ask the question, then seemingly move off to another subject. Of course, the other subject is the answer—but you take a long time getting there. You need to at least SIGNAL that the answer is following. Then tie it all back to your original question at the end of the chapter—don’t let what happened in Ephesus happen again!</w:t>
      </w:r>
    </w:p>
  </w:comment>
  <w:comment w:id="658" w:author="Cathy McMahen" w:date="2018-04-27T19:03:00Z" w:initials="CM">
    <w:p w14:paraId="2CDE2C0A" w14:textId="7BC8AB46" w:rsidR="00156BA7" w:rsidRDefault="00156BA7">
      <w:pPr>
        <w:pStyle w:val="CommentText"/>
      </w:pPr>
      <w:r>
        <w:rPr>
          <w:rStyle w:val="CommentReference"/>
        </w:rPr>
        <w:annotationRef/>
      </w:r>
      <w:r>
        <w:t>Yes—I know that you have permission to quote Herb Hodges freely. But I still want to know: did this come from a conversation, a book, a sermon? We are going to have a reference page. Should we reference this? Or should we at least tell people where they can read this story if it is in print?</w:t>
      </w:r>
    </w:p>
  </w:comment>
  <w:comment w:id="668" w:author="Cathy McMahen" w:date="2018-04-27T17:32:00Z" w:initials="CM">
    <w:p w14:paraId="523E3823" w14:textId="37FC6803" w:rsidR="00156BA7" w:rsidRDefault="00156B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C557B5" w15:done="0"/>
  <w15:commentEx w15:paraId="17AF77BD" w15:done="0"/>
  <w15:commentEx w15:paraId="4DA8C7CD" w15:done="0"/>
  <w15:commentEx w15:paraId="763F7857" w15:done="0"/>
  <w15:commentEx w15:paraId="3412BD5A" w15:done="0"/>
  <w15:commentEx w15:paraId="2CDE2C0A" w15:done="0"/>
  <w15:commentEx w15:paraId="523E382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C557B5" w16cid:durableId="1E8DB44A"/>
  <w16cid:commentId w16cid:paraId="17AF77BD" w16cid:durableId="1E8DB4F5"/>
  <w16cid:commentId w16cid:paraId="4DA8C7CD" w16cid:durableId="1E90E11F"/>
  <w16cid:commentId w16cid:paraId="763F7857" w16cid:durableId="1E8DD696"/>
  <w16cid:commentId w16cid:paraId="3412BD5A" w16cid:durableId="1E8DDBB0"/>
  <w16cid:commentId w16cid:paraId="2CDE2C0A" w16cid:durableId="1E8DF276"/>
  <w16cid:commentId w16cid:paraId="523E3823" w16cid:durableId="1E8DD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B6B15" w14:textId="77777777" w:rsidR="000E206E" w:rsidRDefault="000E206E" w:rsidP="004E33BB">
      <w:pPr>
        <w:spacing w:after="0" w:line="240" w:lineRule="auto"/>
      </w:pPr>
      <w:r>
        <w:separator/>
      </w:r>
    </w:p>
  </w:endnote>
  <w:endnote w:type="continuationSeparator" w:id="0">
    <w:p w14:paraId="0DC6A4E3" w14:textId="77777777" w:rsidR="000E206E" w:rsidRDefault="000E206E" w:rsidP="004E3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ijaya">
    <w:altName w:val="Tamil Sangam MN"/>
    <w:charset w:val="00"/>
    <w:family w:val="roman"/>
    <w:pitch w:val="variable"/>
    <w:sig w:usb0="001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14:paraId="28F4489C" w14:textId="77777777" w:rsidR="00156BA7" w:rsidRDefault="00156BA7">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E926030" w14:textId="77777777" w:rsidR="00156BA7" w:rsidRDefault="00156B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970587"/>
      <w:docPartObj>
        <w:docPartGallery w:val="Page Numbers (Bottom of Page)"/>
        <w:docPartUnique/>
      </w:docPartObj>
    </w:sdtPr>
    <w:sdtEndPr>
      <w:rPr>
        <w:noProof/>
      </w:rPr>
    </w:sdtEndPr>
    <w:sdtContent>
      <w:p w14:paraId="3EE1422F" w14:textId="77777777" w:rsidR="00156BA7" w:rsidRDefault="00156BA7">
        <w:pPr>
          <w:pStyle w:val="Footer"/>
          <w:jc w:val="right"/>
        </w:pPr>
        <w:r>
          <w:fldChar w:fldCharType="begin"/>
        </w:r>
        <w:r>
          <w:instrText xml:space="preserve"> PAGE   \* MERGEFORMAT </w:instrText>
        </w:r>
        <w:r>
          <w:fldChar w:fldCharType="separate"/>
        </w:r>
        <w:r>
          <w:rPr>
            <w:noProof/>
          </w:rPr>
          <w:t>148</w:t>
        </w:r>
        <w:r>
          <w:rPr>
            <w:noProof/>
          </w:rPr>
          <w:fldChar w:fldCharType="end"/>
        </w:r>
      </w:p>
    </w:sdtContent>
  </w:sdt>
  <w:p w14:paraId="62B4D240" w14:textId="77777777" w:rsidR="00156BA7" w:rsidRDefault="00156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E7A21" w14:textId="77777777" w:rsidR="000E206E" w:rsidRDefault="000E206E" w:rsidP="004E33BB">
      <w:pPr>
        <w:spacing w:after="0" w:line="240" w:lineRule="auto"/>
      </w:pPr>
      <w:r>
        <w:separator/>
      </w:r>
    </w:p>
  </w:footnote>
  <w:footnote w:type="continuationSeparator" w:id="0">
    <w:p w14:paraId="6107B917" w14:textId="77777777" w:rsidR="000E206E" w:rsidRDefault="000E206E" w:rsidP="004E3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8FFC" w14:textId="77777777" w:rsidR="00156BA7" w:rsidRDefault="00156BA7">
    <w:pPr>
      <w:pStyle w:val="Header"/>
      <w:jc w:val="center"/>
    </w:pPr>
  </w:p>
  <w:p w14:paraId="6D37A031" w14:textId="77777777" w:rsidR="00156BA7" w:rsidRDefault="00156B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4CA1F" w14:textId="77777777" w:rsidR="00156BA7" w:rsidRDefault="00156BA7">
    <w:pPr>
      <w:pStyle w:val="Header"/>
      <w:jc w:val="center"/>
    </w:pPr>
  </w:p>
  <w:p w14:paraId="5BBAC9DF" w14:textId="77777777" w:rsidR="00156BA7" w:rsidRDefault="00156B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6.8pt;height:24.5pt;visibility:visible" o:bullet="t">
        <v:imagedata r:id="rId1" o:title=""/>
      </v:shape>
    </w:pict>
  </w:numPicBullet>
  <w:abstractNum w:abstractNumId="0" w15:restartNumberingAfterBreak="0">
    <w:nsid w:val="0102664D"/>
    <w:multiLevelType w:val="hybridMultilevel"/>
    <w:tmpl w:val="62BADB5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A447A"/>
    <w:multiLevelType w:val="hybridMultilevel"/>
    <w:tmpl w:val="7E087B12"/>
    <w:lvl w:ilvl="0" w:tplc="D40200C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F4201"/>
    <w:multiLevelType w:val="hybridMultilevel"/>
    <w:tmpl w:val="B2A618F8"/>
    <w:lvl w:ilvl="0" w:tplc="130C1622">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 w15:restartNumberingAfterBreak="0">
    <w:nsid w:val="04C06662"/>
    <w:multiLevelType w:val="hybridMultilevel"/>
    <w:tmpl w:val="19227296"/>
    <w:lvl w:ilvl="0" w:tplc="B492D244">
      <w:start w:val="1"/>
      <w:numFmt w:val="bullet"/>
      <w:lvlText w:val=""/>
      <w:lvlJc w:val="left"/>
      <w:pPr>
        <w:ind w:left="1148" w:hanging="360"/>
      </w:pPr>
      <w:rPr>
        <w:rFonts w:ascii="Wingdings" w:hAnsi="Wingdings"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4" w15:restartNumberingAfterBreak="0">
    <w:nsid w:val="04EA333A"/>
    <w:multiLevelType w:val="hybridMultilevel"/>
    <w:tmpl w:val="ECFC1B14"/>
    <w:lvl w:ilvl="0" w:tplc="130C1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B21CB6"/>
    <w:multiLevelType w:val="hybridMultilevel"/>
    <w:tmpl w:val="76BC913E"/>
    <w:lvl w:ilvl="0" w:tplc="64DCD566">
      <w:start w:val="1"/>
      <w:numFmt w:val="bullet"/>
      <w:lvlText w:val=""/>
      <w:lvlJc w:val="left"/>
      <w:pPr>
        <w:ind w:left="720" w:hanging="360"/>
      </w:pPr>
      <w:rPr>
        <w:rFonts w:ascii="Symbol" w:hAnsi="Symbol" w:hint="default"/>
      </w:rPr>
    </w:lvl>
    <w:lvl w:ilvl="1" w:tplc="64DCD5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22D65"/>
    <w:multiLevelType w:val="hybridMultilevel"/>
    <w:tmpl w:val="89981212"/>
    <w:lvl w:ilvl="0" w:tplc="12C6B6B6">
      <w:start w:val="1"/>
      <w:numFmt w:val="bullet"/>
      <w:lvlText w:val=""/>
      <w:lvlJc w:val="left"/>
      <w:pPr>
        <w:ind w:left="1440" w:hanging="360"/>
      </w:pPr>
      <w:rPr>
        <w:rFonts w:ascii="Symbol" w:hAnsi="Symbol" w:hint="default"/>
        <w:color w:val="auto"/>
        <w:sz w:val="28"/>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B643F2"/>
    <w:multiLevelType w:val="hybridMultilevel"/>
    <w:tmpl w:val="C3E826D4"/>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2484C"/>
    <w:multiLevelType w:val="hybridMultilevel"/>
    <w:tmpl w:val="738E8646"/>
    <w:lvl w:ilvl="0" w:tplc="80E45332">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CB2057"/>
    <w:multiLevelType w:val="hybridMultilevel"/>
    <w:tmpl w:val="5086A556"/>
    <w:lvl w:ilvl="0" w:tplc="31BEAD5A">
      <w:start w:val="1"/>
      <w:numFmt w:val="bullet"/>
      <w:lvlText w:val=""/>
      <w:lvlJc w:val="center"/>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10042449"/>
    <w:multiLevelType w:val="hybridMultilevel"/>
    <w:tmpl w:val="55B0A97E"/>
    <w:lvl w:ilvl="0" w:tplc="C28CF6F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B531E8"/>
    <w:multiLevelType w:val="hybridMultilevel"/>
    <w:tmpl w:val="9BDA7E08"/>
    <w:lvl w:ilvl="0" w:tplc="C5062476">
      <w:start w:val="1"/>
      <w:numFmt w:val="bullet"/>
      <w:lvlText w:val=""/>
      <w:lvlJc w:val="left"/>
      <w:pPr>
        <w:ind w:left="2070" w:hanging="360"/>
      </w:pPr>
      <w:rPr>
        <w:rFonts w:ascii="Symbol" w:hAnsi="Symbol" w:hint="default"/>
        <w:color w:val="auto"/>
        <w:sz w:val="28"/>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118D7F7D"/>
    <w:multiLevelType w:val="hybridMultilevel"/>
    <w:tmpl w:val="1AEA01A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E37CC"/>
    <w:multiLevelType w:val="hybridMultilevel"/>
    <w:tmpl w:val="7D2EBD30"/>
    <w:lvl w:ilvl="0" w:tplc="DE16B4D0">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441268A"/>
    <w:multiLevelType w:val="hybridMultilevel"/>
    <w:tmpl w:val="66EE56AA"/>
    <w:lvl w:ilvl="0" w:tplc="99D03CBA">
      <w:start w:val="1"/>
      <w:numFmt w:val="bullet"/>
      <w:lvlText w:val=""/>
      <w:lvlJc w:val="left"/>
      <w:pPr>
        <w:ind w:left="1500" w:hanging="360"/>
      </w:pPr>
      <w:rPr>
        <w:rFonts w:ascii="Wingdings" w:hAnsi="Wingdings" w:hint="default"/>
        <w:color w:val="auto"/>
        <w:sz w:val="28"/>
        <w:szCs w:val="28"/>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16487860"/>
    <w:multiLevelType w:val="hybridMultilevel"/>
    <w:tmpl w:val="2CD424B2"/>
    <w:lvl w:ilvl="0" w:tplc="92EAAF04">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7"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FB3895"/>
    <w:multiLevelType w:val="multilevel"/>
    <w:tmpl w:val="538A3D06"/>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0" w15:restartNumberingAfterBreak="0">
    <w:nsid w:val="1D156E28"/>
    <w:multiLevelType w:val="hybridMultilevel"/>
    <w:tmpl w:val="9FD4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E353D3"/>
    <w:multiLevelType w:val="hybridMultilevel"/>
    <w:tmpl w:val="31C4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B838E5"/>
    <w:multiLevelType w:val="hybridMultilevel"/>
    <w:tmpl w:val="F36C3192"/>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E436AB"/>
    <w:multiLevelType w:val="hybridMultilevel"/>
    <w:tmpl w:val="86A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4809B7"/>
    <w:multiLevelType w:val="hybridMultilevel"/>
    <w:tmpl w:val="6AC0DC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17F4AC3"/>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8201D6D"/>
    <w:multiLevelType w:val="hybridMultilevel"/>
    <w:tmpl w:val="1EDAFAC6"/>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B422F0B"/>
    <w:multiLevelType w:val="hybridMultilevel"/>
    <w:tmpl w:val="3CE47884"/>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30405B"/>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8B4302"/>
    <w:multiLevelType w:val="hybridMultilevel"/>
    <w:tmpl w:val="C2048BFE"/>
    <w:lvl w:ilvl="0" w:tplc="92EAAF04">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E8B476E"/>
    <w:multiLevelType w:val="multilevel"/>
    <w:tmpl w:val="910C1394"/>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i w:val="0"/>
      </w:rPr>
    </w:lvl>
    <w:lvl w:ilvl="2">
      <w:start w:val="1"/>
      <w:numFmt w:val="decimal"/>
      <w:lvlText w:val="%3"/>
      <w:lvlJc w:val="left"/>
      <w:pPr>
        <w:ind w:left="2160" w:hanging="360"/>
      </w:pPr>
      <w:rPr>
        <w:rFonts w:hint="default"/>
        <w:b w:val="0"/>
        <w:i w:val="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1B364F4"/>
    <w:multiLevelType w:val="hybridMultilevel"/>
    <w:tmpl w:val="35381014"/>
    <w:lvl w:ilvl="0" w:tplc="0CCC60D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073B60"/>
    <w:multiLevelType w:val="hybridMultilevel"/>
    <w:tmpl w:val="2F368C48"/>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3C2071"/>
    <w:multiLevelType w:val="hybridMultilevel"/>
    <w:tmpl w:val="5D52978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850903"/>
    <w:multiLevelType w:val="hybridMultilevel"/>
    <w:tmpl w:val="17A8DAE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A254FA"/>
    <w:multiLevelType w:val="hybridMultilevel"/>
    <w:tmpl w:val="779659D4"/>
    <w:lvl w:ilvl="0" w:tplc="A1085556">
      <w:start w:val="1"/>
      <w:numFmt w:val="bullet"/>
      <w:lvlText w:val=""/>
      <w:lvlJc w:val="left"/>
      <w:pPr>
        <w:ind w:left="720" w:hanging="360"/>
      </w:pPr>
      <w:rPr>
        <w:rFonts w:ascii="Symbol" w:hAnsi="Symbol" w:hint="default"/>
        <w:color w:val="auto"/>
        <w:sz w:val="24"/>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315346"/>
    <w:multiLevelType w:val="hybridMultilevel"/>
    <w:tmpl w:val="BBCE862A"/>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1214E13"/>
    <w:multiLevelType w:val="hybridMultilevel"/>
    <w:tmpl w:val="F126D19C"/>
    <w:lvl w:ilvl="0" w:tplc="B492D24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2A44886"/>
    <w:multiLevelType w:val="hybridMultilevel"/>
    <w:tmpl w:val="DE50509E"/>
    <w:lvl w:ilvl="0" w:tplc="ACCEE97A">
      <w:start w:val="1"/>
      <w:numFmt w:val="bullet"/>
      <w:lvlText w:val=""/>
      <w:lvlJc w:val="left"/>
      <w:pPr>
        <w:ind w:left="1080" w:hanging="360"/>
      </w:pPr>
      <w:rPr>
        <w:rFonts w:ascii="Symbol" w:hAnsi="Symbol" w:hint="default"/>
        <w:color w:val="auto"/>
        <w:sz w:val="28"/>
        <w:szCs w:val="40"/>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45C2778A"/>
    <w:multiLevelType w:val="hybridMultilevel"/>
    <w:tmpl w:val="C748CA98"/>
    <w:lvl w:ilvl="0" w:tplc="A8AC3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6EC117C"/>
    <w:multiLevelType w:val="hybridMultilevel"/>
    <w:tmpl w:val="D1A2EEB8"/>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191DF3"/>
    <w:multiLevelType w:val="hybridMultilevel"/>
    <w:tmpl w:val="5B3467B0"/>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900E4F"/>
    <w:multiLevelType w:val="hybridMultilevel"/>
    <w:tmpl w:val="420ACCE0"/>
    <w:lvl w:ilvl="0" w:tplc="EA622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5C70041"/>
    <w:multiLevelType w:val="hybridMultilevel"/>
    <w:tmpl w:val="42AE8C00"/>
    <w:lvl w:ilvl="0" w:tplc="73AA9D96">
      <w:start w:val="1"/>
      <w:numFmt w:val="bullet"/>
      <w:lvlText w:val=""/>
      <w:lvlJc w:val="left"/>
      <w:pPr>
        <w:ind w:left="720" w:hanging="360"/>
      </w:pPr>
      <w:rPr>
        <w:rFonts w:ascii="Symbol" w:hAnsi="Symbol" w:hint="default"/>
        <w:color w:val="auto"/>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4E45B4"/>
    <w:multiLevelType w:val="hybridMultilevel"/>
    <w:tmpl w:val="534C1F38"/>
    <w:lvl w:ilvl="0" w:tplc="F43C4038">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9F4260"/>
    <w:multiLevelType w:val="hybridMultilevel"/>
    <w:tmpl w:val="E9749CB4"/>
    <w:lvl w:ilvl="0" w:tplc="531235CC">
      <w:start w:val="1"/>
      <w:numFmt w:val="bullet"/>
      <w:lvlText w:val=""/>
      <w:lvlJc w:val="left"/>
      <w:pPr>
        <w:ind w:left="1800" w:hanging="360"/>
      </w:pPr>
      <w:rPr>
        <w:rFonts w:ascii="Symbol" w:hAnsi="Symbol" w:hint="default"/>
        <w:color w:val="auto"/>
        <w:sz w:val="24"/>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EF81D6A"/>
    <w:multiLevelType w:val="multilevel"/>
    <w:tmpl w:val="7136C370"/>
    <w:lvl w:ilvl="0">
      <w:start w:val="1"/>
      <w:numFmt w:val="upperLetter"/>
      <w:lvlText w:val="%1."/>
      <w:lvlJc w:val="left"/>
      <w:pPr>
        <w:tabs>
          <w:tab w:val="num" w:pos="720"/>
        </w:tabs>
        <w:ind w:left="720" w:hanging="360"/>
      </w:pPr>
    </w:lvl>
    <w:lvl w:ilvl="1">
      <w:start w:val="18"/>
      <w:numFmt w:val="decimal"/>
      <w:lvlText w:val="%2"/>
      <w:lvlJc w:val="left"/>
      <w:pPr>
        <w:ind w:left="1440" w:hanging="360"/>
      </w:pPr>
      <w:rPr>
        <w:rFonts w:hint="default"/>
        <w:i w:val="0"/>
      </w:rPr>
    </w:lvl>
    <w:lvl w:ilvl="2">
      <w:start w:val="12"/>
      <w:numFmt w:val="decimal"/>
      <w:lvlText w:val="%3."/>
      <w:lvlJc w:val="left"/>
      <w:pPr>
        <w:ind w:left="2160" w:hanging="360"/>
      </w:pPr>
      <w:rPr>
        <w:rFonts w:hint="default"/>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0" w15:restartNumberingAfterBreak="0">
    <w:nsid w:val="60600C40"/>
    <w:multiLevelType w:val="hybridMultilevel"/>
    <w:tmpl w:val="0212B252"/>
    <w:lvl w:ilvl="0" w:tplc="6410434E">
      <w:start w:val="1"/>
      <w:numFmt w:val="bullet"/>
      <w:lvlText w:val=""/>
      <w:lvlJc w:val="left"/>
      <w:pPr>
        <w:ind w:left="1080" w:hanging="360"/>
      </w:pPr>
      <w:rPr>
        <w:rFonts w:ascii="Wingdings" w:hAnsi="Wingdings" w:hint="default"/>
        <w:color w:val="auto"/>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0F85E56"/>
    <w:multiLevelType w:val="hybridMultilevel"/>
    <w:tmpl w:val="66BE1B24"/>
    <w:lvl w:ilvl="0" w:tplc="99D03CBA">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0834EB"/>
    <w:multiLevelType w:val="hybridMultilevel"/>
    <w:tmpl w:val="AEEAB72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4F4216"/>
    <w:multiLevelType w:val="hybridMultilevel"/>
    <w:tmpl w:val="1CDA1EA6"/>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6BD1F55"/>
    <w:multiLevelType w:val="hybridMultilevel"/>
    <w:tmpl w:val="DFC640A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B13EB4"/>
    <w:multiLevelType w:val="hybridMultilevel"/>
    <w:tmpl w:val="34920EA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8ED221C"/>
    <w:multiLevelType w:val="hybridMultilevel"/>
    <w:tmpl w:val="CB1A354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AEF218C"/>
    <w:multiLevelType w:val="hybridMultilevel"/>
    <w:tmpl w:val="9AC85C5E"/>
    <w:lvl w:ilvl="0" w:tplc="09CAD83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0B3506"/>
    <w:multiLevelType w:val="hybridMultilevel"/>
    <w:tmpl w:val="B5561D82"/>
    <w:lvl w:ilvl="0" w:tplc="64DCD566">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9"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E2F4174"/>
    <w:multiLevelType w:val="hybridMultilevel"/>
    <w:tmpl w:val="589E19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1" w15:restartNumberingAfterBreak="0">
    <w:nsid w:val="6F1E158C"/>
    <w:multiLevelType w:val="hybridMultilevel"/>
    <w:tmpl w:val="52CCB7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15:restartNumberingAfterBreak="0">
    <w:nsid w:val="71CA1371"/>
    <w:multiLevelType w:val="hybridMultilevel"/>
    <w:tmpl w:val="A802D174"/>
    <w:lvl w:ilvl="0" w:tplc="C9E6F19C">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250AF3"/>
    <w:multiLevelType w:val="hybridMultilevel"/>
    <w:tmpl w:val="34B43FD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A119B8"/>
    <w:multiLevelType w:val="hybridMultilevel"/>
    <w:tmpl w:val="3C90D82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8" w15:restartNumberingAfterBreak="0">
    <w:nsid w:val="7A6130FF"/>
    <w:multiLevelType w:val="hybridMultilevel"/>
    <w:tmpl w:val="DA02FC3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A712001"/>
    <w:multiLevelType w:val="hybridMultilevel"/>
    <w:tmpl w:val="04601968"/>
    <w:lvl w:ilvl="0" w:tplc="73AA9D96">
      <w:start w:val="1"/>
      <w:numFmt w:val="bullet"/>
      <w:lvlText w:val=""/>
      <w:lvlJc w:val="left"/>
      <w:pPr>
        <w:ind w:left="1350" w:hanging="360"/>
      </w:pPr>
      <w:rPr>
        <w:rFonts w:ascii="Symbol" w:hAnsi="Symbol" w:hint="default"/>
        <w:color w:val="auto"/>
        <w:sz w:val="28"/>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B5A06A3"/>
    <w:multiLevelType w:val="hybridMultilevel"/>
    <w:tmpl w:val="E7B8436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6F1F6E"/>
    <w:multiLevelType w:val="hybridMultilevel"/>
    <w:tmpl w:val="AD7CEC9A"/>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0"/>
  </w:num>
  <w:num w:numId="2">
    <w:abstractNumId w:val="51"/>
  </w:num>
  <w:num w:numId="3">
    <w:abstractNumId w:val="1"/>
  </w:num>
  <w:num w:numId="4">
    <w:abstractNumId w:val="29"/>
  </w:num>
  <w:num w:numId="5">
    <w:abstractNumId w:val="55"/>
  </w:num>
  <w:num w:numId="6">
    <w:abstractNumId w:val="68"/>
  </w:num>
  <w:num w:numId="7">
    <w:abstractNumId w:val="34"/>
  </w:num>
  <w:num w:numId="8">
    <w:abstractNumId w:val="56"/>
  </w:num>
  <w:num w:numId="9">
    <w:abstractNumId w:val="72"/>
  </w:num>
  <w:num w:numId="10">
    <w:abstractNumId w:val="15"/>
  </w:num>
  <w:num w:numId="11">
    <w:abstractNumId w:val="5"/>
  </w:num>
  <w:num w:numId="12">
    <w:abstractNumId w:val="52"/>
  </w:num>
  <w:num w:numId="13">
    <w:abstractNumId w:val="36"/>
  </w:num>
  <w:num w:numId="14">
    <w:abstractNumId w:val="61"/>
  </w:num>
  <w:num w:numId="15">
    <w:abstractNumId w:val="54"/>
  </w:num>
  <w:num w:numId="16">
    <w:abstractNumId w:val="44"/>
  </w:num>
  <w:num w:numId="17">
    <w:abstractNumId w:val="23"/>
  </w:num>
  <w:num w:numId="18">
    <w:abstractNumId w:val="65"/>
  </w:num>
  <w:num w:numId="19">
    <w:abstractNumId w:val="22"/>
  </w:num>
  <w:num w:numId="20">
    <w:abstractNumId w:val="70"/>
  </w:num>
  <w:num w:numId="21">
    <w:abstractNumId w:val="13"/>
  </w:num>
  <w:num w:numId="22">
    <w:abstractNumId w:val="37"/>
  </w:num>
  <w:num w:numId="23">
    <w:abstractNumId w:val="11"/>
  </w:num>
  <w:num w:numId="24">
    <w:abstractNumId w:val="69"/>
  </w:num>
  <w:num w:numId="25">
    <w:abstractNumId w:val="14"/>
  </w:num>
  <w:num w:numId="26">
    <w:abstractNumId w:val="48"/>
  </w:num>
  <w:num w:numId="27">
    <w:abstractNumId w:val="6"/>
  </w:num>
  <w:num w:numId="28">
    <w:abstractNumId w:val="41"/>
  </w:num>
  <w:num w:numId="29">
    <w:abstractNumId w:val="8"/>
  </w:num>
  <w:num w:numId="30">
    <w:abstractNumId w:val="47"/>
  </w:num>
  <w:num w:numId="31">
    <w:abstractNumId w:val="64"/>
  </w:num>
  <w:num w:numId="32">
    <w:abstractNumId w:val="46"/>
  </w:num>
  <w:num w:numId="33">
    <w:abstractNumId w:val="30"/>
  </w:num>
  <w:num w:numId="34">
    <w:abstractNumId w:val="32"/>
  </w:num>
  <w:num w:numId="35">
    <w:abstractNumId w:val="49"/>
  </w:num>
  <w:num w:numId="36">
    <w:abstractNumId w:val="18"/>
  </w:num>
  <w:num w:numId="37">
    <w:abstractNumId w:val="20"/>
  </w:num>
  <w:num w:numId="38">
    <w:abstractNumId w:val="4"/>
  </w:num>
  <w:num w:numId="39">
    <w:abstractNumId w:val="2"/>
  </w:num>
  <w:num w:numId="40">
    <w:abstractNumId w:val="17"/>
  </w:num>
  <w:num w:numId="41">
    <w:abstractNumId w:val="59"/>
  </w:num>
  <w:num w:numId="42">
    <w:abstractNumId w:val="33"/>
  </w:num>
  <w:num w:numId="43">
    <w:abstractNumId w:val="28"/>
  </w:num>
  <w:num w:numId="44">
    <w:abstractNumId w:val="26"/>
  </w:num>
  <w:num w:numId="45">
    <w:abstractNumId w:val="19"/>
  </w:num>
  <w:num w:numId="46">
    <w:abstractNumId w:val="12"/>
  </w:num>
  <w:num w:numId="47">
    <w:abstractNumId w:val="62"/>
  </w:num>
  <w:num w:numId="48">
    <w:abstractNumId w:val="67"/>
  </w:num>
  <w:num w:numId="49">
    <w:abstractNumId w:val="38"/>
  </w:num>
  <w:num w:numId="50">
    <w:abstractNumId w:val="45"/>
  </w:num>
  <w:num w:numId="51">
    <w:abstractNumId w:val="42"/>
  </w:num>
  <w:num w:numId="52">
    <w:abstractNumId w:val="3"/>
  </w:num>
  <w:num w:numId="53">
    <w:abstractNumId w:val="58"/>
  </w:num>
  <w:num w:numId="54">
    <w:abstractNumId w:val="25"/>
  </w:num>
  <w:num w:numId="55">
    <w:abstractNumId w:val="66"/>
  </w:num>
  <w:num w:numId="56">
    <w:abstractNumId w:val="71"/>
  </w:num>
  <w:num w:numId="57">
    <w:abstractNumId w:val="0"/>
  </w:num>
  <w:num w:numId="58">
    <w:abstractNumId w:val="63"/>
  </w:num>
  <w:num w:numId="59">
    <w:abstractNumId w:val="57"/>
  </w:num>
  <w:num w:numId="60">
    <w:abstractNumId w:val="16"/>
  </w:num>
  <w:num w:numId="61">
    <w:abstractNumId w:val="27"/>
  </w:num>
  <w:num w:numId="62">
    <w:abstractNumId w:val="39"/>
  </w:num>
  <w:num w:numId="63">
    <w:abstractNumId w:val="53"/>
  </w:num>
  <w:num w:numId="64">
    <w:abstractNumId w:val="35"/>
  </w:num>
  <w:num w:numId="65">
    <w:abstractNumId w:val="7"/>
  </w:num>
  <w:num w:numId="66">
    <w:abstractNumId w:val="21"/>
  </w:num>
  <w:num w:numId="67">
    <w:abstractNumId w:val="10"/>
  </w:num>
  <w:num w:numId="68">
    <w:abstractNumId w:val="31"/>
  </w:num>
  <w:num w:numId="69">
    <w:abstractNumId w:val="40"/>
  </w:num>
  <w:num w:numId="70">
    <w:abstractNumId w:val="43"/>
  </w:num>
  <w:num w:numId="71">
    <w:abstractNumId w:val="60"/>
  </w:num>
  <w:num w:numId="72">
    <w:abstractNumId w:val="24"/>
  </w:num>
  <w:num w:numId="73">
    <w:abstractNumId w:val="9"/>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rginia porter">
    <w15:presenceInfo w15:providerId="Windows Live" w15:userId="5ccf7f982f1a2e04"/>
  </w15:person>
  <w15:person w15:author="Cathy McMahen">
    <w15:presenceInfo w15:providerId="Windows Live" w15:userId="55ce71cb0f22e616"/>
  </w15:person>
  <w15:person w15:author="owner">
    <w15:presenceInfo w15:providerId="None" w15:userId="owner"/>
  </w15:person>
  <w15:person w15:author="Walter Moore">
    <w15:presenceInfo w15:providerId="None" w15:userId="Walter Mo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oNotDisplayPageBoundaries/>
  <w:displayBackgroundShape/>
  <w:proofState w:spelling="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AwNTYyMTEyMzQ3NTJT0lEKTi0uzszPAykwqQUAYHUuBywAAAA="/>
  </w:docVars>
  <w:rsids>
    <w:rsidRoot w:val="006D680D"/>
    <w:rsid w:val="000000BD"/>
    <w:rsid w:val="00001EA2"/>
    <w:rsid w:val="0000219C"/>
    <w:rsid w:val="000021F4"/>
    <w:rsid w:val="00002F45"/>
    <w:rsid w:val="0000339F"/>
    <w:rsid w:val="0000362D"/>
    <w:rsid w:val="00003768"/>
    <w:rsid w:val="00003A55"/>
    <w:rsid w:val="00003B07"/>
    <w:rsid w:val="0000420B"/>
    <w:rsid w:val="000053A1"/>
    <w:rsid w:val="000059D1"/>
    <w:rsid w:val="0000760E"/>
    <w:rsid w:val="0001090E"/>
    <w:rsid w:val="00011ADE"/>
    <w:rsid w:val="00012DDE"/>
    <w:rsid w:val="00013AE7"/>
    <w:rsid w:val="0001434B"/>
    <w:rsid w:val="000148D9"/>
    <w:rsid w:val="00014C09"/>
    <w:rsid w:val="000161F8"/>
    <w:rsid w:val="000164E8"/>
    <w:rsid w:val="00017162"/>
    <w:rsid w:val="0001739B"/>
    <w:rsid w:val="00020A98"/>
    <w:rsid w:val="00020CEC"/>
    <w:rsid w:val="00021330"/>
    <w:rsid w:val="00021FC9"/>
    <w:rsid w:val="000221FC"/>
    <w:rsid w:val="000222FE"/>
    <w:rsid w:val="00022EC6"/>
    <w:rsid w:val="00023410"/>
    <w:rsid w:val="00023BDC"/>
    <w:rsid w:val="00023D4C"/>
    <w:rsid w:val="00024047"/>
    <w:rsid w:val="000240B8"/>
    <w:rsid w:val="00024205"/>
    <w:rsid w:val="00024284"/>
    <w:rsid w:val="0002578D"/>
    <w:rsid w:val="00025F7B"/>
    <w:rsid w:val="00026353"/>
    <w:rsid w:val="00026B33"/>
    <w:rsid w:val="00027322"/>
    <w:rsid w:val="00027579"/>
    <w:rsid w:val="00030667"/>
    <w:rsid w:val="00030ECF"/>
    <w:rsid w:val="00032824"/>
    <w:rsid w:val="00032F2D"/>
    <w:rsid w:val="00033BE8"/>
    <w:rsid w:val="00034104"/>
    <w:rsid w:val="0003486B"/>
    <w:rsid w:val="00034D7F"/>
    <w:rsid w:val="000351B5"/>
    <w:rsid w:val="00035999"/>
    <w:rsid w:val="0003631B"/>
    <w:rsid w:val="000376A9"/>
    <w:rsid w:val="000407A5"/>
    <w:rsid w:val="00040A0F"/>
    <w:rsid w:val="00041B3C"/>
    <w:rsid w:val="00041CB7"/>
    <w:rsid w:val="00042B23"/>
    <w:rsid w:val="00042DFA"/>
    <w:rsid w:val="00043801"/>
    <w:rsid w:val="000439F9"/>
    <w:rsid w:val="00044BB0"/>
    <w:rsid w:val="00044E9E"/>
    <w:rsid w:val="000456AF"/>
    <w:rsid w:val="00045C10"/>
    <w:rsid w:val="00047750"/>
    <w:rsid w:val="0005075E"/>
    <w:rsid w:val="000507CD"/>
    <w:rsid w:val="0005093F"/>
    <w:rsid w:val="000509C2"/>
    <w:rsid w:val="00050B40"/>
    <w:rsid w:val="00050B99"/>
    <w:rsid w:val="00050BA7"/>
    <w:rsid w:val="00050D4E"/>
    <w:rsid w:val="000510FB"/>
    <w:rsid w:val="000519F7"/>
    <w:rsid w:val="00051E66"/>
    <w:rsid w:val="00051F3D"/>
    <w:rsid w:val="00053B68"/>
    <w:rsid w:val="00053BAE"/>
    <w:rsid w:val="00053C83"/>
    <w:rsid w:val="00053FC3"/>
    <w:rsid w:val="00054096"/>
    <w:rsid w:val="000545CE"/>
    <w:rsid w:val="00054CCC"/>
    <w:rsid w:val="00054E3D"/>
    <w:rsid w:val="000556CB"/>
    <w:rsid w:val="00055954"/>
    <w:rsid w:val="000559A1"/>
    <w:rsid w:val="00055E3F"/>
    <w:rsid w:val="00056507"/>
    <w:rsid w:val="00056EDE"/>
    <w:rsid w:val="00060053"/>
    <w:rsid w:val="00060429"/>
    <w:rsid w:val="000609BE"/>
    <w:rsid w:val="000610ED"/>
    <w:rsid w:val="00061CF2"/>
    <w:rsid w:val="00062067"/>
    <w:rsid w:val="0006292D"/>
    <w:rsid w:val="0006312D"/>
    <w:rsid w:val="00064D39"/>
    <w:rsid w:val="00064EC8"/>
    <w:rsid w:val="00064F00"/>
    <w:rsid w:val="000660BC"/>
    <w:rsid w:val="00066445"/>
    <w:rsid w:val="00066A58"/>
    <w:rsid w:val="0007035E"/>
    <w:rsid w:val="00070716"/>
    <w:rsid w:val="000715CC"/>
    <w:rsid w:val="00071B40"/>
    <w:rsid w:val="000721E5"/>
    <w:rsid w:val="000723E8"/>
    <w:rsid w:val="000723F1"/>
    <w:rsid w:val="0007392D"/>
    <w:rsid w:val="00073A1E"/>
    <w:rsid w:val="00073BF5"/>
    <w:rsid w:val="00073E1D"/>
    <w:rsid w:val="000744C8"/>
    <w:rsid w:val="00074DE7"/>
    <w:rsid w:val="00076288"/>
    <w:rsid w:val="00076445"/>
    <w:rsid w:val="00076586"/>
    <w:rsid w:val="00076739"/>
    <w:rsid w:val="00076DB9"/>
    <w:rsid w:val="00077ADC"/>
    <w:rsid w:val="00077B9A"/>
    <w:rsid w:val="00077FCA"/>
    <w:rsid w:val="0008026C"/>
    <w:rsid w:val="000807BD"/>
    <w:rsid w:val="0008087B"/>
    <w:rsid w:val="00080980"/>
    <w:rsid w:val="00080D09"/>
    <w:rsid w:val="00080F5B"/>
    <w:rsid w:val="00082A56"/>
    <w:rsid w:val="000836F8"/>
    <w:rsid w:val="00083A3B"/>
    <w:rsid w:val="00083A3C"/>
    <w:rsid w:val="00084026"/>
    <w:rsid w:val="000848F9"/>
    <w:rsid w:val="0008603B"/>
    <w:rsid w:val="000862CF"/>
    <w:rsid w:val="000867B5"/>
    <w:rsid w:val="000876FA"/>
    <w:rsid w:val="00087C9D"/>
    <w:rsid w:val="00090117"/>
    <w:rsid w:val="00090119"/>
    <w:rsid w:val="000901EE"/>
    <w:rsid w:val="000908FB"/>
    <w:rsid w:val="00090C8B"/>
    <w:rsid w:val="00091178"/>
    <w:rsid w:val="00091633"/>
    <w:rsid w:val="000923D9"/>
    <w:rsid w:val="00092574"/>
    <w:rsid w:val="00092607"/>
    <w:rsid w:val="000930E5"/>
    <w:rsid w:val="000934D9"/>
    <w:rsid w:val="000938C1"/>
    <w:rsid w:val="00093A20"/>
    <w:rsid w:val="00093D7F"/>
    <w:rsid w:val="00093E2E"/>
    <w:rsid w:val="000943FA"/>
    <w:rsid w:val="00094CF4"/>
    <w:rsid w:val="00094F15"/>
    <w:rsid w:val="000955B6"/>
    <w:rsid w:val="00095CE8"/>
    <w:rsid w:val="0009639E"/>
    <w:rsid w:val="00096584"/>
    <w:rsid w:val="00096F5E"/>
    <w:rsid w:val="00097BB9"/>
    <w:rsid w:val="000A0B65"/>
    <w:rsid w:val="000A0CC6"/>
    <w:rsid w:val="000A0DFF"/>
    <w:rsid w:val="000A1852"/>
    <w:rsid w:val="000A1A4D"/>
    <w:rsid w:val="000A1ACD"/>
    <w:rsid w:val="000A32A2"/>
    <w:rsid w:val="000A3313"/>
    <w:rsid w:val="000A3983"/>
    <w:rsid w:val="000A6815"/>
    <w:rsid w:val="000A68C3"/>
    <w:rsid w:val="000A6A7A"/>
    <w:rsid w:val="000A6AA1"/>
    <w:rsid w:val="000A70C4"/>
    <w:rsid w:val="000A7CBE"/>
    <w:rsid w:val="000B0C5C"/>
    <w:rsid w:val="000B1B3E"/>
    <w:rsid w:val="000B1DF1"/>
    <w:rsid w:val="000B25E0"/>
    <w:rsid w:val="000B2ED5"/>
    <w:rsid w:val="000B3234"/>
    <w:rsid w:val="000B3E7C"/>
    <w:rsid w:val="000B4625"/>
    <w:rsid w:val="000B479A"/>
    <w:rsid w:val="000B4ADD"/>
    <w:rsid w:val="000B4BD9"/>
    <w:rsid w:val="000B5FDA"/>
    <w:rsid w:val="000B68D4"/>
    <w:rsid w:val="000B6DB0"/>
    <w:rsid w:val="000B6DC9"/>
    <w:rsid w:val="000B712D"/>
    <w:rsid w:val="000B7464"/>
    <w:rsid w:val="000B792B"/>
    <w:rsid w:val="000B7BA4"/>
    <w:rsid w:val="000C0586"/>
    <w:rsid w:val="000C179D"/>
    <w:rsid w:val="000C1DB5"/>
    <w:rsid w:val="000C2160"/>
    <w:rsid w:val="000C3C7A"/>
    <w:rsid w:val="000C4F6E"/>
    <w:rsid w:val="000C5092"/>
    <w:rsid w:val="000C50C2"/>
    <w:rsid w:val="000C52CB"/>
    <w:rsid w:val="000C53DA"/>
    <w:rsid w:val="000C55BF"/>
    <w:rsid w:val="000C56B5"/>
    <w:rsid w:val="000C5B51"/>
    <w:rsid w:val="000C7574"/>
    <w:rsid w:val="000C76D1"/>
    <w:rsid w:val="000C7BDB"/>
    <w:rsid w:val="000C7EE1"/>
    <w:rsid w:val="000D1054"/>
    <w:rsid w:val="000D1114"/>
    <w:rsid w:val="000D17CE"/>
    <w:rsid w:val="000D1F20"/>
    <w:rsid w:val="000D25B0"/>
    <w:rsid w:val="000D2A45"/>
    <w:rsid w:val="000D3097"/>
    <w:rsid w:val="000D3932"/>
    <w:rsid w:val="000D3FD3"/>
    <w:rsid w:val="000D43F0"/>
    <w:rsid w:val="000D4455"/>
    <w:rsid w:val="000D48EF"/>
    <w:rsid w:val="000D4B5B"/>
    <w:rsid w:val="000D53FF"/>
    <w:rsid w:val="000D54E4"/>
    <w:rsid w:val="000D6871"/>
    <w:rsid w:val="000D6A98"/>
    <w:rsid w:val="000D763E"/>
    <w:rsid w:val="000D78AE"/>
    <w:rsid w:val="000D78F4"/>
    <w:rsid w:val="000D7E16"/>
    <w:rsid w:val="000E03C7"/>
    <w:rsid w:val="000E1D3B"/>
    <w:rsid w:val="000E206E"/>
    <w:rsid w:val="000E261F"/>
    <w:rsid w:val="000E2E72"/>
    <w:rsid w:val="000E34CD"/>
    <w:rsid w:val="000E3ED6"/>
    <w:rsid w:val="000E40F8"/>
    <w:rsid w:val="000E469A"/>
    <w:rsid w:val="000E4825"/>
    <w:rsid w:val="000E4C9E"/>
    <w:rsid w:val="000E4F02"/>
    <w:rsid w:val="000E5563"/>
    <w:rsid w:val="000E5931"/>
    <w:rsid w:val="000E628D"/>
    <w:rsid w:val="000E644F"/>
    <w:rsid w:val="000E6D35"/>
    <w:rsid w:val="000E6D93"/>
    <w:rsid w:val="000E74E6"/>
    <w:rsid w:val="000E7776"/>
    <w:rsid w:val="000F024A"/>
    <w:rsid w:val="000F0B89"/>
    <w:rsid w:val="000F14B5"/>
    <w:rsid w:val="000F1DD2"/>
    <w:rsid w:val="000F2140"/>
    <w:rsid w:val="000F2A7F"/>
    <w:rsid w:val="000F36E2"/>
    <w:rsid w:val="000F3B4E"/>
    <w:rsid w:val="000F4907"/>
    <w:rsid w:val="000F542A"/>
    <w:rsid w:val="000F5F44"/>
    <w:rsid w:val="000F610E"/>
    <w:rsid w:val="000F6853"/>
    <w:rsid w:val="000F7BAE"/>
    <w:rsid w:val="00100B34"/>
    <w:rsid w:val="00100D9A"/>
    <w:rsid w:val="001021F9"/>
    <w:rsid w:val="001025C0"/>
    <w:rsid w:val="00102AA1"/>
    <w:rsid w:val="00103E3B"/>
    <w:rsid w:val="0010433E"/>
    <w:rsid w:val="00104DC7"/>
    <w:rsid w:val="001058C2"/>
    <w:rsid w:val="00105F43"/>
    <w:rsid w:val="00106011"/>
    <w:rsid w:val="00106038"/>
    <w:rsid w:val="00106811"/>
    <w:rsid w:val="00106B59"/>
    <w:rsid w:val="00106D77"/>
    <w:rsid w:val="001073FD"/>
    <w:rsid w:val="00107DC7"/>
    <w:rsid w:val="00110A20"/>
    <w:rsid w:val="00110D57"/>
    <w:rsid w:val="001118B4"/>
    <w:rsid w:val="00111902"/>
    <w:rsid w:val="00111CA0"/>
    <w:rsid w:val="00112341"/>
    <w:rsid w:val="0011249C"/>
    <w:rsid w:val="0011257F"/>
    <w:rsid w:val="001129E3"/>
    <w:rsid w:val="0011439D"/>
    <w:rsid w:val="00114A0F"/>
    <w:rsid w:val="00116AE2"/>
    <w:rsid w:val="00116AEA"/>
    <w:rsid w:val="00116BB3"/>
    <w:rsid w:val="0011763F"/>
    <w:rsid w:val="001177B7"/>
    <w:rsid w:val="00117A0A"/>
    <w:rsid w:val="00117E4C"/>
    <w:rsid w:val="00120189"/>
    <w:rsid w:val="0012054D"/>
    <w:rsid w:val="00120C85"/>
    <w:rsid w:val="00120E40"/>
    <w:rsid w:val="001216EB"/>
    <w:rsid w:val="00121872"/>
    <w:rsid w:val="001219DD"/>
    <w:rsid w:val="00122AE6"/>
    <w:rsid w:val="00122B03"/>
    <w:rsid w:val="00123AD2"/>
    <w:rsid w:val="00123ADC"/>
    <w:rsid w:val="00123E18"/>
    <w:rsid w:val="0012494D"/>
    <w:rsid w:val="001256C1"/>
    <w:rsid w:val="001259C3"/>
    <w:rsid w:val="001269B4"/>
    <w:rsid w:val="001273BA"/>
    <w:rsid w:val="00127443"/>
    <w:rsid w:val="001277EB"/>
    <w:rsid w:val="00127866"/>
    <w:rsid w:val="0012792A"/>
    <w:rsid w:val="00131398"/>
    <w:rsid w:val="0013230E"/>
    <w:rsid w:val="0013312B"/>
    <w:rsid w:val="001336AB"/>
    <w:rsid w:val="00134A26"/>
    <w:rsid w:val="00135276"/>
    <w:rsid w:val="0013542B"/>
    <w:rsid w:val="00136642"/>
    <w:rsid w:val="00136BB6"/>
    <w:rsid w:val="0013747B"/>
    <w:rsid w:val="001374E6"/>
    <w:rsid w:val="001377FF"/>
    <w:rsid w:val="0014054E"/>
    <w:rsid w:val="00141C14"/>
    <w:rsid w:val="0014224F"/>
    <w:rsid w:val="00142870"/>
    <w:rsid w:val="00142B1F"/>
    <w:rsid w:val="00142BD4"/>
    <w:rsid w:val="00143242"/>
    <w:rsid w:val="00143913"/>
    <w:rsid w:val="00143C30"/>
    <w:rsid w:val="00143E1C"/>
    <w:rsid w:val="00143F94"/>
    <w:rsid w:val="00144069"/>
    <w:rsid w:val="001440B8"/>
    <w:rsid w:val="00144406"/>
    <w:rsid w:val="0014469B"/>
    <w:rsid w:val="001446C6"/>
    <w:rsid w:val="00145045"/>
    <w:rsid w:val="00145C84"/>
    <w:rsid w:val="001466DB"/>
    <w:rsid w:val="00146BF9"/>
    <w:rsid w:val="0014706E"/>
    <w:rsid w:val="00147A6B"/>
    <w:rsid w:val="00147ABA"/>
    <w:rsid w:val="00147E76"/>
    <w:rsid w:val="001511E6"/>
    <w:rsid w:val="00151533"/>
    <w:rsid w:val="00151979"/>
    <w:rsid w:val="00152DCC"/>
    <w:rsid w:val="00153508"/>
    <w:rsid w:val="0015374C"/>
    <w:rsid w:val="00154451"/>
    <w:rsid w:val="00154915"/>
    <w:rsid w:val="0015517B"/>
    <w:rsid w:val="00155384"/>
    <w:rsid w:val="001564DD"/>
    <w:rsid w:val="001565A2"/>
    <w:rsid w:val="00156BA7"/>
    <w:rsid w:val="00156F91"/>
    <w:rsid w:val="00157405"/>
    <w:rsid w:val="001579B0"/>
    <w:rsid w:val="00157B41"/>
    <w:rsid w:val="00157D22"/>
    <w:rsid w:val="00160114"/>
    <w:rsid w:val="001601A0"/>
    <w:rsid w:val="00160A10"/>
    <w:rsid w:val="00160BCC"/>
    <w:rsid w:val="0016150B"/>
    <w:rsid w:val="00161BDE"/>
    <w:rsid w:val="001620AB"/>
    <w:rsid w:val="001646FE"/>
    <w:rsid w:val="00164C49"/>
    <w:rsid w:val="00165D2A"/>
    <w:rsid w:val="00165D9C"/>
    <w:rsid w:val="00165F80"/>
    <w:rsid w:val="00166477"/>
    <w:rsid w:val="00166AB3"/>
    <w:rsid w:val="001673C0"/>
    <w:rsid w:val="001679C9"/>
    <w:rsid w:val="00167D47"/>
    <w:rsid w:val="00167D92"/>
    <w:rsid w:val="00167F44"/>
    <w:rsid w:val="00170500"/>
    <w:rsid w:val="00171259"/>
    <w:rsid w:val="00171F49"/>
    <w:rsid w:val="00172094"/>
    <w:rsid w:val="001726B3"/>
    <w:rsid w:val="00173381"/>
    <w:rsid w:val="001736DB"/>
    <w:rsid w:val="00173805"/>
    <w:rsid w:val="001738EB"/>
    <w:rsid w:val="0017573D"/>
    <w:rsid w:val="00177216"/>
    <w:rsid w:val="001800BA"/>
    <w:rsid w:val="0018034B"/>
    <w:rsid w:val="001806D8"/>
    <w:rsid w:val="00180DC6"/>
    <w:rsid w:val="001817F2"/>
    <w:rsid w:val="00181C2D"/>
    <w:rsid w:val="00181DF7"/>
    <w:rsid w:val="00181E6C"/>
    <w:rsid w:val="001820AD"/>
    <w:rsid w:val="0018267E"/>
    <w:rsid w:val="00182B95"/>
    <w:rsid w:val="00182F19"/>
    <w:rsid w:val="00182F92"/>
    <w:rsid w:val="001830CB"/>
    <w:rsid w:val="00183399"/>
    <w:rsid w:val="00183AC5"/>
    <w:rsid w:val="00184038"/>
    <w:rsid w:val="00184684"/>
    <w:rsid w:val="0018511D"/>
    <w:rsid w:val="0018589A"/>
    <w:rsid w:val="0018599E"/>
    <w:rsid w:val="00185A30"/>
    <w:rsid w:val="00186369"/>
    <w:rsid w:val="00186D16"/>
    <w:rsid w:val="001875E3"/>
    <w:rsid w:val="00187CD2"/>
    <w:rsid w:val="00187DBD"/>
    <w:rsid w:val="00191AB2"/>
    <w:rsid w:val="00192A15"/>
    <w:rsid w:val="00192FFF"/>
    <w:rsid w:val="00193E70"/>
    <w:rsid w:val="00194AE7"/>
    <w:rsid w:val="00194D1E"/>
    <w:rsid w:val="001951A9"/>
    <w:rsid w:val="00195397"/>
    <w:rsid w:val="0019592C"/>
    <w:rsid w:val="00195CD2"/>
    <w:rsid w:val="00195E5D"/>
    <w:rsid w:val="00195EFB"/>
    <w:rsid w:val="001960E1"/>
    <w:rsid w:val="00196225"/>
    <w:rsid w:val="0019692A"/>
    <w:rsid w:val="001A02BD"/>
    <w:rsid w:val="001A0525"/>
    <w:rsid w:val="001A067C"/>
    <w:rsid w:val="001A1C8D"/>
    <w:rsid w:val="001A1E2D"/>
    <w:rsid w:val="001A2858"/>
    <w:rsid w:val="001A2D56"/>
    <w:rsid w:val="001A2D63"/>
    <w:rsid w:val="001A316B"/>
    <w:rsid w:val="001A3FCF"/>
    <w:rsid w:val="001A40D6"/>
    <w:rsid w:val="001A4ACA"/>
    <w:rsid w:val="001A507A"/>
    <w:rsid w:val="001A529C"/>
    <w:rsid w:val="001A63EC"/>
    <w:rsid w:val="001A722B"/>
    <w:rsid w:val="001B000C"/>
    <w:rsid w:val="001B03C7"/>
    <w:rsid w:val="001B0C04"/>
    <w:rsid w:val="001B1D95"/>
    <w:rsid w:val="001B1F65"/>
    <w:rsid w:val="001B31FB"/>
    <w:rsid w:val="001B37F9"/>
    <w:rsid w:val="001B39C1"/>
    <w:rsid w:val="001B403A"/>
    <w:rsid w:val="001B41D8"/>
    <w:rsid w:val="001B4FAB"/>
    <w:rsid w:val="001B5311"/>
    <w:rsid w:val="001B68DE"/>
    <w:rsid w:val="001B6C12"/>
    <w:rsid w:val="001B74A6"/>
    <w:rsid w:val="001B7B4D"/>
    <w:rsid w:val="001B7DD0"/>
    <w:rsid w:val="001C0080"/>
    <w:rsid w:val="001C0CFB"/>
    <w:rsid w:val="001C18D6"/>
    <w:rsid w:val="001C1FA3"/>
    <w:rsid w:val="001C2824"/>
    <w:rsid w:val="001C2939"/>
    <w:rsid w:val="001C336E"/>
    <w:rsid w:val="001C36C6"/>
    <w:rsid w:val="001C46A4"/>
    <w:rsid w:val="001C46EF"/>
    <w:rsid w:val="001C61A9"/>
    <w:rsid w:val="001C6EA2"/>
    <w:rsid w:val="001C72F9"/>
    <w:rsid w:val="001D05EB"/>
    <w:rsid w:val="001D0DA3"/>
    <w:rsid w:val="001D1182"/>
    <w:rsid w:val="001D264B"/>
    <w:rsid w:val="001D33E3"/>
    <w:rsid w:val="001D3B72"/>
    <w:rsid w:val="001D534D"/>
    <w:rsid w:val="001D5747"/>
    <w:rsid w:val="001D6C10"/>
    <w:rsid w:val="001D6F2A"/>
    <w:rsid w:val="001E0032"/>
    <w:rsid w:val="001E0BC6"/>
    <w:rsid w:val="001E126F"/>
    <w:rsid w:val="001E1FA2"/>
    <w:rsid w:val="001E2C79"/>
    <w:rsid w:val="001E31A4"/>
    <w:rsid w:val="001E3334"/>
    <w:rsid w:val="001E37E3"/>
    <w:rsid w:val="001E3EBC"/>
    <w:rsid w:val="001E4BF5"/>
    <w:rsid w:val="001E4CB6"/>
    <w:rsid w:val="001E5EA7"/>
    <w:rsid w:val="001E5FC1"/>
    <w:rsid w:val="001E73B7"/>
    <w:rsid w:val="001E772B"/>
    <w:rsid w:val="001E7ACF"/>
    <w:rsid w:val="001E7F74"/>
    <w:rsid w:val="001F0D4E"/>
    <w:rsid w:val="001F1743"/>
    <w:rsid w:val="001F1866"/>
    <w:rsid w:val="001F25B8"/>
    <w:rsid w:val="001F2D23"/>
    <w:rsid w:val="001F2E23"/>
    <w:rsid w:val="001F33D3"/>
    <w:rsid w:val="001F344C"/>
    <w:rsid w:val="001F4113"/>
    <w:rsid w:val="001F46BC"/>
    <w:rsid w:val="001F4EF5"/>
    <w:rsid w:val="001F5ECE"/>
    <w:rsid w:val="001F5EED"/>
    <w:rsid w:val="001F623C"/>
    <w:rsid w:val="001F623F"/>
    <w:rsid w:val="001F6653"/>
    <w:rsid w:val="001F7106"/>
    <w:rsid w:val="001F7BCE"/>
    <w:rsid w:val="001F7DEA"/>
    <w:rsid w:val="00200CEC"/>
    <w:rsid w:val="00202270"/>
    <w:rsid w:val="00202659"/>
    <w:rsid w:val="00202FE0"/>
    <w:rsid w:val="0020314C"/>
    <w:rsid w:val="0020362F"/>
    <w:rsid w:val="002043CB"/>
    <w:rsid w:val="00204A27"/>
    <w:rsid w:val="002053AB"/>
    <w:rsid w:val="00205B01"/>
    <w:rsid w:val="00205B7E"/>
    <w:rsid w:val="00205CDC"/>
    <w:rsid w:val="00207A2F"/>
    <w:rsid w:val="00207F12"/>
    <w:rsid w:val="002100BD"/>
    <w:rsid w:val="00210EE6"/>
    <w:rsid w:val="00211AE6"/>
    <w:rsid w:val="00212600"/>
    <w:rsid w:val="00212D55"/>
    <w:rsid w:val="002143A2"/>
    <w:rsid w:val="00214AA2"/>
    <w:rsid w:val="002153F9"/>
    <w:rsid w:val="00215BC4"/>
    <w:rsid w:val="00215C12"/>
    <w:rsid w:val="00215DBA"/>
    <w:rsid w:val="00215EA4"/>
    <w:rsid w:val="0021671C"/>
    <w:rsid w:val="00217269"/>
    <w:rsid w:val="00217814"/>
    <w:rsid w:val="00217E85"/>
    <w:rsid w:val="00217F8F"/>
    <w:rsid w:val="0022057A"/>
    <w:rsid w:val="002211FE"/>
    <w:rsid w:val="002212E6"/>
    <w:rsid w:val="00221A0D"/>
    <w:rsid w:val="00221EC6"/>
    <w:rsid w:val="0022245E"/>
    <w:rsid w:val="00222B02"/>
    <w:rsid w:val="00222B51"/>
    <w:rsid w:val="002234A5"/>
    <w:rsid w:val="002243C5"/>
    <w:rsid w:val="00224865"/>
    <w:rsid w:val="0022500D"/>
    <w:rsid w:val="00225B2C"/>
    <w:rsid w:val="002260ED"/>
    <w:rsid w:val="00226697"/>
    <w:rsid w:val="00227503"/>
    <w:rsid w:val="002275E4"/>
    <w:rsid w:val="002278E6"/>
    <w:rsid w:val="00227932"/>
    <w:rsid w:val="00227B89"/>
    <w:rsid w:val="00231036"/>
    <w:rsid w:val="00231627"/>
    <w:rsid w:val="00231AEC"/>
    <w:rsid w:val="0023241C"/>
    <w:rsid w:val="0023254D"/>
    <w:rsid w:val="00232720"/>
    <w:rsid w:val="00232C6D"/>
    <w:rsid w:val="0023370E"/>
    <w:rsid w:val="00234E59"/>
    <w:rsid w:val="00237475"/>
    <w:rsid w:val="00237822"/>
    <w:rsid w:val="00237BB9"/>
    <w:rsid w:val="00240A04"/>
    <w:rsid w:val="00240CC8"/>
    <w:rsid w:val="00241B09"/>
    <w:rsid w:val="00241D44"/>
    <w:rsid w:val="002422C6"/>
    <w:rsid w:val="00242CD4"/>
    <w:rsid w:val="00243072"/>
    <w:rsid w:val="00244E37"/>
    <w:rsid w:val="00245517"/>
    <w:rsid w:val="00245BE2"/>
    <w:rsid w:val="00245D46"/>
    <w:rsid w:val="00246227"/>
    <w:rsid w:val="00246A13"/>
    <w:rsid w:val="00246AEE"/>
    <w:rsid w:val="00246BD0"/>
    <w:rsid w:val="00246C90"/>
    <w:rsid w:val="002470E7"/>
    <w:rsid w:val="002471D1"/>
    <w:rsid w:val="00247C4D"/>
    <w:rsid w:val="002511EB"/>
    <w:rsid w:val="00251378"/>
    <w:rsid w:val="002513FA"/>
    <w:rsid w:val="0025208B"/>
    <w:rsid w:val="00252381"/>
    <w:rsid w:val="00252E6D"/>
    <w:rsid w:val="0025300C"/>
    <w:rsid w:val="00253980"/>
    <w:rsid w:val="00254670"/>
    <w:rsid w:val="00254B0E"/>
    <w:rsid w:val="00255331"/>
    <w:rsid w:val="0025574A"/>
    <w:rsid w:val="002557B9"/>
    <w:rsid w:val="002558CA"/>
    <w:rsid w:val="00257A14"/>
    <w:rsid w:val="00257F40"/>
    <w:rsid w:val="002600E8"/>
    <w:rsid w:val="002601C3"/>
    <w:rsid w:val="00260FBE"/>
    <w:rsid w:val="0026176A"/>
    <w:rsid w:val="00261B6E"/>
    <w:rsid w:val="00261B8C"/>
    <w:rsid w:val="002629CB"/>
    <w:rsid w:val="00262C21"/>
    <w:rsid w:val="00263169"/>
    <w:rsid w:val="00263A9D"/>
    <w:rsid w:val="002642CE"/>
    <w:rsid w:val="002644D6"/>
    <w:rsid w:val="00264690"/>
    <w:rsid w:val="002652DE"/>
    <w:rsid w:val="00265B10"/>
    <w:rsid w:val="00265C3B"/>
    <w:rsid w:val="00266EA0"/>
    <w:rsid w:val="002674CD"/>
    <w:rsid w:val="00267A81"/>
    <w:rsid w:val="002705B6"/>
    <w:rsid w:val="00270973"/>
    <w:rsid w:val="002713EE"/>
    <w:rsid w:val="00271707"/>
    <w:rsid w:val="00271BAE"/>
    <w:rsid w:val="00272028"/>
    <w:rsid w:val="002722F5"/>
    <w:rsid w:val="002725D4"/>
    <w:rsid w:val="002725EB"/>
    <w:rsid w:val="002742CA"/>
    <w:rsid w:val="00274367"/>
    <w:rsid w:val="00274B89"/>
    <w:rsid w:val="00275EA1"/>
    <w:rsid w:val="00275F3E"/>
    <w:rsid w:val="0027778A"/>
    <w:rsid w:val="00280085"/>
    <w:rsid w:val="00280373"/>
    <w:rsid w:val="002804BF"/>
    <w:rsid w:val="002816B1"/>
    <w:rsid w:val="0028205F"/>
    <w:rsid w:val="00282146"/>
    <w:rsid w:val="00282302"/>
    <w:rsid w:val="00282A0E"/>
    <w:rsid w:val="00282C76"/>
    <w:rsid w:val="00282D2A"/>
    <w:rsid w:val="00282FD1"/>
    <w:rsid w:val="002834AC"/>
    <w:rsid w:val="0028371D"/>
    <w:rsid w:val="00284685"/>
    <w:rsid w:val="00285A22"/>
    <w:rsid w:val="00285A8A"/>
    <w:rsid w:val="00285F9F"/>
    <w:rsid w:val="00286600"/>
    <w:rsid w:val="00286C5D"/>
    <w:rsid w:val="00287000"/>
    <w:rsid w:val="002871AB"/>
    <w:rsid w:val="00287E9C"/>
    <w:rsid w:val="00287EFD"/>
    <w:rsid w:val="0029010A"/>
    <w:rsid w:val="002903AA"/>
    <w:rsid w:val="002905FA"/>
    <w:rsid w:val="00290A75"/>
    <w:rsid w:val="00290D49"/>
    <w:rsid w:val="00291D6A"/>
    <w:rsid w:val="00291D85"/>
    <w:rsid w:val="00291FDA"/>
    <w:rsid w:val="002924D9"/>
    <w:rsid w:val="00292665"/>
    <w:rsid w:val="002928F4"/>
    <w:rsid w:val="00294930"/>
    <w:rsid w:val="0029494E"/>
    <w:rsid w:val="00294D60"/>
    <w:rsid w:val="00296F23"/>
    <w:rsid w:val="0029748E"/>
    <w:rsid w:val="002A0793"/>
    <w:rsid w:val="002A0BDA"/>
    <w:rsid w:val="002A0E78"/>
    <w:rsid w:val="002A1D4D"/>
    <w:rsid w:val="002A1F2E"/>
    <w:rsid w:val="002A2A6C"/>
    <w:rsid w:val="002A3358"/>
    <w:rsid w:val="002A33C2"/>
    <w:rsid w:val="002A3711"/>
    <w:rsid w:val="002A3882"/>
    <w:rsid w:val="002A3FD6"/>
    <w:rsid w:val="002A41DA"/>
    <w:rsid w:val="002A4794"/>
    <w:rsid w:val="002A50E8"/>
    <w:rsid w:val="002A5527"/>
    <w:rsid w:val="002A558E"/>
    <w:rsid w:val="002A7A3F"/>
    <w:rsid w:val="002B01EF"/>
    <w:rsid w:val="002B05DB"/>
    <w:rsid w:val="002B189D"/>
    <w:rsid w:val="002B1EAA"/>
    <w:rsid w:val="002B2610"/>
    <w:rsid w:val="002B26F7"/>
    <w:rsid w:val="002B2F3E"/>
    <w:rsid w:val="002B3084"/>
    <w:rsid w:val="002B33E1"/>
    <w:rsid w:val="002B3B48"/>
    <w:rsid w:val="002B3CBE"/>
    <w:rsid w:val="002B3E06"/>
    <w:rsid w:val="002B4379"/>
    <w:rsid w:val="002B4711"/>
    <w:rsid w:val="002B4CAA"/>
    <w:rsid w:val="002B5763"/>
    <w:rsid w:val="002B5BEF"/>
    <w:rsid w:val="002B60B0"/>
    <w:rsid w:val="002B64F1"/>
    <w:rsid w:val="002B65A3"/>
    <w:rsid w:val="002B6866"/>
    <w:rsid w:val="002B735F"/>
    <w:rsid w:val="002B7E76"/>
    <w:rsid w:val="002B7FB8"/>
    <w:rsid w:val="002C1882"/>
    <w:rsid w:val="002C1AF6"/>
    <w:rsid w:val="002C1E57"/>
    <w:rsid w:val="002C2D63"/>
    <w:rsid w:val="002C3EF9"/>
    <w:rsid w:val="002C4B61"/>
    <w:rsid w:val="002C4F0C"/>
    <w:rsid w:val="002C52A9"/>
    <w:rsid w:val="002C6B2B"/>
    <w:rsid w:val="002D0340"/>
    <w:rsid w:val="002D0A1E"/>
    <w:rsid w:val="002D0CEE"/>
    <w:rsid w:val="002D1482"/>
    <w:rsid w:val="002D1640"/>
    <w:rsid w:val="002D1AC3"/>
    <w:rsid w:val="002D1B0B"/>
    <w:rsid w:val="002D1E23"/>
    <w:rsid w:val="002D2792"/>
    <w:rsid w:val="002D3161"/>
    <w:rsid w:val="002D33D4"/>
    <w:rsid w:val="002D36C0"/>
    <w:rsid w:val="002D3ED1"/>
    <w:rsid w:val="002D4324"/>
    <w:rsid w:val="002D444B"/>
    <w:rsid w:val="002D4846"/>
    <w:rsid w:val="002D4D78"/>
    <w:rsid w:val="002D4FC4"/>
    <w:rsid w:val="002D5498"/>
    <w:rsid w:val="002D6847"/>
    <w:rsid w:val="002D70A0"/>
    <w:rsid w:val="002D71EB"/>
    <w:rsid w:val="002D76BF"/>
    <w:rsid w:val="002D79F8"/>
    <w:rsid w:val="002E0714"/>
    <w:rsid w:val="002E0F23"/>
    <w:rsid w:val="002E13A3"/>
    <w:rsid w:val="002E1B33"/>
    <w:rsid w:val="002E1C08"/>
    <w:rsid w:val="002E1D24"/>
    <w:rsid w:val="002E2006"/>
    <w:rsid w:val="002E2632"/>
    <w:rsid w:val="002E2867"/>
    <w:rsid w:val="002E2F3E"/>
    <w:rsid w:val="002E30B6"/>
    <w:rsid w:val="002E34C7"/>
    <w:rsid w:val="002E4A8D"/>
    <w:rsid w:val="002E4F35"/>
    <w:rsid w:val="002E6DFE"/>
    <w:rsid w:val="002F1878"/>
    <w:rsid w:val="002F191D"/>
    <w:rsid w:val="002F1973"/>
    <w:rsid w:val="002F1B15"/>
    <w:rsid w:val="002F2C0A"/>
    <w:rsid w:val="002F359D"/>
    <w:rsid w:val="002F4507"/>
    <w:rsid w:val="002F45A4"/>
    <w:rsid w:val="002F50F5"/>
    <w:rsid w:val="002F5681"/>
    <w:rsid w:val="002F570D"/>
    <w:rsid w:val="002F5F42"/>
    <w:rsid w:val="002F673E"/>
    <w:rsid w:val="002F71C9"/>
    <w:rsid w:val="0030023A"/>
    <w:rsid w:val="003007D7"/>
    <w:rsid w:val="00300F1A"/>
    <w:rsid w:val="00301882"/>
    <w:rsid w:val="00301A25"/>
    <w:rsid w:val="00301A4E"/>
    <w:rsid w:val="003022D4"/>
    <w:rsid w:val="00302E68"/>
    <w:rsid w:val="00303041"/>
    <w:rsid w:val="00303065"/>
    <w:rsid w:val="003032B2"/>
    <w:rsid w:val="00303A00"/>
    <w:rsid w:val="0030590E"/>
    <w:rsid w:val="00306867"/>
    <w:rsid w:val="00306888"/>
    <w:rsid w:val="003068E6"/>
    <w:rsid w:val="0030757C"/>
    <w:rsid w:val="00310594"/>
    <w:rsid w:val="00310AD0"/>
    <w:rsid w:val="00310B3A"/>
    <w:rsid w:val="00310F63"/>
    <w:rsid w:val="0031277D"/>
    <w:rsid w:val="00312CFC"/>
    <w:rsid w:val="003134D7"/>
    <w:rsid w:val="003145ED"/>
    <w:rsid w:val="00314F14"/>
    <w:rsid w:val="00315737"/>
    <w:rsid w:val="00316075"/>
    <w:rsid w:val="0031609B"/>
    <w:rsid w:val="003166AE"/>
    <w:rsid w:val="003171AB"/>
    <w:rsid w:val="003174BC"/>
    <w:rsid w:val="00317FA0"/>
    <w:rsid w:val="00320060"/>
    <w:rsid w:val="0032031E"/>
    <w:rsid w:val="00320DE6"/>
    <w:rsid w:val="00320F4F"/>
    <w:rsid w:val="00321605"/>
    <w:rsid w:val="003218E8"/>
    <w:rsid w:val="0032190E"/>
    <w:rsid w:val="0032206D"/>
    <w:rsid w:val="00322A30"/>
    <w:rsid w:val="00322A49"/>
    <w:rsid w:val="00322D73"/>
    <w:rsid w:val="003230A3"/>
    <w:rsid w:val="00323930"/>
    <w:rsid w:val="00324050"/>
    <w:rsid w:val="003253C5"/>
    <w:rsid w:val="003258AF"/>
    <w:rsid w:val="00326368"/>
    <w:rsid w:val="00326D7E"/>
    <w:rsid w:val="0033044D"/>
    <w:rsid w:val="00330921"/>
    <w:rsid w:val="00330FE6"/>
    <w:rsid w:val="00331425"/>
    <w:rsid w:val="0033171D"/>
    <w:rsid w:val="00331F00"/>
    <w:rsid w:val="00331F2F"/>
    <w:rsid w:val="003320EF"/>
    <w:rsid w:val="003322B5"/>
    <w:rsid w:val="003335FE"/>
    <w:rsid w:val="003338B8"/>
    <w:rsid w:val="00333EC2"/>
    <w:rsid w:val="00333F5F"/>
    <w:rsid w:val="00334F05"/>
    <w:rsid w:val="0033530B"/>
    <w:rsid w:val="0033548E"/>
    <w:rsid w:val="00336572"/>
    <w:rsid w:val="00337480"/>
    <w:rsid w:val="00337550"/>
    <w:rsid w:val="00337898"/>
    <w:rsid w:val="00340079"/>
    <w:rsid w:val="003415AD"/>
    <w:rsid w:val="00341B82"/>
    <w:rsid w:val="003422E5"/>
    <w:rsid w:val="003425E9"/>
    <w:rsid w:val="003429CD"/>
    <w:rsid w:val="003435DB"/>
    <w:rsid w:val="00343AF7"/>
    <w:rsid w:val="003456C9"/>
    <w:rsid w:val="00345A10"/>
    <w:rsid w:val="00346670"/>
    <w:rsid w:val="0034766B"/>
    <w:rsid w:val="00347A8D"/>
    <w:rsid w:val="00347A91"/>
    <w:rsid w:val="00347F52"/>
    <w:rsid w:val="00351D58"/>
    <w:rsid w:val="0035214D"/>
    <w:rsid w:val="00352797"/>
    <w:rsid w:val="00352D37"/>
    <w:rsid w:val="00353682"/>
    <w:rsid w:val="00353DDD"/>
    <w:rsid w:val="003540A1"/>
    <w:rsid w:val="003541F0"/>
    <w:rsid w:val="003543C7"/>
    <w:rsid w:val="00354C66"/>
    <w:rsid w:val="00355211"/>
    <w:rsid w:val="00355E78"/>
    <w:rsid w:val="00355F34"/>
    <w:rsid w:val="00356A22"/>
    <w:rsid w:val="00356A8F"/>
    <w:rsid w:val="00357268"/>
    <w:rsid w:val="00357619"/>
    <w:rsid w:val="00357D80"/>
    <w:rsid w:val="00360331"/>
    <w:rsid w:val="0036037D"/>
    <w:rsid w:val="00360BDB"/>
    <w:rsid w:val="00361132"/>
    <w:rsid w:val="00361413"/>
    <w:rsid w:val="0036202B"/>
    <w:rsid w:val="00362670"/>
    <w:rsid w:val="00362716"/>
    <w:rsid w:val="00362738"/>
    <w:rsid w:val="00362831"/>
    <w:rsid w:val="00363D7D"/>
    <w:rsid w:val="00364D95"/>
    <w:rsid w:val="003661B2"/>
    <w:rsid w:val="00366ADA"/>
    <w:rsid w:val="00366B89"/>
    <w:rsid w:val="00366CAD"/>
    <w:rsid w:val="00366E68"/>
    <w:rsid w:val="00367115"/>
    <w:rsid w:val="00367BBD"/>
    <w:rsid w:val="00370A9D"/>
    <w:rsid w:val="00370D27"/>
    <w:rsid w:val="003717D4"/>
    <w:rsid w:val="0037199B"/>
    <w:rsid w:val="00371D23"/>
    <w:rsid w:val="00372665"/>
    <w:rsid w:val="0037308E"/>
    <w:rsid w:val="00373DA1"/>
    <w:rsid w:val="00373DF9"/>
    <w:rsid w:val="0037477F"/>
    <w:rsid w:val="003750BD"/>
    <w:rsid w:val="00375B3A"/>
    <w:rsid w:val="00375B97"/>
    <w:rsid w:val="003760B8"/>
    <w:rsid w:val="003766ED"/>
    <w:rsid w:val="003809D3"/>
    <w:rsid w:val="00380D24"/>
    <w:rsid w:val="00381ABD"/>
    <w:rsid w:val="00382461"/>
    <w:rsid w:val="00383928"/>
    <w:rsid w:val="003839E1"/>
    <w:rsid w:val="00383AB7"/>
    <w:rsid w:val="00384333"/>
    <w:rsid w:val="003844E5"/>
    <w:rsid w:val="003856A3"/>
    <w:rsid w:val="0038668B"/>
    <w:rsid w:val="00386BCF"/>
    <w:rsid w:val="0038706B"/>
    <w:rsid w:val="003878E2"/>
    <w:rsid w:val="00387D72"/>
    <w:rsid w:val="00390735"/>
    <w:rsid w:val="00390788"/>
    <w:rsid w:val="0039096B"/>
    <w:rsid w:val="00390B62"/>
    <w:rsid w:val="00390D2B"/>
    <w:rsid w:val="00390D5D"/>
    <w:rsid w:val="003913D6"/>
    <w:rsid w:val="003914A9"/>
    <w:rsid w:val="003917E3"/>
    <w:rsid w:val="0039316A"/>
    <w:rsid w:val="003931E8"/>
    <w:rsid w:val="00393939"/>
    <w:rsid w:val="00393D71"/>
    <w:rsid w:val="00394092"/>
    <w:rsid w:val="003943D2"/>
    <w:rsid w:val="003946A6"/>
    <w:rsid w:val="00394A6A"/>
    <w:rsid w:val="00394AD8"/>
    <w:rsid w:val="00394D46"/>
    <w:rsid w:val="003950A0"/>
    <w:rsid w:val="00395267"/>
    <w:rsid w:val="00395499"/>
    <w:rsid w:val="0039574D"/>
    <w:rsid w:val="0039597F"/>
    <w:rsid w:val="003961A8"/>
    <w:rsid w:val="0039677C"/>
    <w:rsid w:val="00396EF0"/>
    <w:rsid w:val="00396FC2"/>
    <w:rsid w:val="00397DAB"/>
    <w:rsid w:val="003A000E"/>
    <w:rsid w:val="003A1423"/>
    <w:rsid w:val="003A176B"/>
    <w:rsid w:val="003A1DB1"/>
    <w:rsid w:val="003A2ACC"/>
    <w:rsid w:val="003A3C61"/>
    <w:rsid w:val="003A3DA1"/>
    <w:rsid w:val="003A4332"/>
    <w:rsid w:val="003A4855"/>
    <w:rsid w:val="003A4D36"/>
    <w:rsid w:val="003A528F"/>
    <w:rsid w:val="003A5F1A"/>
    <w:rsid w:val="003A6316"/>
    <w:rsid w:val="003A634F"/>
    <w:rsid w:val="003A67D1"/>
    <w:rsid w:val="003A6A8F"/>
    <w:rsid w:val="003A6E3D"/>
    <w:rsid w:val="003A70DC"/>
    <w:rsid w:val="003B1085"/>
    <w:rsid w:val="003B13D9"/>
    <w:rsid w:val="003B2759"/>
    <w:rsid w:val="003B4082"/>
    <w:rsid w:val="003B48AD"/>
    <w:rsid w:val="003B57CB"/>
    <w:rsid w:val="003B628F"/>
    <w:rsid w:val="003B62AF"/>
    <w:rsid w:val="003B63D4"/>
    <w:rsid w:val="003B657D"/>
    <w:rsid w:val="003B6D61"/>
    <w:rsid w:val="003B7721"/>
    <w:rsid w:val="003B79C2"/>
    <w:rsid w:val="003B7F25"/>
    <w:rsid w:val="003C1780"/>
    <w:rsid w:val="003C1996"/>
    <w:rsid w:val="003C207E"/>
    <w:rsid w:val="003C2BF2"/>
    <w:rsid w:val="003C3007"/>
    <w:rsid w:val="003C3B93"/>
    <w:rsid w:val="003C3EFC"/>
    <w:rsid w:val="003C4475"/>
    <w:rsid w:val="003C5547"/>
    <w:rsid w:val="003C5839"/>
    <w:rsid w:val="003C685C"/>
    <w:rsid w:val="003C70F4"/>
    <w:rsid w:val="003C751E"/>
    <w:rsid w:val="003C7664"/>
    <w:rsid w:val="003D00D8"/>
    <w:rsid w:val="003D0290"/>
    <w:rsid w:val="003D08AF"/>
    <w:rsid w:val="003D090F"/>
    <w:rsid w:val="003D1024"/>
    <w:rsid w:val="003D1947"/>
    <w:rsid w:val="003D1D16"/>
    <w:rsid w:val="003D20EF"/>
    <w:rsid w:val="003D248C"/>
    <w:rsid w:val="003D2EC1"/>
    <w:rsid w:val="003D308C"/>
    <w:rsid w:val="003D312E"/>
    <w:rsid w:val="003D3325"/>
    <w:rsid w:val="003D37B8"/>
    <w:rsid w:val="003D51F3"/>
    <w:rsid w:val="003D550F"/>
    <w:rsid w:val="003D5F54"/>
    <w:rsid w:val="003D610C"/>
    <w:rsid w:val="003D6920"/>
    <w:rsid w:val="003D6C49"/>
    <w:rsid w:val="003D6E31"/>
    <w:rsid w:val="003D7DF1"/>
    <w:rsid w:val="003D7FE1"/>
    <w:rsid w:val="003E0D89"/>
    <w:rsid w:val="003E0FAE"/>
    <w:rsid w:val="003E1764"/>
    <w:rsid w:val="003E19DE"/>
    <w:rsid w:val="003E32BA"/>
    <w:rsid w:val="003E3E9E"/>
    <w:rsid w:val="003E4010"/>
    <w:rsid w:val="003E43A0"/>
    <w:rsid w:val="003E4A03"/>
    <w:rsid w:val="003E53F6"/>
    <w:rsid w:val="003E5858"/>
    <w:rsid w:val="003E5A0E"/>
    <w:rsid w:val="003E5DC0"/>
    <w:rsid w:val="003E6EBB"/>
    <w:rsid w:val="003E79CC"/>
    <w:rsid w:val="003F014C"/>
    <w:rsid w:val="003F0340"/>
    <w:rsid w:val="003F10E9"/>
    <w:rsid w:val="003F19FB"/>
    <w:rsid w:val="003F1A74"/>
    <w:rsid w:val="003F1B7D"/>
    <w:rsid w:val="003F20EA"/>
    <w:rsid w:val="003F2BAE"/>
    <w:rsid w:val="003F2F80"/>
    <w:rsid w:val="003F41C0"/>
    <w:rsid w:val="003F4B13"/>
    <w:rsid w:val="003F4D04"/>
    <w:rsid w:val="003F4F31"/>
    <w:rsid w:val="003F5283"/>
    <w:rsid w:val="003F5368"/>
    <w:rsid w:val="003F5502"/>
    <w:rsid w:val="003F5DD5"/>
    <w:rsid w:val="003F6CA9"/>
    <w:rsid w:val="003F6EE2"/>
    <w:rsid w:val="003F7B99"/>
    <w:rsid w:val="003F7DDD"/>
    <w:rsid w:val="0040004C"/>
    <w:rsid w:val="00400078"/>
    <w:rsid w:val="00401DE9"/>
    <w:rsid w:val="0040310B"/>
    <w:rsid w:val="004033B2"/>
    <w:rsid w:val="004033FB"/>
    <w:rsid w:val="0040377E"/>
    <w:rsid w:val="004040E0"/>
    <w:rsid w:val="004069DC"/>
    <w:rsid w:val="00410357"/>
    <w:rsid w:val="00411247"/>
    <w:rsid w:val="00411A81"/>
    <w:rsid w:val="004128BB"/>
    <w:rsid w:val="004135D1"/>
    <w:rsid w:val="00413CBB"/>
    <w:rsid w:val="00414213"/>
    <w:rsid w:val="0041453B"/>
    <w:rsid w:val="00414FDC"/>
    <w:rsid w:val="00415462"/>
    <w:rsid w:val="00415A18"/>
    <w:rsid w:val="00416093"/>
    <w:rsid w:val="00416D70"/>
    <w:rsid w:val="00417FFE"/>
    <w:rsid w:val="00421094"/>
    <w:rsid w:val="004214FD"/>
    <w:rsid w:val="00421AC9"/>
    <w:rsid w:val="00421B66"/>
    <w:rsid w:val="00422356"/>
    <w:rsid w:val="004226B3"/>
    <w:rsid w:val="00422923"/>
    <w:rsid w:val="00422D1A"/>
    <w:rsid w:val="0042323B"/>
    <w:rsid w:val="00423521"/>
    <w:rsid w:val="00423B5A"/>
    <w:rsid w:val="00423F01"/>
    <w:rsid w:val="004246DB"/>
    <w:rsid w:val="0042526C"/>
    <w:rsid w:val="00425D68"/>
    <w:rsid w:val="00426E1C"/>
    <w:rsid w:val="00427736"/>
    <w:rsid w:val="00427CB4"/>
    <w:rsid w:val="00427E21"/>
    <w:rsid w:val="0043036E"/>
    <w:rsid w:val="004322B6"/>
    <w:rsid w:val="004322DA"/>
    <w:rsid w:val="004329D1"/>
    <w:rsid w:val="00432AE1"/>
    <w:rsid w:val="00433A70"/>
    <w:rsid w:val="004350F4"/>
    <w:rsid w:val="00435290"/>
    <w:rsid w:val="0043583B"/>
    <w:rsid w:val="00435FA3"/>
    <w:rsid w:val="004371F4"/>
    <w:rsid w:val="00437733"/>
    <w:rsid w:val="0043789A"/>
    <w:rsid w:val="00440097"/>
    <w:rsid w:val="004401FD"/>
    <w:rsid w:val="00440B00"/>
    <w:rsid w:val="00440C49"/>
    <w:rsid w:val="00440EA6"/>
    <w:rsid w:val="004411FF"/>
    <w:rsid w:val="00441B81"/>
    <w:rsid w:val="00442506"/>
    <w:rsid w:val="004429D9"/>
    <w:rsid w:val="00442C2E"/>
    <w:rsid w:val="0044311F"/>
    <w:rsid w:val="004431C8"/>
    <w:rsid w:val="004431E5"/>
    <w:rsid w:val="00443399"/>
    <w:rsid w:val="0044372C"/>
    <w:rsid w:val="00443D1D"/>
    <w:rsid w:val="004442F4"/>
    <w:rsid w:val="00445AB4"/>
    <w:rsid w:val="00445F2C"/>
    <w:rsid w:val="0044701B"/>
    <w:rsid w:val="004470DA"/>
    <w:rsid w:val="004472B1"/>
    <w:rsid w:val="004472BC"/>
    <w:rsid w:val="00450794"/>
    <w:rsid w:val="004524A4"/>
    <w:rsid w:val="0045288B"/>
    <w:rsid w:val="004528F8"/>
    <w:rsid w:val="00453082"/>
    <w:rsid w:val="004532CE"/>
    <w:rsid w:val="004534EC"/>
    <w:rsid w:val="0045369A"/>
    <w:rsid w:val="004547EE"/>
    <w:rsid w:val="00454D77"/>
    <w:rsid w:val="004550B0"/>
    <w:rsid w:val="00455D3A"/>
    <w:rsid w:val="00455EA5"/>
    <w:rsid w:val="00456089"/>
    <w:rsid w:val="0045648D"/>
    <w:rsid w:val="00457265"/>
    <w:rsid w:val="004573A7"/>
    <w:rsid w:val="00457529"/>
    <w:rsid w:val="00460E12"/>
    <w:rsid w:val="00461543"/>
    <w:rsid w:val="00461BE8"/>
    <w:rsid w:val="00461EA8"/>
    <w:rsid w:val="00462DD9"/>
    <w:rsid w:val="0046361D"/>
    <w:rsid w:val="00463700"/>
    <w:rsid w:val="00463F6C"/>
    <w:rsid w:val="004641CF"/>
    <w:rsid w:val="004645F1"/>
    <w:rsid w:val="00464CB2"/>
    <w:rsid w:val="00464D96"/>
    <w:rsid w:val="00464FBF"/>
    <w:rsid w:val="004650CC"/>
    <w:rsid w:val="00466D39"/>
    <w:rsid w:val="00467AEA"/>
    <w:rsid w:val="00467BFB"/>
    <w:rsid w:val="00470090"/>
    <w:rsid w:val="00470572"/>
    <w:rsid w:val="00471297"/>
    <w:rsid w:val="004727B9"/>
    <w:rsid w:val="00472B3C"/>
    <w:rsid w:val="00472D88"/>
    <w:rsid w:val="00472DF0"/>
    <w:rsid w:val="00472EB7"/>
    <w:rsid w:val="00473CFD"/>
    <w:rsid w:val="00473E97"/>
    <w:rsid w:val="00474082"/>
    <w:rsid w:val="004742B7"/>
    <w:rsid w:val="0047557B"/>
    <w:rsid w:val="00475BF4"/>
    <w:rsid w:val="0047623C"/>
    <w:rsid w:val="0047760B"/>
    <w:rsid w:val="00477977"/>
    <w:rsid w:val="00480E24"/>
    <w:rsid w:val="00481DFB"/>
    <w:rsid w:val="00482F63"/>
    <w:rsid w:val="00483C28"/>
    <w:rsid w:val="00483F83"/>
    <w:rsid w:val="0048413A"/>
    <w:rsid w:val="0048422A"/>
    <w:rsid w:val="00484B83"/>
    <w:rsid w:val="00484FB0"/>
    <w:rsid w:val="0048677F"/>
    <w:rsid w:val="0048799F"/>
    <w:rsid w:val="00487DE5"/>
    <w:rsid w:val="004901B3"/>
    <w:rsid w:val="00490BEA"/>
    <w:rsid w:val="00491CF2"/>
    <w:rsid w:val="00492414"/>
    <w:rsid w:val="00492DB3"/>
    <w:rsid w:val="00494348"/>
    <w:rsid w:val="00494FE0"/>
    <w:rsid w:val="004954B0"/>
    <w:rsid w:val="00495F97"/>
    <w:rsid w:val="004962A2"/>
    <w:rsid w:val="0049689A"/>
    <w:rsid w:val="00496BED"/>
    <w:rsid w:val="0049796D"/>
    <w:rsid w:val="00497C91"/>
    <w:rsid w:val="004A010C"/>
    <w:rsid w:val="004A03E1"/>
    <w:rsid w:val="004A09B9"/>
    <w:rsid w:val="004A19CE"/>
    <w:rsid w:val="004A1E4B"/>
    <w:rsid w:val="004A210C"/>
    <w:rsid w:val="004A2840"/>
    <w:rsid w:val="004A302E"/>
    <w:rsid w:val="004A44C6"/>
    <w:rsid w:val="004A4762"/>
    <w:rsid w:val="004A492B"/>
    <w:rsid w:val="004A4A46"/>
    <w:rsid w:val="004A6490"/>
    <w:rsid w:val="004A6ACC"/>
    <w:rsid w:val="004A7319"/>
    <w:rsid w:val="004A7D0A"/>
    <w:rsid w:val="004B0502"/>
    <w:rsid w:val="004B0506"/>
    <w:rsid w:val="004B0798"/>
    <w:rsid w:val="004B10B1"/>
    <w:rsid w:val="004B16CE"/>
    <w:rsid w:val="004B1842"/>
    <w:rsid w:val="004B1903"/>
    <w:rsid w:val="004B1A7A"/>
    <w:rsid w:val="004B1BE2"/>
    <w:rsid w:val="004B1E50"/>
    <w:rsid w:val="004B1E75"/>
    <w:rsid w:val="004B304A"/>
    <w:rsid w:val="004B3175"/>
    <w:rsid w:val="004B39C2"/>
    <w:rsid w:val="004B4EB1"/>
    <w:rsid w:val="004B5B72"/>
    <w:rsid w:val="004B64F7"/>
    <w:rsid w:val="004B7006"/>
    <w:rsid w:val="004B71A7"/>
    <w:rsid w:val="004B74F2"/>
    <w:rsid w:val="004B7A71"/>
    <w:rsid w:val="004B7D0C"/>
    <w:rsid w:val="004C03F9"/>
    <w:rsid w:val="004C0DA2"/>
    <w:rsid w:val="004C1029"/>
    <w:rsid w:val="004C1566"/>
    <w:rsid w:val="004C1A2E"/>
    <w:rsid w:val="004C1DE5"/>
    <w:rsid w:val="004C1FEC"/>
    <w:rsid w:val="004C29D0"/>
    <w:rsid w:val="004C2E2B"/>
    <w:rsid w:val="004C3584"/>
    <w:rsid w:val="004C3B90"/>
    <w:rsid w:val="004C4CA4"/>
    <w:rsid w:val="004C597D"/>
    <w:rsid w:val="004C5ADA"/>
    <w:rsid w:val="004C5BD7"/>
    <w:rsid w:val="004C601A"/>
    <w:rsid w:val="004C662D"/>
    <w:rsid w:val="004C6F1B"/>
    <w:rsid w:val="004C7204"/>
    <w:rsid w:val="004C73CD"/>
    <w:rsid w:val="004C782F"/>
    <w:rsid w:val="004C7A4C"/>
    <w:rsid w:val="004C7D10"/>
    <w:rsid w:val="004D04F7"/>
    <w:rsid w:val="004D14BF"/>
    <w:rsid w:val="004D1596"/>
    <w:rsid w:val="004D2AB0"/>
    <w:rsid w:val="004D313B"/>
    <w:rsid w:val="004D393F"/>
    <w:rsid w:val="004D3FE9"/>
    <w:rsid w:val="004D47A9"/>
    <w:rsid w:val="004D48D8"/>
    <w:rsid w:val="004D5103"/>
    <w:rsid w:val="004D5B5E"/>
    <w:rsid w:val="004D6045"/>
    <w:rsid w:val="004D628C"/>
    <w:rsid w:val="004D6CA3"/>
    <w:rsid w:val="004D6EB7"/>
    <w:rsid w:val="004E02CE"/>
    <w:rsid w:val="004E08F9"/>
    <w:rsid w:val="004E0B8A"/>
    <w:rsid w:val="004E0E0F"/>
    <w:rsid w:val="004E113C"/>
    <w:rsid w:val="004E20F2"/>
    <w:rsid w:val="004E2262"/>
    <w:rsid w:val="004E25AA"/>
    <w:rsid w:val="004E2C4B"/>
    <w:rsid w:val="004E2EF1"/>
    <w:rsid w:val="004E2F06"/>
    <w:rsid w:val="004E31E9"/>
    <w:rsid w:val="004E33BB"/>
    <w:rsid w:val="004E3528"/>
    <w:rsid w:val="004E3B8D"/>
    <w:rsid w:val="004E3C6C"/>
    <w:rsid w:val="004E4EB7"/>
    <w:rsid w:val="004E5784"/>
    <w:rsid w:val="004E62C3"/>
    <w:rsid w:val="004E7268"/>
    <w:rsid w:val="004E7327"/>
    <w:rsid w:val="004E7ABA"/>
    <w:rsid w:val="004F0073"/>
    <w:rsid w:val="004F04FB"/>
    <w:rsid w:val="004F0775"/>
    <w:rsid w:val="004F1756"/>
    <w:rsid w:val="004F2C95"/>
    <w:rsid w:val="004F31E2"/>
    <w:rsid w:val="004F33A5"/>
    <w:rsid w:val="004F37C8"/>
    <w:rsid w:val="004F443A"/>
    <w:rsid w:val="004F52A7"/>
    <w:rsid w:val="004F64F7"/>
    <w:rsid w:val="004F6E74"/>
    <w:rsid w:val="004F7273"/>
    <w:rsid w:val="004F756A"/>
    <w:rsid w:val="004F77D9"/>
    <w:rsid w:val="005000C1"/>
    <w:rsid w:val="00500A87"/>
    <w:rsid w:val="00500AA3"/>
    <w:rsid w:val="005021C5"/>
    <w:rsid w:val="005029C3"/>
    <w:rsid w:val="00504535"/>
    <w:rsid w:val="00505670"/>
    <w:rsid w:val="00505867"/>
    <w:rsid w:val="00505882"/>
    <w:rsid w:val="00505E34"/>
    <w:rsid w:val="005060E7"/>
    <w:rsid w:val="0050629E"/>
    <w:rsid w:val="005066A8"/>
    <w:rsid w:val="00506956"/>
    <w:rsid w:val="00507B59"/>
    <w:rsid w:val="00507C56"/>
    <w:rsid w:val="0051040B"/>
    <w:rsid w:val="0051076D"/>
    <w:rsid w:val="00511241"/>
    <w:rsid w:val="00511EE4"/>
    <w:rsid w:val="00511F1C"/>
    <w:rsid w:val="00512437"/>
    <w:rsid w:val="0051246A"/>
    <w:rsid w:val="00512A32"/>
    <w:rsid w:val="0051335C"/>
    <w:rsid w:val="00513470"/>
    <w:rsid w:val="00513489"/>
    <w:rsid w:val="005136AC"/>
    <w:rsid w:val="00514000"/>
    <w:rsid w:val="0051400B"/>
    <w:rsid w:val="005140E8"/>
    <w:rsid w:val="005144DC"/>
    <w:rsid w:val="00514C96"/>
    <w:rsid w:val="00514E8D"/>
    <w:rsid w:val="00515422"/>
    <w:rsid w:val="0051574F"/>
    <w:rsid w:val="005169FD"/>
    <w:rsid w:val="00516DEA"/>
    <w:rsid w:val="00516FEB"/>
    <w:rsid w:val="005205EE"/>
    <w:rsid w:val="005205F6"/>
    <w:rsid w:val="0052127C"/>
    <w:rsid w:val="00521F36"/>
    <w:rsid w:val="0052211A"/>
    <w:rsid w:val="00522131"/>
    <w:rsid w:val="0052223B"/>
    <w:rsid w:val="0052247C"/>
    <w:rsid w:val="005224C0"/>
    <w:rsid w:val="00523354"/>
    <w:rsid w:val="005239EE"/>
    <w:rsid w:val="00524031"/>
    <w:rsid w:val="005240D8"/>
    <w:rsid w:val="00524407"/>
    <w:rsid w:val="00524825"/>
    <w:rsid w:val="00526281"/>
    <w:rsid w:val="005277F2"/>
    <w:rsid w:val="00527806"/>
    <w:rsid w:val="005313BB"/>
    <w:rsid w:val="005317E3"/>
    <w:rsid w:val="00531FC1"/>
    <w:rsid w:val="005320E1"/>
    <w:rsid w:val="00532516"/>
    <w:rsid w:val="0053373D"/>
    <w:rsid w:val="00533D64"/>
    <w:rsid w:val="00534F65"/>
    <w:rsid w:val="00534FC9"/>
    <w:rsid w:val="00535333"/>
    <w:rsid w:val="00535382"/>
    <w:rsid w:val="00535824"/>
    <w:rsid w:val="005360FD"/>
    <w:rsid w:val="00536752"/>
    <w:rsid w:val="005368D6"/>
    <w:rsid w:val="00536CB9"/>
    <w:rsid w:val="00540197"/>
    <w:rsid w:val="0054023B"/>
    <w:rsid w:val="00540969"/>
    <w:rsid w:val="00540A0C"/>
    <w:rsid w:val="00540C1B"/>
    <w:rsid w:val="00540DD6"/>
    <w:rsid w:val="00541269"/>
    <w:rsid w:val="00541340"/>
    <w:rsid w:val="00541C60"/>
    <w:rsid w:val="0054228D"/>
    <w:rsid w:val="0054247C"/>
    <w:rsid w:val="0054287F"/>
    <w:rsid w:val="005433A8"/>
    <w:rsid w:val="00544C49"/>
    <w:rsid w:val="0054506E"/>
    <w:rsid w:val="005465F2"/>
    <w:rsid w:val="0055021D"/>
    <w:rsid w:val="00550823"/>
    <w:rsid w:val="005518AA"/>
    <w:rsid w:val="005518E6"/>
    <w:rsid w:val="00551DD3"/>
    <w:rsid w:val="0055204C"/>
    <w:rsid w:val="00552155"/>
    <w:rsid w:val="0055299F"/>
    <w:rsid w:val="00552BDE"/>
    <w:rsid w:val="00552C47"/>
    <w:rsid w:val="005533C1"/>
    <w:rsid w:val="00553EFF"/>
    <w:rsid w:val="00554589"/>
    <w:rsid w:val="0055473B"/>
    <w:rsid w:val="00554CD9"/>
    <w:rsid w:val="00555198"/>
    <w:rsid w:val="0055576B"/>
    <w:rsid w:val="005567B9"/>
    <w:rsid w:val="0055778B"/>
    <w:rsid w:val="00557EA9"/>
    <w:rsid w:val="0056013B"/>
    <w:rsid w:val="00560808"/>
    <w:rsid w:val="00560A3A"/>
    <w:rsid w:val="00560C10"/>
    <w:rsid w:val="00560E66"/>
    <w:rsid w:val="005633A0"/>
    <w:rsid w:val="0056345A"/>
    <w:rsid w:val="005639E3"/>
    <w:rsid w:val="0056414D"/>
    <w:rsid w:val="00564371"/>
    <w:rsid w:val="0056451C"/>
    <w:rsid w:val="00564B6E"/>
    <w:rsid w:val="00564D12"/>
    <w:rsid w:val="00565635"/>
    <w:rsid w:val="00565A7F"/>
    <w:rsid w:val="00565F44"/>
    <w:rsid w:val="0056690F"/>
    <w:rsid w:val="00566C71"/>
    <w:rsid w:val="00567D0A"/>
    <w:rsid w:val="00570DEE"/>
    <w:rsid w:val="005717D8"/>
    <w:rsid w:val="005720B9"/>
    <w:rsid w:val="005720EA"/>
    <w:rsid w:val="00572C08"/>
    <w:rsid w:val="00572E25"/>
    <w:rsid w:val="0057307E"/>
    <w:rsid w:val="005734E9"/>
    <w:rsid w:val="00575CB9"/>
    <w:rsid w:val="00576681"/>
    <w:rsid w:val="00577EE8"/>
    <w:rsid w:val="00581A0B"/>
    <w:rsid w:val="00581DCF"/>
    <w:rsid w:val="00581FE7"/>
    <w:rsid w:val="00584908"/>
    <w:rsid w:val="00584A0D"/>
    <w:rsid w:val="00584AF9"/>
    <w:rsid w:val="00584D77"/>
    <w:rsid w:val="00585356"/>
    <w:rsid w:val="00585482"/>
    <w:rsid w:val="00585BEF"/>
    <w:rsid w:val="00585E9F"/>
    <w:rsid w:val="00586F39"/>
    <w:rsid w:val="00587476"/>
    <w:rsid w:val="005877D2"/>
    <w:rsid w:val="0059040A"/>
    <w:rsid w:val="005910F6"/>
    <w:rsid w:val="00591AEE"/>
    <w:rsid w:val="00591FFE"/>
    <w:rsid w:val="0059267B"/>
    <w:rsid w:val="00592692"/>
    <w:rsid w:val="0059277A"/>
    <w:rsid w:val="00593505"/>
    <w:rsid w:val="0059362B"/>
    <w:rsid w:val="00593634"/>
    <w:rsid w:val="00593B72"/>
    <w:rsid w:val="00594417"/>
    <w:rsid w:val="0059495A"/>
    <w:rsid w:val="0059728D"/>
    <w:rsid w:val="0059798C"/>
    <w:rsid w:val="005A1893"/>
    <w:rsid w:val="005A26EA"/>
    <w:rsid w:val="005A2806"/>
    <w:rsid w:val="005A29F9"/>
    <w:rsid w:val="005A3139"/>
    <w:rsid w:val="005A3375"/>
    <w:rsid w:val="005A38A1"/>
    <w:rsid w:val="005A40F6"/>
    <w:rsid w:val="005A4146"/>
    <w:rsid w:val="005B1055"/>
    <w:rsid w:val="005B1069"/>
    <w:rsid w:val="005B1F74"/>
    <w:rsid w:val="005B201E"/>
    <w:rsid w:val="005B25BC"/>
    <w:rsid w:val="005B25DF"/>
    <w:rsid w:val="005B2787"/>
    <w:rsid w:val="005B27B5"/>
    <w:rsid w:val="005B2957"/>
    <w:rsid w:val="005B2B0B"/>
    <w:rsid w:val="005B2F26"/>
    <w:rsid w:val="005B3265"/>
    <w:rsid w:val="005B34EF"/>
    <w:rsid w:val="005B37D9"/>
    <w:rsid w:val="005B4194"/>
    <w:rsid w:val="005B4D9A"/>
    <w:rsid w:val="005B64EC"/>
    <w:rsid w:val="005B6606"/>
    <w:rsid w:val="005B6D70"/>
    <w:rsid w:val="005B79D3"/>
    <w:rsid w:val="005C0370"/>
    <w:rsid w:val="005C2975"/>
    <w:rsid w:val="005C36C4"/>
    <w:rsid w:val="005C398E"/>
    <w:rsid w:val="005C4320"/>
    <w:rsid w:val="005C5097"/>
    <w:rsid w:val="005C528B"/>
    <w:rsid w:val="005C5431"/>
    <w:rsid w:val="005C5D46"/>
    <w:rsid w:val="005C5D7E"/>
    <w:rsid w:val="005C67D1"/>
    <w:rsid w:val="005C6A83"/>
    <w:rsid w:val="005C74DF"/>
    <w:rsid w:val="005C78C1"/>
    <w:rsid w:val="005C7FFB"/>
    <w:rsid w:val="005D1900"/>
    <w:rsid w:val="005D2379"/>
    <w:rsid w:val="005D327A"/>
    <w:rsid w:val="005D342A"/>
    <w:rsid w:val="005D4F10"/>
    <w:rsid w:val="005D5B43"/>
    <w:rsid w:val="005D699A"/>
    <w:rsid w:val="005D7058"/>
    <w:rsid w:val="005D70D2"/>
    <w:rsid w:val="005D7396"/>
    <w:rsid w:val="005D7F5B"/>
    <w:rsid w:val="005E0057"/>
    <w:rsid w:val="005E034D"/>
    <w:rsid w:val="005E04BC"/>
    <w:rsid w:val="005E13FB"/>
    <w:rsid w:val="005E14DA"/>
    <w:rsid w:val="005E1BD8"/>
    <w:rsid w:val="005E1CCD"/>
    <w:rsid w:val="005E1DA2"/>
    <w:rsid w:val="005E217F"/>
    <w:rsid w:val="005E363A"/>
    <w:rsid w:val="005E3FA4"/>
    <w:rsid w:val="005E4948"/>
    <w:rsid w:val="005E4CB1"/>
    <w:rsid w:val="005E4F05"/>
    <w:rsid w:val="005E5B4B"/>
    <w:rsid w:val="005E668B"/>
    <w:rsid w:val="005E69E2"/>
    <w:rsid w:val="005E6D47"/>
    <w:rsid w:val="005E7C3D"/>
    <w:rsid w:val="005F0F80"/>
    <w:rsid w:val="005F10DA"/>
    <w:rsid w:val="005F1813"/>
    <w:rsid w:val="005F1839"/>
    <w:rsid w:val="005F212E"/>
    <w:rsid w:val="005F30CC"/>
    <w:rsid w:val="005F3335"/>
    <w:rsid w:val="005F3A63"/>
    <w:rsid w:val="005F4827"/>
    <w:rsid w:val="005F4CB2"/>
    <w:rsid w:val="005F4EFA"/>
    <w:rsid w:val="005F5691"/>
    <w:rsid w:val="005F5AAC"/>
    <w:rsid w:val="005F6173"/>
    <w:rsid w:val="005F73E4"/>
    <w:rsid w:val="00600E7C"/>
    <w:rsid w:val="00602D10"/>
    <w:rsid w:val="00602DA6"/>
    <w:rsid w:val="00602F0B"/>
    <w:rsid w:val="0060329E"/>
    <w:rsid w:val="00603900"/>
    <w:rsid w:val="006044D2"/>
    <w:rsid w:val="00604542"/>
    <w:rsid w:val="00604F5D"/>
    <w:rsid w:val="00605BA5"/>
    <w:rsid w:val="006062F5"/>
    <w:rsid w:val="0060698A"/>
    <w:rsid w:val="00606AC7"/>
    <w:rsid w:val="00606D07"/>
    <w:rsid w:val="00607132"/>
    <w:rsid w:val="00607A6F"/>
    <w:rsid w:val="00607D18"/>
    <w:rsid w:val="00611A2C"/>
    <w:rsid w:val="006124BC"/>
    <w:rsid w:val="006128B4"/>
    <w:rsid w:val="00612C90"/>
    <w:rsid w:val="00613F4A"/>
    <w:rsid w:val="00614D90"/>
    <w:rsid w:val="00616553"/>
    <w:rsid w:val="0062048F"/>
    <w:rsid w:val="00620F96"/>
    <w:rsid w:val="006214E8"/>
    <w:rsid w:val="00621502"/>
    <w:rsid w:val="00621A04"/>
    <w:rsid w:val="00622430"/>
    <w:rsid w:val="00622ECD"/>
    <w:rsid w:val="00623913"/>
    <w:rsid w:val="00623B19"/>
    <w:rsid w:val="00624A73"/>
    <w:rsid w:val="00624D19"/>
    <w:rsid w:val="006254C8"/>
    <w:rsid w:val="0062580B"/>
    <w:rsid w:val="00626003"/>
    <w:rsid w:val="006261E8"/>
    <w:rsid w:val="0062669A"/>
    <w:rsid w:val="00626A95"/>
    <w:rsid w:val="00626E27"/>
    <w:rsid w:val="00626E6F"/>
    <w:rsid w:val="00627300"/>
    <w:rsid w:val="006274DC"/>
    <w:rsid w:val="006303CE"/>
    <w:rsid w:val="006306DC"/>
    <w:rsid w:val="006307D9"/>
    <w:rsid w:val="0063089B"/>
    <w:rsid w:val="00631259"/>
    <w:rsid w:val="00631F77"/>
    <w:rsid w:val="0063254F"/>
    <w:rsid w:val="00632565"/>
    <w:rsid w:val="00632577"/>
    <w:rsid w:val="00632873"/>
    <w:rsid w:val="006334B4"/>
    <w:rsid w:val="006339F5"/>
    <w:rsid w:val="00633A7F"/>
    <w:rsid w:val="00633B59"/>
    <w:rsid w:val="00634CF3"/>
    <w:rsid w:val="00635DAF"/>
    <w:rsid w:val="0063699D"/>
    <w:rsid w:val="00637006"/>
    <w:rsid w:val="00637382"/>
    <w:rsid w:val="00637790"/>
    <w:rsid w:val="006378AD"/>
    <w:rsid w:val="00640041"/>
    <w:rsid w:val="00640CBC"/>
    <w:rsid w:val="00640D0E"/>
    <w:rsid w:val="00641272"/>
    <w:rsid w:val="006414E7"/>
    <w:rsid w:val="0064185C"/>
    <w:rsid w:val="0064362F"/>
    <w:rsid w:val="0064456A"/>
    <w:rsid w:val="00644D1E"/>
    <w:rsid w:val="00644F2B"/>
    <w:rsid w:val="00645806"/>
    <w:rsid w:val="00645916"/>
    <w:rsid w:val="00646277"/>
    <w:rsid w:val="00646465"/>
    <w:rsid w:val="006472BB"/>
    <w:rsid w:val="006474C9"/>
    <w:rsid w:val="00647AA5"/>
    <w:rsid w:val="00650218"/>
    <w:rsid w:val="00650500"/>
    <w:rsid w:val="00651360"/>
    <w:rsid w:val="0065267F"/>
    <w:rsid w:val="00652F9B"/>
    <w:rsid w:val="006532B5"/>
    <w:rsid w:val="0065337D"/>
    <w:rsid w:val="00653533"/>
    <w:rsid w:val="00653671"/>
    <w:rsid w:val="00654406"/>
    <w:rsid w:val="006550F9"/>
    <w:rsid w:val="00656E40"/>
    <w:rsid w:val="006574FA"/>
    <w:rsid w:val="00657866"/>
    <w:rsid w:val="00657CD6"/>
    <w:rsid w:val="00657F2B"/>
    <w:rsid w:val="00660028"/>
    <w:rsid w:val="0066062D"/>
    <w:rsid w:val="006609FC"/>
    <w:rsid w:val="00660EFA"/>
    <w:rsid w:val="00661AF3"/>
    <w:rsid w:val="006638D1"/>
    <w:rsid w:val="00663A26"/>
    <w:rsid w:val="00663FE2"/>
    <w:rsid w:val="006643A2"/>
    <w:rsid w:val="006643AF"/>
    <w:rsid w:val="00664F06"/>
    <w:rsid w:val="00665236"/>
    <w:rsid w:val="006653A0"/>
    <w:rsid w:val="00666CE2"/>
    <w:rsid w:val="00667CE8"/>
    <w:rsid w:val="0067043B"/>
    <w:rsid w:val="006705E5"/>
    <w:rsid w:val="006717AC"/>
    <w:rsid w:val="00671F7E"/>
    <w:rsid w:val="006721B0"/>
    <w:rsid w:val="00672A9A"/>
    <w:rsid w:val="006730B4"/>
    <w:rsid w:val="0067335E"/>
    <w:rsid w:val="00673ED6"/>
    <w:rsid w:val="00673EE7"/>
    <w:rsid w:val="0067489C"/>
    <w:rsid w:val="00674E31"/>
    <w:rsid w:val="00674E45"/>
    <w:rsid w:val="00674EB1"/>
    <w:rsid w:val="00676293"/>
    <w:rsid w:val="0067686E"/>
    <w:rsid w:val="00680907"/>
    <w:rsid w:val="00680DB7"/>
    <w:rsid w:val="00680DBA"/>
    <w:rsid w:val="00681446"/>
    <w:rsid w:val="00681F25"/>
    <w:rsid w:val="00682187"/>
    <w:rsid w:val="00682A86"/>
    <w:rsid w:val="00682A94"/>
    <w:rsid w:val="00683244"/>
    <w:rsid w:val="00683609"/>
    <w:rsid w:val="00683B99"/>
    <w:rsid w:val="00683C0C"/>
    <w:rsid w:val="00685A05"/>
    <w:rsid w:val="00685D14"/>
    <w:rsid w:val="00686C9F"/>
    <w:rsid w:val="00687202"/>
    <w:rsid w:val="00687876"/>
    <w:rsid w:val="0069022E"/>
    <w:rsid w:val="0069033C"/>
    <w:rsid w:val="00690524"/>
    <w:rsid w:val="00691142"/>
    <w:rsid w:val="00691209"/>
    <w:rsid w:val="00691388"/>
    <w:rsid w:val="006914FE"/>
    <w:rsid w:val="00691706"/>
    <w:rsid w:val="00692943"/>
    <w:rsid w:val="0069375A"/>
    <w:rsid w:val="00694A30"/>
    <w:rsid w:val="00694B27"/>
    <w:rsid w:val="006954C1"/>
    <w:rsid w:val="00695660"/>
    <w:rsid w:val="00695ED6"/>
    <w:rsid w:val="00695FD2"/>
    <w:rsid w:val="006967CD"/>
    <w:rsid w:val="006968FD"/>
    <w:rsid w:val="00696F8E"/>
    <w:rsid w:val="006A0127"/>
    <w:rsid w:val="006A01F0"/>
    <w:rsid w:val="006A0985"/>
    <w:rsid w:val="006A133A"/>
    <w:rsid w:val="006A15E4"/>
    <w:rsid w:val="006A2011"/>
    <w:rsid w:val="006A227C"/>
    <w:rsid w:val="006A24FD"/>
    <w:rsid w:val="006A2D46"/>
    <w:rsid w:val="006A2E5D"/>
    <w:rsid w:val="006A3394"/>
    <w:rsid w:val="006A3891"/>
    <w:rsid w:val="006A4083"/>
    <w:rsid w:val="006A42FB"/>
    <w:rsid w:val="006A4443"/>
    <w:rsid w:val="006A51A8"/>
    <w:rsid w:val="006A529C"/>
    <w:rsid w:val="006A56C9"/>
    <w:rsid w:val="006A5DD9"/>
    <w:rsid w:val="006A5F8F"/>
    <w:rsid w:val="006A688E"/>
    <w:rsid w:val="006A6A25"/>
    <w:rsid w:val="006A6E4D"/>
    <w:rsid w:val="006A782A"/>
    <w:rsid w:val="006A7977"/>
    <w:rsid w:val="006B01D2"/>
    <w:rsid w:val="006B0FE7"/>
    <w:rsid w:val="006B1A1C"/>
    <w:rsid w:val="006B2809"/>
    <w:rsid w:val="006B46FB"/>
    <w:rsid w:val="006B4796"/>
    <w:rsid w:val="006B4A86"/>
    <w:rsid w:val="006B4F74"/>
    <w:rsid w:val="006B5459"/>
    <w:rsid w:val="006B5643"/>
    <w:rsid w:val="006B5DEE"/>
    <w:rsid w:val="006B6787"/>
    <w:rsid w:val="006B7418"/>
    <w:rsid w:val="006B794F"/>
    <w:rsid w:val="006B7EDC"/>
    <w:rsid w:val="006C026B"/>
    <w:rsid w:val="006C08C0"/>
    <w:rsid w:val="006C0ACB"/>
    <w:rsid w:val="006C0E33"/>
    <w:rsid w:val="006C165E"/>
    <w:rsid w:val="006C2798"/>
    <w:rsid w:val="006C3F47"/>
    <w:rsid w:val="006C55E4"/>
    <w:rsid w:val="006C6694"/>
    <w:rsid w:val="006C6D85"/>
    <w:rsid w:val="006C7996"/>
    <w:rsid w:val="006C7A8A"/>
    <w:rsid w:val="006C7DB8"/>
    <w:rsid w:val="006D04DC"/>
    <w:rsid w:val="006D0D04"/>
    <w:rsid w:val="006D0D36"/>
    <w:rsid w:val="006D0F93"/>
    <w:rsid w:val="006D2031"/>
    <w:rsid w:val="006D2BCD"/>
    <w:rsid w:val="006D433A"/>
    <w:rsid w:val="006D571D"/>
    <w:rsid w:val="006D5751"/>
    <w:rsid w:val="006D5C79"/>
    <w:rsid w:val="006D609B"/>
    <w:rsid w:val="006D64F9"/>
    <w:rsid w:val="006D6722"/>
    <w:rsid w:val="006D680D"/>
    <w:rsid w:val="006D69B8"/>
    <w:rsid w:val="006D702D"/>
    <w:rsid w:val="006D7816"/>
    <w:rsid w:val="006E03E0"/>
    <w:rsid w:val="006E072E"/>
    <w:rsid w:val="006E078C"/>
    <w:rsid w:val="006E1615"/>
    <w:rsid w:val="006E1FD2"/>
    <w:rsid w:val="006E2DA3"/>
    <w:rsid w:val="006E3780"/>
    <w:rsid w:val="006E4259"/>
    <w:rsid w:val="006E46B5"/>
    <w:rsid w:val="006E66A3"/>
    <w:rsid w:val="006E676D"/>
    <w:rsid w:val="006E6875"/>
    <w:rsid w:val="006E7145"/>
    <w:rsid w:val="006E76DE"/>
    <w:rsid w:val="006E774E"/>
    <w:rsid w:val="006E7B71"/>
    <w:rsid w:val="006E7C37"/>
    <w:rsid w:val="006F02AA"/>
    <w:rsid w:val="006F0AFC"/>
    <w:rsid w:val="006F0E3F"/>
    <w:rsid w:val="006F2223"/>
    <w:rsid w:val="006F25A6"/>
    <w:rsid w:val="006F26E9"/>
    <w:rsid w:val="006F3624"/>
    <w:rsid w:val="006F3792"/>
    <w:rsid w:val="006F4869"/>
    <w:rsid w:val="006F4A17"/>
    <w:rsid w:val="006F4D81"/>
    <w:rsid w:val="006F588D"/>
    <w:rsid w:val="006F5C23"/>
    <w:rsid w:val="006F6E0F"/>
    <w:rsid w:val="006F7404"/>
    <w:rsid w:val="006F7449"/>
    <w:rsid w:val="006F7502"/>
    <w:rsid w:val="006F7ABB"/>
    <w:rsid w:val="006F7E4B"/>
    <w:rsid w:val="007003AB"/>
    <w:rsid w:val="007007FB"/>
    <w:rsid w:val="00700961"/>
    <w:rsid w:val="00700B88"/>
    <w:rsid w:val="00701F34"/>
    <w:rsid w:val="00702F61"/>
    <w:rsid w:val="0070321E"/>
    <w:rsid w:val="007034C7"/>
    <w:rsid w:val="00703821"/>
    <w:rsid w:val="007039AF"/>
    <w:rsid w:val="0070443B"/>
    <w:rsid w:val="0070448C"/>
    <w:rsid w:val="0070482A"/>
    <w:rsid w:val="00706620"/>
    <w:rsid w:val="00706C32"/>
    <w:rsid w:val="00710646"/>
    <w:rsid w:val="007108EC"/>
    <w:rsid w:val="00710D08"/>
    <w:rsid w:val="00711132"/>
    <w:rsid w:val="007112DB"/>
    <w:rsid w:val="007120AF"/>
    <w:rsid w:val="007129EF"/>
    <w:rsid w:val="00712F8C"/>
    <w:rsid w:val="00712FB4"/>
    <w:rsid w:val="00713CED"/>
    <w:rsid w:val="00713E15"/>
    <w:rsid w:val="00714909"/>
    <w:rsid w:val="0071492B"/>
    <w:rsid w:val="00714A82"/>
    <w:rsid w:val="00714BC7"/>
    <w:rsid w:val="00714C21"/>
    <w:rsid w:val="007154EF"/>
    <w:rsid w:val="00716F76"/>
    <w:rsid w:val="00717414"/>
    <w:rsid w:val="0072065E"/>
    <w:rsid w:val="00720693"/>
    <w:rsid w:val="00720ACF"/>
    <w:rsid w:val="00721216"/>
    <w:rsid w:val="007213F4"/>
    <w:rsid w:val="00721A16"/>
    <w:rsid w:val="00721F70"/>
    <w:rsid w:val="00722A4A"/>
    <w:rsid w:val="00722FE2"/>
    <w:rsid w:val="0072433F"/>
    <w:rsid w:val="0072478B"/>
    <w:rsid w:val="00724F74"/>
    <w:rsid w:val="00725B46"/>
    <w:rsid w:val="00725D90"/>
    <w:rsid w:val="007265CA"/>
    <w:rsid w:val="00726CC7"/>
    <w:rsid w:val="00726F2F"/>
    <w:rsid w:val="00727BE7"/>
    <w:rsid w:val="00727F67"/>
    <w:rsid w:val="00731688"/>
    <w:rsid w:val="007316D1"/>
    <w:rsid w:val="007320CE"/>
    <w:rsid w:val="007320D5"/>
    <w:rsid w:val="007333A5"/>
    <w:rsid w:val="00733ECA"/>
    <w:rsid w:val="007350D3"/>
    <w:rsid w:val="00735BCE"/>
    <w:rsid w:val="00735C76"/>
    <w:rsid w:val="00735EEA"/>
    <w:rsid w:val="00736013"/>
    <w:rsid w:val="00736731"/>
    <w:rsid w:val="0073728B"/>
    <w:rsid w:val="007375E5"/>
    <w:rsid w:val="00740169"/>
    <w:rsid w:val="007403E0"/>
    <w:rsid w:val="00740E1D"/>
    <w:rsid w:val="00741C22"/>
    <w:rsid w:val="0074265C"/>
    <w:rsid w:val="0074278A"/>
    <w:rsid w:val="00742A69"/>
    <w:rsid w:val="0074331D"/>
    <w:rsid w:val="00743C9D"/>
    <w:rsid w:val="00744370"/>
    <w:rsid w:val="00744904"/>
    <w:rsid w:val="00744929"/>
    <w:rsid w:val="007456CC"/>
    <w:rsid w:val="00745E7E"/>
    <w:rsid w:val="00745EAE"/>
    <w:rsid w:val="007464D4"/>
    <w:rsid w:val="007469BC"/>
    <w:rsid w:val="00746B1D"/>
    <w:rsid w:val="00746CB4"/>
    <w:rsid w:val="00746E8E"/>
    <w:rsid w:val="00747370"/>
    <w:rsid w:val="007505D2"/>
    <w:rsid w:val="00751162"/>
    <w:rsid w:val="00751465"/>
    <w:rsid w:val="00751A12"/>
    <w:rsid w:val="00751CD2"/>
    <w:rsid w:val="007527E5"/>
    <w:rsid w:val="00752997"/>
    <w:rsid w:val="007535B4"/>
    <w:rsid w:val="00753CBD"/>
    <w:rsid w:val="00753E9D"/>
    <w:rsid w:val="00754C81"/>
    <w:rsid w:val="00755694"/>
    <w:rsid w:val="0075581D"/>
    <w:rsid w:val="00755841"/>
    <w:rsid w:val="007560D5"/>
    <w:rsid w:val="00756171"/>
    <w:rsid w:val="00756511"/>
    <w:rsid w:val="00756530"/>
    <w:rsid w:val="0075769C"/>
    <w:rsid w:val="007577BB"/>
    <w:rsid w:val="0075785E"/>
    <w:rsid w:val="00757BD3"/>
    <w:rsid w:val="00760B3A"/>
    <w:rsid w:val="007611E0"/>
    <w:rsid w:val="0076155D"/>
    <w:rsid w:val="00761B5B"/>
    <w:rsid w:val="00761D66"/>
    <w:rsid w:val="0076459C"/>
    <w:rsid w:val="007655E2"/>
    <w:rsid w:val="0076565F"/>
    <w:rsid w:val="00766D77"/>
    <w:rsid w:val="00767DF3"/>
    <w:rsid w:val="007709A7"/>
    <w:rsid w:val="007722C6"/>
    <w:rsid w:val="00772CF9"/>
    <w:rsid w:val="00773676"/>
    <w:rsid w:val="00774A62"/>
    <w:rsid w:val="00775B6D"/>
    <w:rsid w:val="00775D3C"/>
    <w:rsid w:val="00776587"/>
    <w:rsid w:val="00776CA4"/>
    <w:rsid w:val="00777057"/>
    <w:rsid w:val="00777925"/>
    <w:rsid w:val="00777B51"/>
    <w:rsid w:val="00780118"/>
    <w:rsid w:val="00780D05"/>
    <w:rsid w:val="00781441"/>
    <w:rsid w:val="00782563"/>
    <w:rsid w:val="00782B19"/>
    <w:rsid w:val="00782DF1"/>
    <w:rsid w:val="0078643E"/>
    <w:rsid w:val="007867ED"/>
    <w:rsid w:val="00786CF9"/>
    <w:rsid w:val="00786E83"/>
    <w:rsid w:val="00787416"/>
    <w:rsid w:val="0078753B"/>
    <w:rsid w:val="00787B4C"/>
    <w:rsid w:val="0079026D"/>
    <w:rsid w:val="00791B48"/>
    <w:rsid w:val="00791B4D"/>
    <w:rsid w:val="0079282D"/>
    <w:rsid w:val="0079478B"/>
    <w:rsid w:val="007947CD"/>
    <w:rsid w:val="00794CC9"/>
    <w:rsid w:val="00795FF9"/>
    <w:rsid w:val="00796EDD"/>
    <w:rsid w:val="00796FB0"/>
    <w:rsid w:val="00797243"/>
    <w:rsid w:val="007A0276"/>
    <w:rsid w:val="007A05A0"/>
    <w:rsid w:val="007A0B2F"/>
    <w:rsid w:val="007A0FEE"/>
    <w:rsid w:val="007A1565"/>
    <w:rsid w:val="007A19AB"/>
    <w:rsid w:val="007A254F"/>
    <w:rsid w:val="007A385A"/>
    <w:rsid w:val="007A3CA1"/>
    <w:rsid w:val="007A483F"/>
    <w:rsid w:val="007A4E46"/>
    <w:rsid w:val="007A5146"/>
    <w:rsid w:val="007A59D0"/>
    <w:rsid w:val="007A6016"/>
    <w:rsid w:val="007A650D"/>
    <w:rsid w:val="007A686B"/>
    <w:rsid w:val="007A69B6"/>
    <w:rsid w:val="007A7C63"/>
    <w:rsid w:val="007A7E4F"/>
    <w:rsid w:val="007B0534"/>
    <w:rsid w:val="007B0791"/>
    <w:rsid w:val="007B0EDE"/>
    <w:rsid w:val="007B21E3"/>
    <w:rsid w:val="007B245B"/>
    <w:rsid w:val="007B2795"/>
    <w:rsid w:val="007B3370"/>
    <w:rsid w:val="007B414B"/>
    <w:rsid w:val="007B438D"/>
    <w:rsid w:val="007B4539"/>
    <w:rsid w:val="007B50DA"/>
    <w:rsid w:val="007B51C0"/>
    <w:rsid w:val="007B542D"/>
    <w:rsid w:val="007B5941"/>
    <w:rsid w:val="007B5C85"/>
    <w:rsid w:val="007B6392"/>
    <w:rsid w:val="007B6618"/>
    <w:rsid w:val="007B6F97"/>
    <w:rsid w:val="007B7820"/>
    <w:rsid w:val="007B79DE"/>
    <w:rsid w:val="007B7D08"/>
    <w:rsid w:val="007C054F"/>
    <w:rsid w:val="007C090F"/>
    <w:rsid w:val="007C0D32"/>
    <w:rsid w:val="007C0FB4"/>
    <w:rsid w:val="007C18EC"/>
    <w:rsid w:val="007C1ADF"/>
    <w:rsid w:val="007C4179"/>
    <w:rsid w:val="007C482D"/>
    <w:rsid w:val="007C5E74"/>
    <w:rsid w:val="007C6EF9"/>
    <w:rsid w:val="007C7CEE"/>
    <w:rsid w:val="007D0704"/>
    <w:rsid w:val="007D07B8"/>
    <w:rsid w:val="007D09F4"/>
    <w:rsid w:val="007D1941"/>
    <w:rsid w:val="007D22D8"/>
    <w:rsid w:val="007D23F3"/>
    <w:rsid w:val="007D2C28"/>
    <w:rsid w:val="007D33E1"/>
    <w:rsid w:val="007D40EB"/>
    <w:rsid w:val="007D4491"/>
    <w:rsid w:val="007D508C"/>
    <w:rsid w:val="007D6B3E"/>
    <w:rsid w:val="007E0978"/>
    <w:rsid w:val="007E0D34"/>
    <w:rsid w:val="007E1B52"/>
    <w:rsid w:val="007E2A42"/>
    <w:rsid w:val="007E3A99"/>
    <w:rsid w:val="007E46FD"/>
    <w:rsid w:val="007E48B0"/>
    <w:rsid w:val="007E4D18"/>
    <w:rsid w:val="007E4DB1"/>
    <w:rsid w:val="007E50CE"/>
    <w:rsid w:val="007E5B5D"/>
    <w:rsid w:val="007E66AC"/>
    <w:rsid w:val="007E6B85"/>
    <w:rsid w:val="007F00C4"/>
    <w:rsid w:val="007F057E"/>
    <w:rsid w:val="007F08E5"/>
    <w:rsid w:val="007F139E"/>
    <w:rsid w:val="007F3193"/>
    <w:rsid w:val="007F352D"/>
    <w:rsid w:val="007F3D45"/>
    <w:rsid w:val="007F5093"/>
    <w:rsid w:val="007F5ABB"/>
    <w:rsid w:val="007F5B79"/>
    <w:rsid w:val="007F6A74"/>
    <w:rsid w:val="007F6D17"/>
    <w:rsid w:val="007F6E40"/>
    <w:rsid w:val="00800195"/>
    <w:rsid w:val="00800964"/>
    <w:rsid w:val="0080097A"/>
    <w:rsid w:val="00800AE5"/>
    <w:rsid w:val="00800B85"/>
    <w:rsid w:val="00801318"/>
    <w:rsid w:val="00801592"/>
    <w:rsid w:val="00801F62"/>
    <w:rsid w:val="0080264D"/>
    <w:rsid w:val="008028F9"/>
    <w:rsid w:val="008035C0"/>
    <w:rsid w:val="008037C9"/>
    <w:rsid w:val="008057C5"/>
    <w:rsid w:val="00806430"/>
    <w:rsid w:val="00807549"/>
    <w:rsid w:val="00807C65"/>
    <w:rsid w:val="00810177"/>
    <w:rsid w:val="008102D7"/>
    <w:rsid w:val="00810D0C"/>
    <w:rsid w:val="0081107A"/>
    <w:rsid w:val="0081135C"/>
    <w:rsid w:val="00811588"/>
    <w:rsid w:val="008122C6"/>
    <w:rsid w:val="00812765"/>
    <w:rsid w:val="00813711"/>
    <w:rsid w:val="008159CF"/>
    <w:rsid w:val="00815E97"/>
    <w:rsid w:val="0081646C"/>
    <w:rsid w:val="00816690"/>
    <w:rsid w:val="008178A6"/>
    <w:rsid w:val="008178B3"/>
    <w:rsid w:val="00820C9A"/>
    <w:rsid w:val="00821257"/>
    <w:rsid w:val="008239AC"/>
    <w:rsid w:val="00823CA8"/>
    <w:rsid w:val="00823D9F"/>
    <w:rsid w:val="00823F41"/>
    <w:rsid w:val="00824FFD"/>
    <w:rsid w:val="0082544B"/>
    <w:rsid w:val="0082578D"/>
    <w:rsid w:val="008259CA"/>
    <w:rsid w:val="00825D1A"/>
    <w:rsid w:val="00825DD1"/>
    <w:rsid w:val="00827CC4"/>
    <w:rsid w:val="008301EA"/>
    <w:rsid w:val="00831D49"/>
    <w:rsid w:val="008320AB"/>
    <w:rsid w:val="00833143"/>
    <w:rsid w:val="00833ACF"/>
    <w:rsid w:val="00833C6A"/>
    <w:rsid w:val="00834913"/>
    <w:rsid w:val="0083588C"/>
    <w:rsid w:val="008358D6"/>
    <w:rsid w:val="008358F8"/>
    <w:rsid w:val="00835BCB"/>
    <w:rsid w:val="00835BF5"/>
    <w:rsid w:val="00836372"/>
    <w:rsid w:val="00836E60"/>
    <w:rsid w:val="0083705C"/>
    <w:rsid w:val="00837096"/>
    <w:rsid w:val="00837E50"/>
    <w:rsid w:val="00840ABC"/>
    <w:rsid w:val="00841124"/>
    <w:rsid w:val="00841898"/>
    <w:rsid w:val="0084193E"/>
    <w:rsid w:val="00841C46"/>
    <w:rsid w:val="00841C70"/>
    <w:rsid w:val="00841D02"/>
    <w:rsid w:val="00841E9A"/>
    <w:rsid w:val="00843525"/>
    <w:rsid w:val="00843B1E"/>
    <w:rsid w:val="00843D05"/>
    <w:rsid w:val="00843F25"/>
    <w:rsid w:val="0084444A"/>
    <w:rsid w:val="0084476E"/>
    <w:rsid w:val="008448EF"/>
    <w:rsid w:val="00844956"/>
    <w:rsid w:val="0084592E"/>
    <w:rsid w:val="00845D79"/>
    <w:rsid w:val="0084652E"/>
    <w:rsid w:val="00846A6C"/>
    <w:rsid w:val="00846DDF"/>
    <w:rsid w:val="00846E67"/>
    <w:rsid w:val="00847427"/>
    <w:rsid w:val="008474D6"/>
    <w:rsid w:val="008479C1"/>
    <w:rsid w:val="00847A29"/>
    <w:rsid w:val="008500CD"/>
    <w:rsid w:val="00850BAC"/>
    <w:rsid w:val="008513E5"/>
    <w:rsid w:val="008517FA"/>
    <w:rsid w:val="00852195"/>
    <w:rsid w:val="00853154"/>
    <w:rsid w:val="008534CF"/>
    <w:rsid w:val="00854705"/>
    <w:rsid w:val="008554B0"/>
    <w:rsid w:val="0085570A"/>
    <w:rsid w:val="0085577F"/>
    <w:rsid w:val="00855A2F"/>
    <w:rsid w:val="00856271"/>
    <w:rsid w:val="00856813"/>
    <w:rsid w:val="008569DD"/>
    <w:rsid w:val="00857138"/>
    <w:rsid w:val="00857251"/>
    <w:rsid w:val="0085765B"/>
    <w:rsid w:val="00857749"/>
    <w:rsid w:val="00857B92"/>
    <w:rsid w:val="00857CFE"/>
    <w:rsid w:val="00860D9F"/>
    <w:rsid w:val="008613D2"/>
    <w:rsid w:val="00861F82"/>
    <w:rsid w:val="00862552"/>
    <w:rsid w:val="00862ABB"/>
    <w:rsid w:val="0086323E"/>
    <w:rsid w:val="00863342"/>
    <w:rsid w:val="00863361"/>
    <w:rsid w:val="0086349C"/>
    <w:rsid w:val="0086352C"/>
    <w:rsid w:val="00863947"/>
    <w:rsid w:val="00863FAF"/>
    <w:rsid w:val="0086426B"/>
    <w:rsid w:val="00864CE0"/>
    <w:rsid w:val="00866458"/>
    <w:rsid w:val="008665E3"/>
    <w:rsid w:val="008673B3"/>
    <w:rsid w:val="008676EE"/>
    <w:rsid w:val="00867C06"/>
    <w:rsid w:val="00872005"/>
    <w:rsid w:val="008721A9"/>
    <w:rsid w:val="00872D87"/>
    <w:rsid w:val="00872E66"/>
    <w:rsid w:val="008736A2"/>
    <w:rsid w:val="008744F4"/>
    <w:rsid w:val="00874A4F"/>
    <w:rsid w:val="0087539D"/>
    <w:rsid w:val="0087606E"/>
    <w:rsid w:val="008762E9"/>
    <w:rsid w:val="008765FA"/>
    <w:rsid w:val="00876A8F"/>
    <w:rsid w:val="00876E00"/>
    <w:rsid w:val="00876E13"/>
    <w:rsid w:val="00876E2C"/>
    <w:rsid w:val="0087785D"/>
    <w:rsid w:val="00877EAF"/>
    <w:rsid w:val="00881059"/>
    <w:rsid w:val="00883782"/>
    <w:rsid w:val="00883961"/>
    <w:rsid w:val="00884AA6"/>
    <w:rsid w:val="00884C8B"/>
    <w:rsid w:val="008858AC"/>
    <w:rsid w:val="00885C41"/>
    <w:rsid w:val="00885D2A"/>
    <w:rsid w:val="00886130"/>
    <w:rsid w:val="00886192"/>
    <w:rsid w:val="008862DE"/>
    <w:rsid w:val="0088661A"/>
    <w:rsid w:val="00886954"/>
    <w:rsid w:val="00887551"/>
    <w:rsid w:val="008903FD"/>
    <w:rsid w:val="00890933"/>
    <w:rsid w:val="00890F86"/>
    <w:rsid w:val="008913C4"/>
    <w:rsid w:val="00891A13"/>
    <w:rsid w:val="00891E60"/>
    <w:rsid w:val="008920A1"/>
    <w:rsid w:val="008923AE"/>
    <w:rsid w:val="00892AE2"/>
    <w:rsid w:val="00892AFC"/>
    <w:rsid w:val="00892BCF"/>
    <w:rsid w:val="008931C9"/>
    <w:rsid w:val="00894F14"/>
    <w:rsid w:val="008956D1"/>
    <w:rsid w:val="00895764"/>
    <w:rsid w:val="00895ADF"/>
    <w:rsid w:val="00895E5E"/>
    <w:rsid w:val="0089620F"/>
    <w:rsid w:val="00896467"/>
    <w:rsid w:val="008964AB"/>
    <w:rsid w:val="008964BB"/>
    <w:rsid w:val="00896855"/>
    <w:rsid w:val="00896D90"/>
    <w:rsid w:val="00896F21"/>
    <w:rsid w:val="00896FE3"/>
    <w:rsid w:val="0089782C"/>
    <w:rsid w:val="008978AD"/>
    <w:rsid w:val="008979E4"/>
    <w:rsid w:val="00897B3E"/>
    <w:rsid w:val="00897D7A"/>
    <w:rsid w:val="008A1DED"/>
    <w:rsid w:val="008A2251"/>
    <w:rsid w:val="008A22B6"/>
    <w:rsid w:val="008A2C5F"/>
    <w:rsid w:val="008A3317"/>
    <w:rsid w:val="008A370E"/>
    <w:rsid w:val="008A42C8"/>
    <w:rsid w:val="008A4FA3"/>
    <w:rsid w:val="008A5B0A"/>
    <w:rsid w:val="008A5C4A"/>
    <w:rsid w:val="008A607E"/>
    <w:rsid w:val="008A6404"/>
    <w:rsid w:val="008A6CDD"/>
    <w:rsid w:val="008A6DB9"/>
    <w:rsid w:val="008A6DDF"/>
    <w:rsid w:val="008A7275"/>
    <w:rsid w:val="008A72F0"/>
    <w:rsid w:val="008A7882"/>
    <w:rsid w:val="008B0C87"/>
    <w:rsid w:val="008B12E9"/>
    <w:rsid w:val="008B1F96"/>
    <w:rsid w:val="008B2014"/>
    <w:rsid w:val="008B268B"/>
    <w:rsid w:val="008B2B58"/>
    <w:rsid w:val="008B30EC"/>
    <w:rsid w:val="008B3EFD"/>
    <w:rsid w:val="008B4A76"/>
    <w:rsid w:val="008B52F5"/>
    <w:rsid w:val="008B5D3A"/>
    <w:rsid w:val="008B643E"/>
    <w:rsid w:val="008B6D40"/>
    <w:rsid w:val="008B6DC7"/>
    <w:rsid w:val="008B6DFF"/>
    <w:rsid w:val="008B76C5"/>
    <w:rsid w:val="008B7C5D"/>
    <w:rsid w:val="008B7D70"/>
    <w:rsid w:val="008C1303"/>
    <w:rsid w:val="008C13CE"/>
    <w:rsid w:val="008C1BB4"/>
    <w:rsid w:val="008C2FCC"/>
    <w:rsid w:val="008C3F21"/>
    <w:rsid w:val="008C418A"/>
    <w:rsid w:val="008C4881"/>
    <w:rsid w:val="008C4CEF"/>
    <w:rsid w:val="008C514A"/>
    <w:rsid w:val="008C5820"/>
    <w:rsid w:val="008C6CC6"/>
    <w:rsid w:val="008C7C6B"/>
    <w:rsid w:val="008C7D12"/>
    <w:rsid w:val="008D04D4"/>
    <w:rsid w:val="008D15E2"/>
    <w:rsid w:val="008D1CAD"/>
    <w:rsid w:val="008D21D5"/>
    <w:rsid w:val="008D2737"/>
    <w:rsid w:val="008D2F2B"/>
    <w:rsid w:val="008D2F2D"/>
    <w:rsid w:val="008D3541"/>
    <w:rsid w:val="008D3718"/>
    <w:rsid w:val="008D4024"/>
    <w:rsid w:val="008D4148"/>
    <w:rsid w:val="008D5007"/>
    <w:rsid w:val="008D6B15"/>
    <w:rsid w:val="008D6C0D"/>
    <w:rsid w:val="008D7251"/>
    <w:rsid w:val="008E05A4"/>
    <w:rsid w:val="008E0812"/>
    <w:rsid w:val="008E09CF"/>
    <w:rsid w:val="008E19AA"/>
    <w:rsid w:val="008E1A58"/>
    <w:rsid w:val="008E2139"/>
    <w:rsid w:val="008E2563"/>
    <w:rsid w:val="008E2F73"/>
    <w:rsid w:val="008E31FC"/>
    <w:rsid w:val="008E358F"/>
    <w:rsid w:val="008E35E9"/>
    <w:rsid w:val="008E4207"/>
    <w:rsid w:val="008E4371"/>
    <w:rsid w:val="008E4B29"/>
    <w:rsid w:val="008E5EF0"/>
    <w:rsid w:val="008E5F90"/>
    <w:rsid w:val="008E6229"/>
    <w:rsid w:val="008F0B21"/>
    <w:rsid w:val="008F1541"/>
    <w:rsid w:val="008F23A1"/>
    <w:rsid w:val="008F24CD"/>
    <w:rsid w:val="008F2D6A"/>
    <w:rsid w:val="008F2EBA"/>
    <w:rsid w:val="008F3336"/>
    <w:rsid w:val="008F3B2F"/>
    <w:rsid w:val="008F4CC7"/>
    <w:rsid w:val="008F505E"/>
    <w:rsid w:val="008F543A"/>
    <w:rsid w:val="008F6DE6"/>
    <w:rsid w:val="008F700B"/>
    <w:rsid w:val="008F7060"/>
    <w:rsid w:val="008F720D"/>
    <w:rsid w:val="008F7B3F"/>
    <w:rsid w:val="009001E7"/>
    <w:rsid w:val="009002E0"/>
    <w:rsid w:val="00900654"/>
    <w:rsid w:val="00900D32"/>
    <w:rsid w:val="00900F2C"/>
    <w:rsid w:val="009011FB"/>
    <w:rsid w:val="00901C39"/>
    <w:rsid w:val="00901C90"/>
    <w:rsid w:val="00902404"/>
    <w:rsid w:val="00904075"/>
    <w:rsid w:val="009043FE"/>
    <w:rsid w:val="00906207"/>
    <w:rsid w:val="009102D3"/>
    <w:rsid w:val="009105C2"/>
    <w:rsid w:val="00910BBF"/>
    <w:rsid w:val="00910CFB"/>
    <w:rsid w:val="009112FB"/>
    <w:rsid w:val="00911411"/>
    <w:rsid w:val="00911614"/>
    <w:rsid w:val="0091192F"/>
    <w:rsid w:val="009121F7"/>
    <w:rsid w:val="00912530"/>
    <w:rsid w:val="009131B3"/>
    <w:rsid w:val="00913B55"/>
    <w:rsid w:val="00913C27"/>
    <w:rsid w:val="00913E58"/>
    <w:rsid w:val="00914C18"/>
    <w:rsid w:val="00914D9A"/>
    <w:rsid w:val="00914DB0"/>
    <w:rsid w:val="00914EBF"/>
    <w:rsid w:val="00914FBD"/>
    <w:rsid w:val="00915AAF"/>
    <w:rsid w:val="009163E9"/>
    <w:rsid w:val="00916753"/>
    <w:rsid w:val="00916D76"/>
    <w:rsid w:val="009171FB"/>
    <w:rsid w:val="009174C2"/>
    <w:rsid w:val="00917921"/>
    <w:rsid w:val="00920CF0"/>
    <w:rsid w:val="00920D2D"/>
    <w:rsid w:val="009211FF"/>
    <w:rsid w:val="0092131C"/>
    <w:rsid w:val="009214BA"/>
    <w:rsid w:val="009217AF"/>
    <w:rsid w:val="009221D6"/>
    <w:rsid w:val="009222D5"/>
    <w:rsid w:val="00922384"/>
    <w:rsid w:val="009228CD"/>
    <w:rsid w:val="00922AC8"/>
    <w:rsid w:val="00922B81"/>
    <w:rsid w:val="00922FF5"/>
    <w:rsid w:val="009230CF"/>
    <w:rsid w:val="00923861"/>
    <w:rsid w:val="009239C0"/>
    <w:rsid w:val="00923D6E"/>
    <w:rsid w:val="00924076"/>
    <w:rsid w:val="0092662B"/>
    <w:rsid w:val="00926B3E"/>
    <w:rsid w:val="00927297"/>
    <w:rsid w:val="0092732B"/>
    <w:rsid w:val="0093065A"/>
    <w:rsid w:val="00930FFC"/>
    <w:rsid w:val="0093112C"/>
    <w:rsid w:val="0093132C"/>
    <w:rsid w:val="00931DA2"/>
    <w:rsid w:val="0093336B"/>
    <w:rsid w:val="009339BC"/>
    <w:rsid w:val="00933DE6"/>
    <w:rsid w:val="00934883"/>
    <w:rsid w:val="00934A5C"/>
    <w:rsid w:val="00934C98"/>
    <w:rsid w:val="009350C2"/>
    <w:rsid w:val="009355CE"/>
    <w:rsid w:val="009358BE"/>
    <w:rsid w:val="00936AD0"/>
    <w:rsid w:val="00940114"/>
    <w:rsid w:val="00940298"/>
    <w:rsid w:val="00940548"/>
    <w:rsid w:val="00940BA7"/>
    <w:rsid w:val="00940D56"/>
    <w:rsid w:val="00940E03"/>
    <w:rsid w:val="009414E9"/>
    <w:rsid w:val="00941FF5"/>
    <w:rsid w:val="00943123"/>
    <w:rsid w:val="00943BFC"/>
    <w:rsid w:val="00943C6A"/>
    <w:rsid w:val="00943D96"/>
    <w:rsid w:val="009446BB"/>
    <w:rsid w:val="009448B5"/>
    <w:rsid w:val="00945381"/>
    <w:rsid w:val="00946B39"/>
    <w:rsid w:val="0095012A"/>
    <w:rsid w:val="00951597"/>
    <w:rsid w:val="0095164B"/>
    <w:rsid w:val="00951D95"/>
    <w:rsid w:val="009522DD"/>
    <w:rsid w:val="009522E6"/>
    <w:rsid w:val="00952593"/>
    <w:rsid w:val="00952BDE"/>
    <w:rsid w:val="00953018"/>
    <w:rsid w:val="00953BC6"/>
    <w:rsid w:val="00953CC3"/>
    <w:rsid w:val="009548D2"/>
    <w:rsid w:val="00955033"/>
    <w:rsid w:val="009551C5"/>
    <w:rsid w:val="0095564E"/>
    <w:rsid w:val="0095583D"/>
    <w:rsid w:val="00956649"/>
    <w:rsid w:val="00956AD8"/>
    <w:rsid w:val="0095754A"/>
    <w:rsid w:val="00957DE6"/>
    <w:rsid w:val="009604FB"/>
    <w:rsid w:val="00960585"/>
    <w:rsid w:val="00961591"/>
    <w:rsid w:val="00961BCB"/>
    <w:rsid w:val="00961C55"/>
    <w:rsid w:val="00961F74"/>
    <w:rsid w:val="00962120"/>
    <w:rsid w:val="009629C1"/>
    <w:rsid w:val="00962FBF"/>
    <w:rsid w:val="00963550"/>
    <w:rsid w:val="00964322"/>
    <w:rsid w:val="009644CD"/>
    <w:rsid w:val="009644D2"/>
    <w:rsid w:val="00964ACB"/>
    <w:rsid w:val="00966B7B"/>
    <w:rsid w:val="00966E5E"/>
    <w:rsid w:val="00966EFA"/>
    <w:rsid w:val="00967591"/>
    <w:rsid w:val="009675E4"/>
    <w:rsid w:val="00967D9F"/>
    <w:rsid w:val="009700FE"/>
    <w:rsid w:val="00970E59"/>
    <w:rsid w:val="00971274"/>
    <w:rsid w:val="009715FF"/>
    <w:rsid w:val="00971ADD"/>
    <w:rsid w:val="00971B2E"/>
    <w:rsid w:val="00971F01"/>
    <w:rsid w:val="00971F0E"/>
    <w:rsid w:val="009735B7"/>
    <w:rsid w:val="009738F5"/>
    <w:rsid w:val="00974723"/>
    <w:rsid w:val="00975AA5"/>
    <w:rsid w:val="009768B2"/>
    <w:rsid w:val="00976ED0"/>
    <w:rsid w:val="00977618"/>
    <w:rsid w:val="009801F4"/>
    <w:rsid w:val="009816FF"/>
    <w:rsid w:val="00981EBA"/>
    <w:rsid w:val="00982CFC"/>
    <w:rsid w:val="0098333A"/>
    <w:rsid w:val="00983636"/>
    <w:rsid w:val="00983719"/>
    <w:rsid w:val="00983C76"/>
    <w:rsid w:val="00983EBE"/>
    <w:rsid w:val="0098473D"/>
    <w:rsid w:val="00985328"/>
    <w:rsid w:val="00986557"/>
    <w:rsid w:val="0098680D"/>
    <w:rsid w:val="0098710E"/>
    <w:rsid w:val="00987281"/>
    <w:rsid w:val="0098787F"/>
    <w:rsid w:val="00991958"/>
    <w:rsid w:val="009927C6"/>
    <w:rsid w:val="0099285E"/>
    <w:rsid w:val="00992DD1"/>
    <w:rsid w:val="00992DDF"/>
    <w:rsid w:val="00993175"/>
    <w:rsid w:val="00993EA8"/>
    <w:rsid w:val="00994448"/>
    <w:rsid w:val="0099490E"/>
    <w:rsid w:val="00994E23"/>
    <w:rsid w:val="0099577E"/>
    <w:rsid w:val="0099610F"/>
    <w:rsid w:val="00997113"/>
    <w:rsid w:val="009A013B"/>
    <w:rsid w:val="009A0522"/>
    <w:rsid w:val="009A1306"/>
    <w:rsid w:val="009A19CB"/>
    <w:rsid w:val="009A1DB0"/>
    <w:rsid w:val="009A2D08"/>
    <w:rsid w:val="009A2DC6"/>
    <w:rsid w:val="009A344C"/>
    <w:rsid w:val="009A367C"/>
    <w:rsid w:val="009A396C"/>
    <w:rsid w:val="009A4FEF"/>
    <w:rsid w:val="009A5D8B"/>
    <w:rsid w:val="009A696D"/>
    <w:rsid w:val="009A72FF"/>
    <w:rsid w:val="009A7516"/>
    <w:rsid w:val="009A7A5A"/>
    <w:rsid w:val="009A7C6F"/>
    <w:rsid w:val="009A7DA5"/>
    <w:rsid w:val="009B0401"/>
    <w:rsid w:val="009B0C97"/>
    <w:rsid w:val="009B1019"/>
    <w:rsid w:val="009B1738"/>
    <w:rsid w:val="009B17CE"/>
    <w:rsid w:val="009B1BDD"/>
    <w:rsid w:val="009B2160"/>
    <w:rsid w:val="009B23E9"/>
    <w:rsid w:val="009B2A39"/>
    <w:rsid w:val="009B2B96"/>
    <w:rsid w:val="009B3607"/>
    <w:rsid w:val="009B49F9"/>
    <w:rsid w:val="009B56EE"/>
    <w:rsid w:val="009B5B5F"/>
    <w:rsid w:val="009B5D28"/>
    <w:rsid w:val="009B5F57"/>
    <w:rsid w:val="009B63F9"/>
    <w:rsid w:val="009B6C7F"/>
    <w:rsid w:val="009B72BF"/>
    <w:rsid w:val="009B7467"/>
    <w:rsid w:val="009B773E"/>
    <w:rsid w:val="009B7A8C"/>
    <w:rsid w:val="009B7FFB"/>
    <w:rsid w:val="009C1095"/>
    <w:rsid w:val="009C1771"/>
    <w:rsid w:val="009C1C9A"/>
    <w:rsid w:val="009C1EAB"/>
    <w:rsid w:val="009C1ED6"/>
    <w:rsid w:val="009C26F0"/>
    <w:rsid w:val="009C27CA"/>
    <w:rsid w:val="009C3B9B"/>
    <w:rsid w:val="009C492F"/>
    <w:rsid w:val="009C4C1C"/>
    <w:rsid w:val="009C4D89"/>
    <w:rsid w:val="009C5305"/>
    <w:rsid w:val="009C568F"/>
    <w:rsid w:val="009C6339"/>
    <w:rsid w:val="009C69A3"/>
    <w:rsid w:val="009C725C"/>
    <w:rsid w:val="009C7347"/>
    <w:rsid w:val="009C7DCB"/>
    <w:rsid w:val="009D1C23"/>
    <w:rsid w:val="009D30EE"/>
    <w:rsid w:val="009D31F7"/>
    <w:rsid w:val="009D4B59"/>
    <w:rsid w:val="009D50E5"/>
    <w:rsid w:val="009D5F9B"/>
    <w:rsid w:val="009D6027"/>
    <w:rsid w:val="009D743B"/>
    <w:rsid w:val="009D745C"/>
    <w:rsid w:val="009E063B"/>
    <w:rsid w:val="009E06F4"/>
    <w:rsid w:val="009E17F3"/>
    <w:rsid w:val="009E1B3F"/>
    <w:rsid w:val="009E1C6D"/>
    <w:rsid w:val="009E2175"/>
    <w:rsid w:val="009E28D5"/>
    <w:rsid w:val="009E2DEB"/>
    <w:rsid w:val="009E2E4A"/>
    <w:rsid w:val="009E3401"/>
    <w:rsid w:val="009E3C8A"/>
    <w:rsid w:val="009E46B8"/>
    <w:rsid w:val="009E4CF3"/>
    <w:rsid w:val="009E56B5"/>
    <w:rsid w:val="009E5AA7"/>
    <w:rsid w:val="009F0039"/>
    <w:rsid w:val="009F0AB2"/>
    <w:rsid w:val="009F0B8F"/>
    <w:rsid w:val="009F11BE"/>
    <w:rsid w:val="009F1F6E"/>
    <w:rsid w:val="009F2150"/>
    <w:rsid w:val="009F26F8"/>
    <w:rsid w:val="009F2E87"/>
    <w:rsid w:val="009F2E98"/>
    <w:rsid w:val="009F355D"/>
    <w:rsid w:val="009F3B58"/>
    <w:rsid w:val="009F4049"/>
    <w:rsid w:val="009F4B3E"/>
    <w:rsid w:val="009F5106"/>
    <w:rsid w:val="009F5782"/>
    <w:rsid w:val="009F57BF"/>
    <w:rsid w:val="009F5DB0"/>
    <w:rsid w:val="009F6787"/>
    <w:rsid w:val="009F7B42"/>
    <w:rsid w:val="009F7CAF"/>
    <w:rsid w:val="00A009AF"/>
    <w:rsid w:val="00A010C8"/>
    <w:rsid w:val="00A01A13"/>
    <w:rsid w:val="00A0221A"/>
    <w:rsid w:val="00A02648"/>
    <w:rsid w:val="00A02E6D"/>
    <w:rsid w:val="00A02F07"/>
    <w:rsid w:val="00A031CA"/>
    <w:rsid w:val="00A0402F"/>
    <w:rsid w:val="00A04E73"/>
    <w:rsid w:val="00A0741B"/>
    <w:rsid w:val="00A07517"/>
    <w:rsid w:val="00A07A0E"/>
    <w:rsid w:val="00A07B7E"/>
    <w:rsid w:val="00A104B6"/>
    <w:rsid w:val="00A1074A"/>
    <w:rsid w:val="00A109DB"/>
    <w:rsid w:val="00A11000"/>
    <w:rsid w:val="00A110D4"/>
    <w:rsid w:val="00A11BD5"/>
    <w:rsid w:val="00A11FC7"/>
    <w:rsid w:val="00A12102"/>
    <w:rsid w:val="00A125AF"/>
    <w:rsid w:val="00A12670"/>
    <w:rsid w:val="00A12678"/>
    <w:rsid w:val="00A12C8F"/>
    <w:rsid w:val="00A13AA7"/>
    <w:rsid w:val="00A15168"/>
    <w:rsid w:val="00A15894"/>
    <w:rsid w:val="00A15B45"/>
    <w:rsid w:val="00A15D83"/>
    <w:rsid w:val="00A16313"/>
    <w:rsid w:val="00A171DD"/>
    <w:rsid w:val="00A17639"/>
    <w:rsid w:val="00A17CEF"/>
    <w:rsid w:val="00A17D71"/>
    <w:rsid w:val="00A17F92"/>
    <w:rsid w:val="00A17FEC"/>
    <w:rsid w:val="00A200F5"/>
    <w:rsid w:val="00A20714"/>
    <w:rsid w:val="00A20AF9"/>
    <w:rsid w:val="00A20CC8"/>
    <w:rsid w:val="00A21061"/>
    <w:rsid w:val="00A2148A"/>
    <w:rsid w:val="00A220D7"/>
    <w:rsid w:val="00A22CB7"/>
    <w:rsid w:val="00A22D39"/>
    <w:rsid w:val="00A22D40"/>
    <w:rsid w:val="00A2369C"/>
    <w:rsid w:val="00A23707"/>
    <w:rsid w:val="00A23810"/>
    <w:rsid w:val="00A24AB6"/>
    <w:rsid w:val="00A25776"/>
    <w:rsid w:val="00A25D86"/>
    <w:rsid w:val="00A25DE3"/>
    <w:rsid w:val="00A27EE6"/>
    <w:rsid w:val="00A305DC"/>
    <w:rsid w:val="00A30E1D"/>
    <w:rsid w:val="00A30E23"/>
    <w:rsid w:val="00A318DB"/>
    <w:rsid w:val="00A322B1"/>
    <w:rsid w:val="00A3278C"/>
    <w:rsid w:val="00A32B1B"/>
    <w:rsid w:val="00A32B7F"/>
    <w:rsid w:val="00A33079"/>
    <w:rsid w:val="00A330A6"/>
    <w:rsid w:val="00A33E50"/>
    <w:rsid w:val="00A34887"/>
    <w:rsid w:val="00A35B9B"/>
    <w:rsid w:val="00A35CEF"/>
    <w:rsid w:val="00A35E09"/>
    <w:rsid w:val="00A365B0"/>
    <w:rsid w:val="00A374E7"/>
    <w:rsid w:val="00A417A9"/>
    <w:rsid w:val="00A41BA0"/>
    <w:rsid w:val="00A41E83"/>
    <w:rsid w:val="00A42165"/>
    <w:rsid w:val="00A42CCB"/>
    <w:rsid w:val="00A4374E"/>
    <w:rsid w:val="00A43A67"/>
    <w:rsid w:val="00A43A6C"/>
    <w:rsid w:val="00A4468E"/>
    <w:rsid w:val="00A457F7"/>
    <w:rsid w:val="00A46528"/>
    <w:rsid w:val="00A4714A"/>
    <w:rsid w:val="00A502F3"/>
    <w:rsid w:val="00A50425"/>
    <w:rsid w:val="00A50536"/>
    <w:rsid w:val="00A508EA"/>
    <w:rsid w:val="00A50BE2"/>
    <w:rsid w:val="00A51BCF"/>
    <w:rsid w:val="00A51E86"/>
    <w:rsid w:val="00A51F32"/>
    <w:rsid w:val="00A522F7"/>
    <w:rsid w:val="00A5332C"/>
    <w:rsid w:val="00A537B5"/>
    <w:rsid w:val="00A53C71"/>
    <w:rsid w:val="00A53FA6"/>
    <w:rsid w:val="00A5425F"/>
    <w:rsid w:val="00A546E6"/>
    <w:rsid w:val="00A55DD1"/>
    <w:rsid w:val="00A562AF"/>
    <w:rsid w:val="00A562DF"/>
    <w:rsid w:val="00A563BE"/>
    <w:rsid w:val="00A56628"/>
    <w:rsid w:val="00A567C7"/>
    <w:rsid w:val="00A6060D"/>
    <w:rsid w:val="00A607F1"/>
    <w:rsid w:val="00A6118D"/>
    <w:rsid w:val="00A61625"/>
    <w:rsid w:val="00A62625"/>
    <w:rsid w:val="00A62787"/>
    <w:rsid w:val="00A629B2"/>
    <w:rsid w:val="00A62C8B"/>
    <w:rsid w:val="00A6357F"/>
    <w:rsid w:val="00A63E8D"/>
    <w:rsid w:val="00A6446E"/>
    <w:rsid w:val="00A65577"/>
    <w:rsid w:val="00A656EC"/>
    <w:rsid w:val="00A65CC5"/>
    <w:rsid w:val="00A65D5A"/>
    <w:rsid w:val="00A6654F"/>
    <w:rsid w:val="00A66BEF"/>
    <w:rsid w:val="00A66D39"/>
    <w:rsid w:val="00A66DA9"/>
    <w:rsid w:val="00A671DE"/>
    <w:rsid w:val="00A7014F"/>
    <w:rsid w:val="00A7052E"/>
    <w:rsid w:val="00A70751"/>
    <w:rsid w:val="00A70BAB"/>
    <w:rsid w:val="00A71AE8"/>
    <w:rsid w:val="00A7206F"/>
    <w:rsid w:val="00A7242F"/>
    <w:rsid w:val="00A7247B"/>
    <w:rsid w:val="00A734D2"/>
    <w:rsid w:val="00A7354D"/>
    <w:rsid w:val="00A7369B"/>
    <w:rsid w:val="00A73FD8"/>
    <w:rsid w:val="00A73FDB"/>
    <w:rsid w:val="00A752AE"/>
    <w:rsid w:val="00A761C5"/>
    <w:rsid w:val="00A763A7"/>
    <w:rsid w:val="00A764E5"/>
    <w:rsid w:val="00A76712"/>
    <w:rsid w:val="00A7705F"/>
    <w:rsid w:val="00A8008F"/>
    <w:rsid w:val="00A80213"/>
    <w:rsid w:val="00A8027B"/>
    <w:rsid w:val="00A804EE"/>
    <w:rsid w:val="00A809AE"/>
    <w:rsid w:val="00A80A26"/>
    <w:rsid w:val="00A810F6"/>
    <w:rsid w:val="00A811B2"/>
    <w:rsid w:val="00A819BE"/>
    <w:rsid w:val="00A81BCF"/>
    <w:rsid w:val="00A82B3C"/>
    <w:rsid w:val="00A83227"/>
    <w:rsid w:val="00A84107"/>
    <w:rsid w:val="00A84CF3"/>
    <w:rsid w:val="00A864F9"/>
    <w:rsid w:val="00A879D1"/>
    <w:rsid w:val="00A87E0F"/>
    <w:rsid w:val="00A901CB"/>
    <w:rsid w:val="00A90E99"/>
    <w:rsid w:val="00A91038"/>
    <w:rsid w:val="00A911B8"/>
    <w:rsid w:val="00A91CA2"/>
    <w:rsid w:val="00A92401"/>
    <w:rsid w:val="00A92467"/>
    <w:rsid w:val="00A93FDF"/>
    <w:rsid w:val="00A9463A"/>
    <w:rsid w:val="00A94874"/>
    <w:rsid w:val="00A9507D"/>
    <w:rsid w:val="00A953CC"/>
    <w:rsid w:val="00A956DD"/>
    <w:rsid w:val="00A958C8"/>
    <w:rsid w:val="00A96945"/>
    <w:rsid w:val="00AA0197"/>
    <w:rsid w:val="00AA110C"/>
    <w:rsid w:val="00AA1265"/>
    <w:rsid w:val="00AA17EF"/>
    <w:rsid w:val="00AA19E0"/>
    <w:rsid w:val="00AA19E1"/>
    <w:rsid w:val="00AA2DF0"/>
    <w:rsid w:val="00AA3447"/>
    <w:rsid w:val="00AA3B0E"/>
    <w:rsid w:val="00AA3CA1"/>
    <w:rsid w:val="00AA3CFC"/>
    <w:rsid w:val="00AA4151"/>
    <w:rsid w:val="00AA4290"/>
    <w:rsid w:val="00AA43EB"/>
    <w:rsid w:val="00AA4C92"/>
    <w:rsid w:val="00AA517F"/>
    <w:rsid w:val="00AA6BE2"/>
    <w:rsid w:val="00AA6F24"/>
    <w:rsid w:val="00AA7DE6"/>
    <w:rsid w:val="00AB0D2F"/>
    <w:rsid w:val="00AB103A"/>
    <w:rsid w:val="00AB140D"/>
    <w:rsid w:val="00AB180F"/>
    <w:rsid w:val="00AB1815"/>
    <w:rsid w:val="00AB29BF"/>
    <w:rsid w:val="00AB3498"/>
    <w:rsid w:val="00AB47C4"/>
    <w:rsid w:val="00AB534E"/>
    <w:rsid w:val="00AB5A63"/>
    <w:rsid w:val="00AB6043"/>
    <w:rsid w:val="00AB6871"/>
    <w:rsid w:val="00AB70D2"/>
    <w:rsid w:val="00AB7286"/>
    <w:rsid w:val="00AB7A7C"/>
    <w:rsid w:val="00AB7FA9"/>
    <w:rsid w:val="00AC011B"/>
    <w:rsid w:val="00AC089F"/>
    <w:rsid w:val="00AC0C70"/>
    <w:rsid w:val="00AC1497"/>
    <w:rsid w:val="00AC227F"/>
    <w:rsid w:val="00AC2346"/>
    <w:rsid w:val="00AC33CF"/>
    <w:rsid w:val="00AC367D"/>
    <w:rsid w:val="00AC3BF9"/>
    <w:rsid w:val="00AC44E1"/>
    <w:rsid w:val="00AC5726"/>
    <w:rsid w:val="00AC5995"/>
    <w:rsid w:val="00AC63F9"/>
    <w:rsid w:val="00AC6C2A"/>
    <w:rsid w:val="00AC76D2"/>
    <w:rsid w:val="00AC7E19"/>
    <w:rsid w:val="00AD0079"/>
    <w:rsid w:val="00AD0386"/>
    <w:rsid w:val="00AD05E2"/>
    <w:rsid w:val="00AD0FFD"/>
    <w:rsid w:val="00AD1C4D"/>
    <w:rsid w:val="00AD2365"/>
    <w:rsid w:val="00AD2A7D"/>
    <w:rsid w:val="00AD2D38"/>
    <w:rsid w:val="00AD30F6"/>
    <w:rsid w:val="00AD36C7"/>
    <w:rsid w:val="00AD3ADC"/>
    <w:rsid w:val="00AD4062"/>
    <w:rsid w:val="00AD4874"/>
    <w:rsid w:val="00AD60E2"/>
    <w:rsid w:val="00AD6828"/>
    <w:rsid w:val="00AD6ACF"/>
    <w:rsid w:val="00AD797D"/>
    <w:rsid w:val="00AD7AD7"/>
    <w:rsid w:val="00AE104D"/>
    <w:rsid w:val="00AE16E2"/>
    <w:rsid w:val="00AE28DE"/>
    <w:rsid w:val="00AE39D2"/>
    <w:rsid w:val="00AE3E9F"/>
    <w:rsid w:val="00AE4226"/>
    <w:rsid w:val="00AE4AB8"/>
    <w:rsid w:val="00AE4B32"/>
    <w:rsid w:val="00AE50B0"/>
    <w:rsid w:val="00AE538C"/>
    <w:rsid w:val="00AE5C67"/>
    <w:rsid w:val="00AE5F74"/>
    <w:rsid w:val="00AE6302"/>
    <w:rsid w:val="00AE68BE"/>
    <w:rsid w:val="00AE6B42"/>
    <w:rsid w:val="00AE6E4C"/>
    <w:rsid w:val="00AE74A6"/>
    <w:rsid w:val="00AE785E"/>
    <w:rsid w:val="00AE7F89"/>
    <w:rsid w:val="00AF0439"/>
    <w:rsid w:val="00AF04B3"/>
    <w:rsid w:val="00AF052B"/>
    <w:rsid w:val="00AF26CC"/>
    <w:rsid w:val="00AF3416"/>
    <w:rsid w:val="00AF41D8"/>
    <w:rsid w:val="00AF4293"/>
    <w:rsid w:val="00AF47CE"/>
    <w:rsid w:val="00AF51A7"/>
    <w:rsid w:val="00AF51E6"/>
    <w:rsid w:val="00AF5868"/>
    <w:rsid w:val="00AF5E55"/>
    <w:rsid w:val="00AF739E"/>
    <w:rsid w:val="00AF7703"/>
    <w:rsid w:val="00AF7910"/>
    <w:rsid w:val="00AF79A4"/>
    <w:rsid w:val="00B004D2"/>
    <w:rsid w:val="00B006A6"/>
    <w:rsid w:val="00B00919"/>
    <w:rsid w:val="00B01C05"/>
    <w:rsid w:val="00B03B87"/>
    <w:rsid w:val="00B04082"/>
    <w:rsid w:val="00B04183"/>
    <w:rsid w:val="00B046B2"/>
    <w:rsid w:val="00B046F1"/>
    <w:rsid w:val="00B04784"/>
    <w:rsid w:val="00B04D39"/>
    <w:rsid w:val="00B0520C"/>
    <w:rsid w:val="00B059BC"/>
    <w:rsid w:val="00B06CC0"/>
    <w:rsid w:val="00B06D6F"/>
    <w:rsid w:val="00B07A65"/>
    <w:rsid w:val="00B07AAD"/>
    <w:rsid w:val="00B07C09"/>
    <w:rsid w:val="00B1049C"/>
    <w:rsid w:val="00B10544"/>
    <w:rsid w:val="00B10AE2"/>
    <w:rsid w:val="00B11471"/>
    <w:rsid w:val="00B11955"/>
    <w:rsid w:val="00B125F3"/>
    <w:rsid w:val="00B128E5"/>
    <w:rsid w:val="00B12C7E"/>
    <w:rsid w:val="00B12CCD"/>
    <w:rsid w:val="00B1334B"/>
    <w:rsid w:val="00B13FC5"/>
    <w:rsid w:val="00B143F1"/>
    <w:rsid w:val="00B1459F"/>
    <w:rsid w:val="00B1504A"/>
    <w:rsid w:val="00B15783"/>
    <w:rsid w:val="00B15C12"/>
    <w:rsid w:val="00B1608F"/>
    <w:rsid w:val="00B16275"/>
    <w:rsid w:val="00B1654B"/>
    <w:rsid w:val="00B16EB6"/>
    <w:rsid w:val="00B17D0D"/>
    <w:rsid w:val="00B17EEA"/>
    <w:rsid w:val="00B17F32"/>
    <w:rsid w:val="00B20232"/>
    <w:rsid w:val="00B20EA0"/>
    <w:rsid w:val="00B21227"/>
    <w:rsid w:val="00B2398F"/>
    <w:rsid w:val="00B23A37"/>
    <w:rsid w:val="00B23C17"/>
    <w:rsid w:val="00B241B7"/>
    <w:rsid w:val="00B2446C"/>
    <w:rsid w:val="00B245BD"/>
    <w:rsid w:val="00B24F46"/>
    <w:rsid w:val="00B25239"/>
    <w:rsid w:val="00B267E7"/>
    <w:rsid w:val="00B26978"/>
    <w:rsid w:val="00B2743F"/>
    <w:rsid w:val="00B3116F"/>
    <w:rsid w:val="00B315A9"/>
    <w:rsid w:val="00B3258A"/>
    <w:rsid w:val="00B32808"/>
    <w:rsid w:val="00B3310B"/>
    <w:rsid w:val="00B336AF"/>
    <w:rsid w:val="00B339C7"/>
    <w:rsid w:val="00B33D0A"/>
    <w:rsid w:val="00B341D7"/>
    <w:rsid w:val="00B34779"/>
    <w:rsid w:val="00B34D00"/>
    <w:rsid w:val="00B34E14"/>
    <w:rsid w:val="00B352D5"/>
    <w:rsid w:val="00B35C7D"/>
    <w:rsid w:val="00B3683F"/>
    <w:rsid w:val="00B36B88"/>
    <w:rsid w:val="00B36E56"/>
    <w:rsid w:val="00B37571"/>
    <w:rsid w:val="00B379A4"/>
    <w:rsid w:val="00B4048A"/>
    <w:rsid w:val="00B41146"/>
    <w:rsid w:val="00B412DD"/>
    <w:rsid w:val="00B427A2"/>
    <w:rsid w:val="00B42AD3"/>
    <w:rsid w:val="00B432D5"/>
    <w:rsid w:val="00B440ED"/>
    <w:rsid w:val="00B4411D"/>
    <w:rsid w:val="00B450D9"/>
    <w:rsid w:val="00B45272"/>
    <w:rsid w:val="00B46FF8"/>
    <w:rsid w:val="00B50570"/>
    <w:rsid w:val="00B50F14"/>
    <w:rsid w:val="00B515C8"/>
    <w:rsid w:val="00B5274A"/>
    <w:rsid w:val="00B5351F"/>
    <w:rsid w:val="00B53653"/>
    <w:rsid w:val="00B541F6"/>
    <w:rsid w:val="00B54377"/>
    <w:rsid w:val="00B54460"/>
    <w:rsid w:val="00B55F18"/>
    <w:rsid w:val="00B56BC4"/>
    <w:rsid w:val="00B57EC2"/>
    <w:rsid w:val="00B57FC0"/>
    <w:rsid w:val="00B57FD5"/>
    <w:rsid w:val="00B6014A"/>
    <w:rsid w:val="00B60E4B"/>
    <w:rsid w:val="00B6113E"/>
    <w:rsid w:val="00B613E3"/>
    <w:rsid w:val="00B6141C"/>
    <w:rsid w:val="00B616A4"/>
    <w:rsid w:val="00B61BA8"/>
    <w:rsid w:val="00B61CD4"/>
    <w:rsid w:val="00B61F3F"/>
    <w:rsid w:val="00B62250"/>
    <w:rsid w:val="00B6294B"/>
    <w:rsid w:val="00B65C21"/>
    <w:rsid w:val="00B65C59"/>
    <w:rsid w:val="00B65F08"/>
    <w:rsid w:val="00B666D8"/>
    <w:rsid w:val="00B67FAB"/>
    <w:rsid w:val="00B7045D"/>
    <w:rsid w:val="00B71506"/>
    <w:rsid w:val="00B7244F"/>
    <w:rsid w:val="00B7253C"/>
    <w:rsid w:val="00B737E1"/>
    <w:rsid w:val="00B74339"/>
    <w:rsid w:val="00B74B93"/>
    <w:rsid w:val="00B7647A"/>
    <w:rsid w:val="00B768B2"/>
    <w:rsid w:val="00B768D0"/>
    <w:rsid w:val="00B80027"/>
    <w:rsid w:val="00B8087E"/>
    <w:rsid w:val="00B80AC2"/>
    <w:rsid w:val="00B813F9"/>
    <w:rsid w:val="00B81D33"/>
    <w:rsid w:val="00B81E15"/>
    <w:rsid w:val="00B8263C"/>
    <w:rsid w:val="00B82B98"/>
    <w:rsid w:val="00B83207"/>
    <w:rsid w:val="00B83A2D"/>
    <w:rsid w:val="00B83AD1"/>
    <w:rsid w:val="00B84453"/>
    <w:rsid w:val="00B845C0"/>
    <w:rsid w:val="00B85266"/>
    <w:rsid w:val="00B8576E"/>
    <w:rsid w:val="00B85B4A"/>
    <w:rsid w:val="00B86F0C"/>
    <w:rsid w:val="00B872BE"/>
    <w:rsid w:val="00B87E35"/>
    <w:rsid w:val="00B9139E"/>
    <w:rsid w:val="00B91E06"/>
    <w:rsid w:val="00B9244D"/>
    <w:rsid w:val="00B93378"/>
    <w:rsid w:val="00B93528"/>
    <w:rsid w:val="00B9384B"/>
    <w:rsid w:val="00B94213"/>
    <w:rsid w:val="00B94315"/>
    <w:rsid w:val="00B9472E"/>
    <w:rsid w:val="00B94B86"/>
    <w:rsid w:val="00B953C1"/>
    <w:rsid w:val="00B95737"/>
    <w:rsid w:val="00B964F2"/>
    <w:rsid w:val="00B96573"/>
    <w:rsid w:val="00B9668A"/>
    <w:rsid w:val="00B969C3"/>
    <w:rsid w:val="00B978DA"/>
    <w:rsid w:val="00B97BF8"/>
    <w:rsid w:val="00BA001C"/>
    <w:rsid w:val="00BA070E"/>
    <w:rsid w:val="00BA0868"/>
    <w:rsid w:val="00BA0C88"/>
    <w:rsid w:val="00BA12CE"/>
    <w:rsid w:val="00BA20C1"/>
    <w:rsid w:val="00BA398B"/>
    <w:rsid w:val="00BA41C0"/>
    <w:rsid w:val="00BA44F4"/>
    <w:rsid w:val="00BA4A6C"/>
    <w:rsid w:val="00BA4F70"/>
    <w:rsid w:val="00BA5ACE"/>
    <w:rsid w:val="00BA678A"/>
    <w:rsid w:val="00BA6A38"/>
    <w:rsid w:val="00BA6A67"/>
    <w:rsid w:val="00BA77AD"/>
    <w:rsid w:val="00BA7ADF"/>
    <w:rsid w:val="00BB0889"/>
    <w:rsid w:val="00BB0FD6"/>
    <w:rsid w:val="00BB126F"/>
    <w:rsid w:val="00BB1911"/>
    <w:rsid w:val="00BB19B3"/>
    <w:rsid w:val="00BB1C76"/>
    <w:rsid w:val="00BB1DFA"/>
    <w:rsid w:val="00BB222D"/>
    <w:rsid w:val="00BB269A"/>
    <w:rsid w:val="00BB2A84"/>
    <w:rsid w:val="00BB2B4B"/>
    <w:rsid w:val="00BB4AD8"/>
    <w:rsid w:val="00BB50A2"/>
    <w:rsid w:val="00BB51D4"/>
    <w:rsid w:val="00BB578C"/>
    <w:rsid w:val="00BB5EE9"/>
    <w:rsid w:val="00BB6030"/>
    <w:rsid w:val="00BB6212"/>
    <w:rsid w:val="00BB71C0"/>
    <w:rsid w:val="00BB7C68"/>
    <w:rsid w:val="00BC1177"/>
    <w:rsid w:val="00BC121B"/>
    <w:rsid w:val="00BC1265"/>
    <w:rsid w:val="00BC1693"/>
    <w:rsid w:val="00BC16EE"/>
    <w:rsid w:val="00BC1FB9"/>
    <w:rsid w:val="00BC2320"/>
    <w:rsid w:val="00BC249C"/>
    <w:rsid w:val="00BC3578"/>
    <w:rsid w:val="00BC440E"/>
    <w:rsid w:val="00BC4AD3"/>
    <w:rsid w:val="00BC4F78"/>
    <w:rsid w:val="00BC5843"/>
    <w:rsid w:val="00BC5E15"/>
    <w:rsid w:val="00BC6861"/>
    <w:rsid w:val="00BC6A78"/>
    <w:rsid w:val="00BC7043"/>
    <w:rsid w:val="00BD055A"/>
    <w:rsid w:val="00BD066C"/>
    <w:rsid w:val="00BD0681"/>
    <w:rsid w:val="00BD0730"/>
    <w:rsid w:val="00BD0A85"/>
    <w:rsid w:val="00BD10AD"/>
    <w:rsid w:val="00BD143D"/>
    <w:rsid w:val="00BD2C9D"/>
    <w:rsid w:val="00BD360A"/>
    <w:rsid w:val="00BD3A24"/>
    <w:rsid w:val="00BD444B"/>
    <w:rsid w:val="00BD46E9"/>
    <w:rsid w:val="00BD4843"/>
    <w:rsid w:val="00BD4853"/>
    <w:rsid w:val="00BD52F5"/>
    <w:rsid w:val="00BD66CB"/>
    <w:rsid w:val="00BD6F82"/>
    <w:rsid w:val="00BD74F4"/>
    <w:rsid w:val="00BD7773"/>
    <w:rsid w:val="00BE03A2"/>
    <w:rsid w:val="00BE04AB"/>
    <w:rsid w:val="00BE0F8F"/>
    <w:rsid w:val="00BE1186"/>
    <w:rsid w:val="00BE134E"/>
    <w:rsid w:val="00BE2487"/>
    <w:rsid w:val="00BE2718"/>
    <w:rsid w:val="00BE2BB0"/>
    <w:rsid w:val="00BE3702"/>
    <w:rsid w:val="00BE4132"/>
    <w:rsid w:val="00BE4426"/>
    <w:rsid w:val="00BE4433"/>
    <w:rsid w:val="00BE47FA"/>
    <w:rsid w:val="00BE4E9E"/>
    <w:rsid w:val="00BE597E"/>
    <w:rsid w:val="00BE5E9A"/>
    <w:rsid w:val="00BE5F0A"/>
    <w:rsid w:val="00BE60F3"/>
    <w:rsid w:val="00BE65C8"/>
    <w:rsid w:val="00BE678A"/>
    <w:rsid w:val="00BE6E8B"/>
    <w:rsid w:val="00BE728E"/>
    <w:rsid w:val="00BE77CE"/>
    <w:rsid w:val="00BE7D36"/>
    <w:rsid w:val="00BF068C"/>
    <w:rsid w:val="00BF0B38"/>
    <w:rsid w:val="00BF127A"/>
    <w:rsid w:val="00BF230C"/>
    <w:rsid w:val="00BF266B"/>
    <w:rsid w:val="00BF27FA"/>
    <w:rsid w:val="00BF2BC9"/>
    <w:rsid w:val="00BF30BD"/>
    <w:rsid w:val="00BF3431"/>
    <w:rsid w:val="00BF4663"/>
    <w:rsid w:val="00BF4F5A"/>
    <w:rsid w:val="00BF5459"/>
    <w:rsid w:val="00BF61B8"/>
    <w:rsid w:val="00BF6219"/>
    <w:rsid w:val="00BF68D5"/>
    <w:rsid w:val="00BF6C9E"/>
    <w:rsid w:val="00BF7E74"/>
    <w:rsid w:val="00C00683"/>
    <w:rsid w:val="00C011AF"/>
    <w:rsid w:val="00C01786"/>
    <w:rsid w:val="00C01AA7"/>
    <w:rsid w:val="00C01D07"/>
    <w:rsid w:val="00C02458"/>
    <w:rsid w:val="00C02B2F"/>
    <w:rsid w:val="00C02DC1"/>
    <w:rsid w:val="00C031D0"/>
    <w:rsid w:val="00C03315"/>
    <w:rsid w:val="00C033A7"/>
    <w:rsid w:val="00C03F39"/>
    <w:rsid w:val="00C05467"/>
    <w:rsid w:val="00C06EA5"/>
    <w:rsid w:val="00C07B4C"/>
    <w:rsid w:val="00C1128F"/>
    <w:rsid w:val="00C1147F"/>
    <w:rsid w:val="00C114B6"/>
    <w:rsid w:val="00C115DB"/>
    <w:rsid w:val="00C11D92"/>
    <w:rsid w:val="00C13A44"/>
    <w:rsid w:val="00C13E07"/>
    <w:rsid w:val="00C1463E"/>
    <w:rsid w:val="00C14D98"/>
    <w:rsid w:val="00C16D5D"/>
    <w:rsid w:val="00C17902"/>
    <w:rsid w:val="00C17962"/>
    <w:rsid w:val="00C20692"/>
    <w:rsid w:val="00C20CDD"/>
    <w:rsid w:val="00C20DDC"/>
    <w:rsid w:val="00C21006"/>
    <w:rsid w:val="00C21AE3"/>
    <w:rsid w:val="00C21DDB"/>
    <w:rsid w:val="00C21F9B"/>
    <w:rsid w:val="00C22607"/>
    <w:rsid w:val="00C22A1B"/>
    <w:rsid w:val="00C22FF0"/>
    <w:rsid w:val="00C23567"/>
    <w:rsid w:val="00C23778"/>
    <w:rsid w:val="00C25A6C"/>
    <w:rsid w:val="00C26C6F"/>
    <w:rsid w:val="00C27A7E"/>
    <w:rsid w:val="00C27FD0"/>
    <w:rsid w:val="00C307E2"/>
    <w:rsid w:val="00C30B58"/>
    <w:rsid w:val="00C32C16"/>
    <w:rsid w:val="00C330FA"/>
    <w:rsid w:val="00C336F5"/>
    <w:rsid w:val="00C3386E"/>
    <w:rsid w:val="00C339E9"/>
    <w:rsid w:val="00C34A7A"/>
    <w:rsid w:val="00C358D7"/>
    <w:rsid w:val="00C35E9E"/>
    <w:rsid w:val="00C36B8C"/>
    <w:rsid w:val="00C36C9D"/>
    <w:rsid w:val="00C36D42"/>
    <w:rsid w:val="00C37063"/>
    <w:rsid w:val="00C42CF7"/>
    <w:rsid w:val="00C439BD"/>
    <w:rsid w:val="00C43C48"/>
    <w:rsid w:val="00C444B3"/>
    <w:rsid w:val="00C44C2D"/>
    <w:rsid w:val="00C44E62"/>
    <w:rsid w:val="00C44F4D"/>
    <w:rsid w:val="00C45F60"/>
    <w:rsid w:val="00C46528"/>
    <w:rsid w:val="00C47261"/>
    <w:rsid w:val="00C4733D"/>
    <w:rsid w:val="00C474F1"/>
    <w:rsid w:val="00C5035F"/>
    <w:rsid w:val="00C50A48"/>
    <w:rsid w:val="00C50D35"/>
    <w:rsid w:val="00C52D3A"/>
    <w:rsid w:val="00C5305A"/>
    <w:rsid w:val="00C530F1"/>
    <w:rsid w:val="00C533F2"/>
    <w:rsid w:val="00C53875"/>
    <w:rsid w:val="00C53EDD"/>
    <w:rsid w:val="00C5600D"/>
    <w:rsid w:val="00C56B02"/>
    <w:rsid w:val="00C56FB5"/>
    <w:rsid w:val="00C576C5"/>
    <w:rsid w:val="00C604CC"/>
    <w:rsid w:val="00C6165C"/>
    <w:rsid w:val="00C61ABF"/>
    <w:rsid w:val="00C61ECF"/>
    <w:rsid w:val="00C6212A"/>
    <w:rsid w:val="00C62705"/>
    <w:rsid w:val="00C6324E"/>
    <w:rsid w:val="00C63471"/>
    <w:rsid w:val="00C63F05"/>
    <w:rsid w:val="00C647BB"/>
    <w:rsid w:val="00C66529"/>
    <w:rsid w:val="00C66559"/>
    <w:rsid w:val="00C666CD"/>
    <w:rsid w:val="00C66707"/>
    <w:rsid w:val="00C66CE3"/>
    <w:rsid w:val="00C70051"/>
    <w:rsid w:val="00C7054E"/>
    <w:rsid w:val="00C71625"/>
    <w:rsid w:val="00C71BD5"/>
    <w:rsid w:val="00C71DDB"/>
    <w:rsid w:val="00C720C8"/>
    <w:rsid w:val="00C72C32"/>
    <w:rsid w:val="00C739C8"/>
    <w:rsid w:val="00C74395"/>
    <w:rsid w:val="00C74DC8"/>
    <w:rsid w:val="00C75E62"/>
    <w:rsid w:val="00C760FC"/>
    <w:rsid w:val="00C76603"/>
    <w:rsid w:val="00C76CB2"/>
    <w:rsid w:val="00C76FA8"/>
    <w:rsid w:val="00C779CD"/>
    <w:rsid w:val="00C77CFF"/>
    <w:rsid w:val="00C77D3E"/>
    <w:rsid w:val="00C77E6C"/>
    <w:rsid w:val="00C803E2"/>
    <w:rsid w:val="00C8045B"/>
    <w:rsid w:val="00C80D20"/>
    <w:rsid w:val="00C81D8F"/>
    <w:rsid w:val="00C82E18"/>
    <w:rsid w:val="00C82F61"/>
    <w:rsid w:val="00C8316E"/>
    <w:rsid w:val="00C83DDE"/>
    <w:rsid w:val="00C83E3E"/>
    <w:rsid w:val="00C84CDF"/>
    <w:rsid w:val="00C877C4"/>
    <w:rsid w:val="00C9009B"/>
    <w:rsid w:val="00C901A9"/>
    <w:rsid w:val="00C90922"/>
    <w:rsid w:val="00C90B18"/>
    <w:rsid w:val="00C90B91"/>
    <w:rsid w:val="00C9110B"/>
    <w:rsid w:val="00C91239"/>
    <w:rsid w:val="00C918A1"/>
    <w:rsid w:val="00C92390"/>
    <w:rsid w:val="00C927BD"/>
    <w:rsid w:val="00C928A9"/>
    <w:rsid w:val="00C92CD6"/>
    <w:rsid w:val="00C92E7D"/>
    <w:rsid w:val="00C93477"/>
    <w:rsid w:val="00C93A3C"/>
    <w:rsid w:val="00C9415F"/>
    <w:rsid w:val="00C96026"/>
    <w:rsid w:val="00C967D1"/>
    <w:rsid w:val="00C96ACD"/>
    <w:rsid w:val="00C9700C"/>
    <w:rsid w:val="00C97773"/>
    <w:rsid w:val="00C97850"/>
    <w:rsid w:val="00CA0C64"/>
    <w:rsid w:val="00CA0F91"/>
    <w:rsid w:val="00CA1188"/>
    <w:rsid w:val="00CA1A56"/>
    <w:rsid w:val="00CA24EC"/>
    <w:rsid w:val="00CA254A"/>
    <w:rsid w:val="00CA284D"/>
    <w:rsid w:val="00CA31BF"/>
    <w:rsid w:val="00CA35AD"/>
    <w:rsid w:val="00CA391A"/>
    <w:rsid w:val="00CA4581"/>
    <w:rsid w:val="00CA4871"/>
    <w:rsid w:val="00CA5429"/>
    <w:rsid w:val="00CA5555"/>
    <w:rsid w:val="00CA5F10"/>
    <w:rsid w:val="00CA612C"/>
    <w:rsid w:val="00CA6A55"/>
    <w:rsid w:val="00CA73A8"/>
    <w:rsid w:val="00CA7EFE"/>
    <w:rsid w:val="00CB006F"/>
    <w:rsid w:val="00CB18B8"/>
    <w:rsid w:val="00CB1BCC"/>
    <w:rsid w:val="00CB23FE"/>
    <w:rsid w:val="00CB2588"/>
    <w:rsid w:val="00CB2671"/>
    <w:rsid w:val="00CB2731"/>
    <w:rsid w:val="00CB28F2"/>
    <w:rsid w:val="00CB3DF5"/>
    <w:rsid w:val="00CB447E"/>
    <w:rsid w:val="00CB4BA8"/>
    <w:rsid w:val="00CB53F1"/>
    <w:rsid w:val="00CB5847"/>
    <w:rsid w:val="00CB5C9E"/>
    <w:rsid w:val="00CB5DBF"/>
    <w:rsid w:val="00CB6BB7"/>
    <w:rsid w:val="00CB6D71"/>
    <w:rsid w:val="00CB74D2"/>
    <w:rsid w:val="00CB7651"/>
    <w:rsid w:val="00CB779F"/>
    <w:rsid w:val="00CC03DD"/>
    <w:rsid w:val="00CC0BAD"/>
    <w:rsid w:val="00CC0F0B"/>
    <w:rsid w:val="00CC103A"/>
    <w:rsid w:val="00CC142B"/>
    <w:rsid w:val="00CC161D"/>
    <w:rsid w:val="00CC1737"/>
    <w:rsid w:val="00CC201C"/>
    <w:rsid w:val="00CC2154"/>
    <w:rsid w:val="00CC2A9C"/>
    <w:rsid w:val="00CC2BF3"/>
    <w:rsid w:val="00CC2CDE"/>
    <w:rsid w:val="00CC478C"/>
    <w:rsid w:val="00CC4F74"/>
    <w:rsid w:val="00CC570F"/>
    <w:rsid w:val="00CC6153"/>
    <w:rsid w:val="00CC65EA"/>
    <w:rsid w:val="00CC6814"/>
    <w:rsid w:val="00CC6815"/>
    <w:rsid w:val="00CC70A3"/>
    <w:rsid w:val="00CC7901"/>
    <w:rsid w:val="00CD012E"/>
    <w:rsid w:val="00CD0C9D"/>
    <w:rsid w:val="00CD0F2C"/>
    <w:rsid w:val="00CD1BA1"/>
    <w:rsid w:val="00CD1CBB"/>
    <w:rsid w:val="00CD1D85"/>
    <w:rsid w:val="00CD230E"/>
    <w:rsid w:val="00CD2C09"/>
    <w:rsid w:val="00CD3477"/>
    <w:rsid w:val="00CD5090"/>
    <w:rsid w:val="00CD6184"/>
    <w:rsid w:val="00CD7CDB"/>
    <w:rsid w:val="00CE08A3"/>
    <w:rsid w:val="00CE1760"/>
    <w:rsid w:val="00CE215E"/>
    <w:rsid w:val="00CE2221"/>
    <w:rsid w:val="00CE2ADF"/>
    <w:rsid w:val="00CE373A"/>
    <w:rsid w:val="00CE3AA3"/>
    <w:rsid w:val="00CE51DE"/>
    <w:rsid w:val="00CE6757"/>
    <w:rsid w:val="00CE6CC4"/>
    <w:rsid w:val="00CE7597"/>
    <w:rsid w:val="00CF0FF6"/>
    <w:rsid w:val="00CF2308"/>
    <w:rsid w:val="00CF2BE6"/>
    <w:rsid w:val="00CF3698"/>
    <w:rsid w:val="00CF3719"/>
    <w:rsid w:val="00CF37B4"/>
    <w:rsid w:val="00CF3A70"/>
    <w:rsid w:val="00CF43F5"/>
    <w:rsid w:val="00CF4807"/>
    <w:rsid w:val="00CF594E"/>
    <w:rsid w:val="00CF6281"/>
    <w:rsid w:val="00CF634E"/>
    <w:rsid w:val="00CF748C"/>
    <w:rsid w:val="00CF756A"/>
    <w:rsid w:val="00CF7671"/>
    <w:rsid w:val="00CF7A31"/>
    <w:rsid w:val="00CF7F46"/>
    <w:rsid w:val="00D00589"/>
    <w:rsid w:val="00D00849"/>
    <w:rsid w:val="00D01A16"/>
    <w:rsid w:val="00D0232F"/>
    <w:rsid w:val="00D025F8"/>
    <w:rsid w:val="00D02666"/>
    <w:rsid w:val="00D02BD6"/>
    <w:rsid w:val="00D0327F"/>
    <w:rsid w:val="00D03414"/>
    <w:rsid w:val="00D03740"/>
    <w:rsid w:val="00D03A92"/>
    <w:rsid w:val="00D03C16"/>
    <w:rsid w:val="00D046BE"/>
    <w:rsid w:val="00D04BD0"/>
    <w:rsid w:val="00D051FC"/>
    <w:rsid w:val="00D053CE"/>
    <w:rsid w:val="00D05566"/>
    <w:rsid w:val="00D05B53"/>
    <w:rsid w:val="00D06E8F"/>
    <w:rsid w:val="00D071E6"/>
    <w:rsid w:val="00D0732E"/>
    <w:rsid w:val="00D075E7"/>
    <w:rsid w:val="00D079BE"/>
    <w:rsid w:val="00D07C94"/>
    <w:rsid w:val="00D11612"/>
    <w:rsid w:val="00D11743"/>
    <w:rsid w:val="00D11C8E"/>
    <w:rsid w:val="00D131BB"/>
    <w:rsid w:val="00D13FE2"/>
    <w:rsid w:val="00D14A0C"/>
    <w:rsid w:val="00D14EC9"/>
    <w:rsid w:val="00D15776"/>
    <w:rsid w:val="00D158B4"/>
    <w:rsid w:val="00D15B12"/>
    <w:rsid w:val="00D16007"/>
    <w:rsid w:val="00D1624B"/>
    <w:rsid w:val="00D162ED"/>
    <w:rsid w:val="00D16537"/>
    <w:rsid w:val="00D16F59"/>
    <w:rsid w:val="00D17776"/>
    <w:rsid w:val="00D17F15"/>
    <w:rsid w:val="00D20DED"/>
    <w:rsid w:val="00D214E2"/>
    <w:rsid w:val="00D223FE"/>
    <w:rsid w:val="00D24486"/>
    <w:rsid w:val="00D25864"/>
    <w:rsid w:val="00D25C1B"/>
    <w:rsid w:val="00D26289"/>
    <w:rsid w:val="00D26310"/>
    <w:rsid w:val="00D275FC"/>
    <w:rsid w:val="00D276FF"/>
    <w:rsid w:val="00D27953"/>
    <w:rsid w:val="00D30306"/>
    <w:rsid w:val="00D31637"/>
    <w:rsid w:val="00D32207"/>
    <w:rsid w:val="00D329B3"/>
    <w:rsid w:val="00D32CCF"/>
    <w:rsid w:val="00D32F21"/>
    <w:rsid w:val="00D33712"/>
    <w:rsid w:val="00D34D91"/>
    <w:rsid w:val="00D36519"/>
    <w:rsid w:val="00D36996"/>
    <w:rsid w:val="00D40265"/>
    <w:rsid w:val="00D40F6A"/>
    <w:rsid w:val="00D4159D"/>
    <w:rsid w:val="00D41D36"/>
    <w:rsid w:val="00D4230A"/>
    <w:rsid w:val="00D4360B"/>
    <w:rsid w:val="00D4489A"/>
    <w:rsid w:val="00D449D4"/>
    <w:rsid w:val="00D451A4"/>
    <w:rsid w:val="00D4704A"/>
    <w:rsid w:val="00D4751E"/>
    <w:rsid w:val="00D47665"/>
    <w:rsid w:val="00D502FB"/>
    <w:rsid w:val="00D50D0F"/>
    <w:rsid w:val="00D51685"/>
    <w:rsid w:val="00D5381F"/>
    <w:rsid w:val="00D538E4"/>
    <w:rsid w:val="00D5443A"/>
    <w:rsid w:val="00D5503F"/>
    <w:rsid w:val="00D551FF"/>
    <w:rsid w:val="00D55377"/>
    <w:rsid w:val="00D555C3"/>
    <w:rsid w:val="00D55C85"/>
    <w:rsid w:val="00D55E6C"/>
    <w:rsid w:val="00D5655A"/>
    <w:rsid w:val="00D5670E"/>
    <w:rsid w:val="00D60C7E"/>
    <w:rsid w:val="00D61910"/>
    <w:rsid w:val="00D633D4"/>
    <w:rsid w:val="00D64CF3"/>
    <w:rsid w:val="00D64CF8"/>
    <w:rsid w:val="00D65862"/>
    <w:rsid w:val="00D65BB9"/>
    <w:rsid w:val="00D65EF6"/>
    <w:rsid w:val="00D66186"/>
    <w:rsid w:val="00D66434"/>
    <w:rsid w:val="00D6680B"/>
    <w:rsid w:val="00D673C7"/>
    <w:rsid w:val="00D6751A"/>
    <w:rsid w:val="00D675DA"/>
    <w:rsid w:val="00D67FED"/>
    <w:rsid w:val="00D705E4"/>
    <w:rsid w:val="00D70A69"/>
    <w:rsid w:val="00D70BB4"/>
    <w:rsid w:val="00D71431"/>
    <w:rsid w:val="00D718A1"/>
    <w:rsid w:val="00D729F0"/>
    <w:rsid w:val="00D734EB"/>
    <w:rsid w:val="00D7405B"/>
    <w:rsid w:val="00D743D8"/>
    <w:rsid w:val="00D760E0"/>
    <w:rsid w:val="00D7630D"/>
    <w:rsid w:val="00D763FE"/>
    <w:rsid w:val="00D76CF3"/>
    <w:rsid w:val="00D77628"/>
    <w:rsid w:val="00D80227"/>
    <w:rsid w:val="00D80345"/>
    <w:rsid w:val="00D80FB2"/>
    <w:rsid w:val="00D81121"/>
    <w:rsid w:val="00D81CF6"/>
    <w:rsid w:val="00D826DE"/>
    <w:rsid w:val="00D82960"/>
    <w:rsid w:val="00D83394"/>
    <w:rsid w:val="00D83864"/>
    <w:rsid w:val="00D839D9"/>
    <w:rsid w:val="00D83A63"/>
    <w:rsid w:val="00D83C8A"/>
    <w:rsid w:val="00D84C28"/>
    <w:rsid w:val="00D85420"/>
    <w:rsid w:val="00D8571D"/>
    <w:rsid w:val="00D858A5"/>
    <w:rsid w:val="00D85988"/>
    <w:rsid w:val="00D863DA"/>
    <w:rsid w:val="00D86F5C"/>
    <w:rsid w:val="00D9011A"/>
    <w:rsid w:val="00D901F0"/>
    <w:rsid w:val="00D9037C"/>
    <w:rsid w:val="00D90403"/>
    <w:rsid w:val="00D9092D"/>
    <w:rsid w:val="00D90A4C"/>
    <w:rsid w:val="00D90AF5"/>
    <w:rsid w:val="00D91D33"/>
    <w:rsid w:val="00D92A78"/>
    <w:rsid w:val="00D92D7F"/>
    <w:rsid w:val="00D934D8"/>
    <w:rsid w:val="00D93BA8"/>
    <w:rsid w:val="00D94758"/>
    <w:rsid w:val="00D94C59"/>
    <w:rsid w:val="00D97680"/>
    <w:rsid w:val="00D976E3"/>
    <w:rsid w:val="00DA007F"/>
    <w:rsid w:val="00DA05EF"/>
    <w:rsid w:val="00DA0ADA"/>
    <w:rsid w:val="00DA1305"/>
    <w:rsid w:val="00DA1CB3"/>
    <w:rsid w:val="00DA1E3A"/>
    <w:rsid w:val="00DA1F9F"/>
    <w:rsid w:val="00DA2EE3"/>
    <w:rsid w:val="00DA3009"/>
    <w:rsid w:val="00DA3C5A"/>
    <w:rsid w:val="00DA4361"/>
    <w:rsid w:val="00DA59AB"/>
    <w:rsid w:val="00DA5BD4"/>
    <w:rsid w:val="00DA5DB5"/>
    <w:rsid w:val="00DA5DC3"/>
    <w:rsid w:val="00DA6B36"/>
    <w:rsid w:val="00DA7A55"/>
    <w:rsid w:val="00DB0837"/>
    <w:rsid w:val="00DB0D7A"/>
    <w:rsid w:val="00DB122E"/>
    <w:rsid w:val="00DB1FCA"/>
    <w:rsid w:val="00DB2C33"/>
    <w:rsid w:val="00DB2CF0"/>
    <w:rsid w:val="00DB40F7"/>
    <w:rsid w:val="00DB5A65"/>
    <w:rsid w:val="00DB5C05"/>
    <w:rsid w:val="00DB6B44"/>
    <w:rsid w:val="00DB7578"/>
    <w:rsid w:val="00DB777E"/>
    <w:rsid w:val="00DB7A35"/>
    <w:rsid w:val="00DC0483"/>
    <w:rsid w:val="00DC0C78"/>
    <w:rsid w:val="00DC0D72"/>
    <w:rsid w:val="00DC0E9C"/>
    <w:rsid w:val="00DC1C5D"/>
    <w:rsid w:val="00DC2A95"/>
    <w:rsid w:val="00DC32E5"/>
    <w:rsid w:val="00DC3436"/>
    <w:rsid w:val="00DC3458"/>
    <w:rsid w:val="00DC3AAB"/>
    <w:rsid w:val="00DC4204"/>
    <w:rsid w:val="00DC4B77"/>
    <w:rsid w:val="00DC55BF"/>
    <w:rsid w:val="00DC6336"/>
    <w:rsid w:val="00DC6945"/>
    <w:rsid w:val="00DC72AF"/>
    <w:rsid w:val="00DC7BA3"/>
    <w:rsid w:val="00DD0473"/>
    <w:rsid w:val="00DD0DCD"/>
    <w:rsid w:val="00DD13B7"/>
    <w:rsid w:val="00DD16F9"/>
    <w:rsid w:val="00DD18DB"/>
    <w:rsid w:val="00DD1C6F"/>
    <w:rsid w:val="00DD27F5"/>
    <w:rsid w:val="00DD3746"/>
    <w:rsid w:val="00DD39BE"/>
    <w:rsid w:val="00DD3D32"/>
    <w:rsid w:val="00DD4305"/>
    <w:rsid w:val="00DD47D5"/>
    <w:rsid w:val="00DD5923"/>
    <w:rsid w:val="00DD5ECD"/>
    <w:rsid w:val="00DD67CC"/>
    <w:rsid w:val="00DD6846"/>
    <w:rsid w:val="00DD6BFC"/>
    <w:rsid w:val="00DE04E4"/>
    <w:rsid w:val="00DE1241"/>
    <w:rsid w:val="00DE1AB0"/>
    <w:rsid w:val="00DE2D8F"/>
    <w:rsid w:val="00DE3739"/>
    <w:rsid w:val="00DE3DDA"/>
    <w:rsid w:val="00DE4F0C"/>
    <w:rsid w:val="00DE52BB"/>
    <w:rsid w:val="00DE5A51"/>
    <w:rsid w:val="00DE626B"/>
    <w:rsid w:val="00DE7837"/>
    <w:rsid w:val="00DE7D0C"/>
    <w:rsid w:val="00DF0376"/>
    <w:rsid w:val="00DF1B2B"/>
    <w:rsid w:val="00DF1D78"/>
    <w:rsid w:val="00DF2161"/>
    <w:rsid w:val="00DF227A"/>
    <w:rsid w:val="00DF2554"/>
    <w:rsid w:val="00DF2BE6"/>
    <w:rsid w:val="00DF30E9"/>
    <w:rsid w:val="00DF35A6"/>
    <w:rsid w:val="00DF53DD"/>
    <w:rsid w:val="00DF56D8"/>
    <w:rsid w:val="00DF5A0B"/>
    <w:rsid w:val="00DF5C54"/>
    <w:rsid w:val="00DF70CC"/>
    <w:rsid w:val="00DF72E6"/>
    <w:rsid w:val="00DF72FC"/>
    <w:rsid w:val="00DF739F"/>
    <w:rsid w:val="00DF7570"/>
    <w:rsid w:val="00E001BF"/>
    <w:rsid w:val="00E00440"/>
    <w:rsid w:val="00E00514"/>
    <w:rsid w:val="00E009FE"/>
    <w:rsid w:val="00E00AC3"/>
    <w:rsid w:val="00E02638"/>
    <w:rsid w:val="00E02CBC"/>
    <w:rsid w:val="00E037A6"/>
    <w:rsid w:val="00E0575C"/>
    <w:rsid w:val="00E063B4"/>
    <w:rsid w:val="00E0704F"/>
    <w:rsid w:val="00E072B1"/>
    <w:rsid w:val="00E072E5"/>
    <w:rsid w:val="00E078E1"/>
    <w:rsid w:val="00E102D7"/>
    <w:rsid w:val="00E10712"/>
    <w:rsid w:val="00E11D7D"/>
    <w:rsid w:val="00E12520"/>
    <w:rsid w:val="00E12783"/>
    <w:rsid w:val="00E12F56"/>
    <w:rsid w:val="00E13971"/>
    <w:rsid w:val="00E13EAC"/>
    <w:rsid w:val="00E14A45"/>
    <w:rsid w:val="00E16085"/>
    <w:rsid w:val="00E17C01"/>
    <w:rsid w:val="00E2007A"/>
    <w:rsid w:val="00E20594"/>
    <w:rsid w:val="00E21068"/>
    <w:rsid w:val="00E214D4"/>
    <w:rsid w:val="00E21B29"/>
    <w:rsid w:val="00E21DF0"/>
    <w:rsid w:val="00E2243B"/>
    <w:rsid w:val="00E23A17"/>
    <w:rsid w:val="00E23CA0"/>
    <w:rsid w:val="00E24F98"/>
    <w:rsid w:val="00E2625A"/>
    <w:rsid w:val="00E266B4"/>
    <w:rsid w:val="00E26F6A"/>
    <w:rsid w:val="00E2757A"/>
    <w:rsid w:val="00E27611"/>
    <w:rsid w:val="00E2787A"/>
    <w:rsid w:val="00E3074B"/>
    <w:rsid w:val="00E3145E"/>
    <w:rsid w:val="00E31487"/>
    <w:rsid w:val="00E31A86"/>
    <w:rsid w:val="00E31DF3"/>
    <w:rsid w:val="00E3207C"/>
    <w:rsid w:val="00E32C1B"/>
    <w:rsid w:val="00E3309B"/>
    <w:rsid w:val="00E33340"/>
    <w:rsid w:val="00E34824"/>
    <w:rsid w:val="00E352F4"/>
    <w:rsid w:val="00E35A2D"/>
    <w:rsid w:val="00E36244"/>
    <w:rsid w:val="00E373CD"/>
    <w:rsid w:val="00E378B7"/>
    <w:rsid w:val="00E41CE1"/>
    <w:rsid w:val="00E42ECF"/>
    <w:rsid w:val="00E42F50"/>
    <w:rsid w:val="00E43F97"/>
    <w:rsid w:val="00E449D0"/>
    <w:rsid w:val="00E44D59"/>
    <w:rsid w:val="00E455B5"/>
    <w:rsid w:val="00E45B19"/>
    <w:rsid w:val="00E467AF"/>
    <w:rsid w:val="00E47459"/>
    <w:rsid w:val="00E50108"/>
    <w:rsid w:val="00E50128"/>
    <w:rsid w:val="00E50436"/>
    <w:rsid w:val="00E50531"/>
    <w:rsid w:val="00E50C66"/>
    <w:rsid w:val="00E517C4"/>
    <w:rsid w:val="00E5226F"/>
    <w:rsid w:val="00E522E9"/>
    <w:rsid w:val="00E52A7F"/>
    <w:rsid w:val="00E52EBA"/>
    <w:rsid w:val="00E53523"/>
    <w:rsid w:val="00E5541F"/>
    <w:rsid w:val="00E554E7"/>
    <w:rsid w:val="00E56C87"/>
    <w:rsid w:val="00E60037"/>
    <w:rsid w:val="00E60873"/>
    <w:rsid w:val="00E609B1"/>
    <w:rsid w:val="00E60C04"/>
    <w:rsid w:val="00E61E4A"/>
    <w:rsid w:val="00E62835"/>
    <w:rsid w:val="00E62BE8"/>
    <w:rsid w:val="00E634B1"/>
    <w:rsid w:val="00E63A32"/>
    <w:rsid w:val="00E65134"/>
    <w:rsid w:val="00E65526"/>
    <w:rsid w:val="00E657BC"/>
    <w:rsid w:val="00E67CF2"/>
    <w:rsid w:val="00E67F82"/>
    <w:rsid w:val="00E70048"/>
    <w:rsid w:val="00E706B7"/>
    <w:rsid w:val="00E71327"/>
    <w:rsid w:val="00E72582"/>
    <w:rsid w:val="00E729E7"/>
    <w:rsid w:val="00E73350"/>
    <w:rsid w:val="00E736AB"/>
    <w:rsid w:val="00E73F3C"/>
    <w:rsid w:val="00E74CBF"/>
    <w:rsid w:val="00E74E4E"/>
    <w:rsid w:val="00E75118"/>
    <w:rsid w:val="00E752B5"/>
    <w:rsid w:val="00E7713A"/>
    <w:rsid w:val="00E77483"/>
    <w:rsid w:val="00E776B1"/>
    <w:rsid w:val="00E802FA"/>
    <w:rsid w:val="00E8043C"/>
    <w:rsid w:val="00E8090F"/>
    <w:rsid w:val="00E80D8B"/>
    <w:rsid w:val="00E81763"/>
    <w:rsid w:val="00E81D18"/>
    <w:rsid w:val="00E82669"/>
    <w:rsid w:val="00E82ABF"/>
    <w:rsid w:val="00E82B04"/>
    <w:rsid w:val="00E83074"/>
    <w:rsid w:val="00E832AD"/>
    <w:rsid w:val="00E83348"/>
    <w:rsid w:val="00E833CD"/>
    <w:rsid w:val="00E8372B"/>
    <w:rsid w:val="00E83F7E"/>
    <w:rsid w:val="00E84030"/>
    <w:rsid w:val="00E84148"/>
    <w:rsid w:val="00E84BC7"/>
    <w:rsid w:val="00E8524A"/>
    <w:rsid w:val="00E85694"/>
    <w:rsid w:val="00E85A4F"/>
    <w:rsid w:val="00E85A95"/>
    <w:rsid w:val="00E86497"/>
    <w:rsid w:val="00E870EA"/>
    <w:rsid w:val="00E90A98"/>
    <w:rsid w:val="00E91415"/>
    <w:rsid w:val="00E917B6"/>
    <w:rsid w:val="00E91F16"/>
    <w:rsid w:val="00E92048"/>
    <w:rsid w:val="00E92C38"/>
    <w:rsid w:val="00E9333F"/>
    <w:rsid w:val="00E93FAD"/>
    <w:rsid w:val="00E9414A"/>
    <w:rsid w:val="00E943A9"/>
    <w:rsid w:val="00E94FAD"/>
    <w:rsid w:val="00E950C5"/>
    <w:rsid w:val="00E9551F"/>
    <w:rsid w:val="00E969E2"/>
    <w:rsid w:val="00E96EC0"/>
    <w:rsid w:val="00EA0531"/>
    <w:rsid w:val="00EA058F"/>
    <w:rsid w:val="00EA0C26"/>
    <w:rsid w:val="00EA10E9"/>
    <w:rsid w:val="00EA2F0F"/>
    <w:rsid w:val="00EA46EA"/>
    <w:rsid w:val="00EA6039"/>
    <w:rsid w:val="00EA6342"/>
    <w:rsid w:val="00EB0368"/>
    <w:rsid w:val="00EB1244"/>
    <w:rsid w:val="00EB22B8"/>
    <w:rsid w:val="00EB2787"/>
    <w:rsid w:val="00EB4576"/>
    <w:rsid w:val="00EB50CC"/>
    <w:rsid w:val="00EB53E7"/>
    <w:rsid w:val="00EB5555"/>
    <w:rsid w:val="00EB57C7"/>
    <w:rsid w:val="00EB5DB7"/>
    <w:rsid w:val="00EB65A8"/>
    <w:rsid w:val="00EB68E9"/>
    <w:rsid w:val="00EB72B8"/>
    <w:rsid w:val="00EB7591"/>
    <w:rsid w:val="00EB79B7"/>
    <w:rsid w:val="00EC04F2"/>
    <w:rsid w:val="00EC0D53"/>
    <w:rsid w:val="00EC11BA"/>
    <w:rsid w:val="00EC14F0"/>
    <w:rsid w:val="00EC1741"/>
    <w:rsid w:val="00EC1EE1"/>
    <w:rsid w:val="00EC2DD2"/>
    <w:rsid w:val="00EC35D2"/>
    <w:rsid w:val="00EC3F7B"/>
    <w:rsid w:val="00EC4054"/>
    <w:rsid w:val="00EC44C6"/>
    <w:rsid w:val="00EC4AA5"/>
    <w:rsid w:val="00EC697B"/>
    <w:rsid w:val="00EC7DD6"/>
    <w:rsid w:val="00EC7E3D"/>
    <w:rsid w:val="00EC7EA5"/>
    <w:rsid w:val="00ED0190"/>
    <w:rsid w:val="00ED0254"/>
    <w:rsid w:val="00ED07FE"/>
    <w:rsid w:val="00ED1528"/>
    <w:rsid w:val="00ED19A6"/>
    <w:rsid w:val="00ED1FAD"/>
    <w:rsid w:val="00ED2144"/>
    <w:rsid w:val="00ED23BD"/>
    <w:rsid w:val="00ED3F1A"/>
    <w:rsid w:val="00ED3FBC"/>
    <w:rsid w:val="00ED4BD1"/>
    <w:rsid w:val="00ED4C54"/>
    <w:rsid w:val="00ED4CB8"/>
    <w:rsid w:val="00ED562E"/>
    <w:rsid w:val="00ED6458"/>
    <w:rsid w:val="00EE10F2"/>
    <w:rsid w:val="00EE16D1"/>
    <w:rsid w:val="00EE16FE"/>
    <w:rsid w:val="00EE1CE1"/>
    <w:rsid w:val="00EE1E7E"/>
    <w:rsid w:val="00EE25B4"/>
    <w:rsid w:val="00EE2929"/>
    <w:rsid w:val="00EE3031"/>
    <w:rsid w:val="00EE3221"/>
    <w:rsid w:val="00EE393F"/>
    <w:rsid w:val="00EE43AF"/>
    <w:rsid w:val="00EE48D0"/>
    <w:rsid w:val="00EE5694"/>
    <w:rsid w:val="00EE594E"/>
    <w:rsid w:val="00EE5C4A"/>
    <w:rsid w:val="00EE5DCB"/>
    <w:rsid w:val="00EE654B"/>
    <w:rsid w:val="00EE65DA"/>
    <w:rsid w:val="00EE6C94"/>
    <w:rsid w:val="00EE6E2F"/>
    <w:rsid w:val="00EE784C"/>
    <w:rsid w:val="00EE7851"/>
    <w:rsid w:val="00EE7D7C"/>
    <w:rsid w:val="00EF0760"/>
    <w:rsid w:val="00EF0E4C"/>
    <w:rsid w:val="00EF1F22"/>
    <w:rsid w:val="00EF21CB"/>
    <w:rsid w:val="00EF2776"/>
    <w:rsid w:val="00EF2B8C"/>
    <w:rsid w:val="00EF320B"/>
    <w:rsid w:val="00EF3263"/>
    <w:rsid w:val="00EF3411"/>
    <w:rsid w:val="00EF3731"/>
    <w:rsid w:val="00EF37A3"/>
    <w:rsid w:val="00EF3B52"/>
    <w:rsid w:val="00EF3E8A"/>
    <w:rsid w:val="00EF5010"/>
    <w:rsid w:val="00EF552C"/>
    <w:rsid w:val="00EF5AF8"/>
    <w:rsid w:val="00EF6F2B"/>
    <w:rsid w:val="00EF73C9"/>
    <w:rsid w:val="00EF746F"/>
    <w:rsid w:val="00EF791B"/>
    <w:rsid w:val="00EF7B37"/>
    <w:rsid w:val="00F0091E"/>
    <w:rsid w:val="00F00949"/>
    <w:rsid w:val="00F00A61"/>
    <w:rsid w:val="00F01903"/>
    <w:rsid w:val="00F01D15"/>
    <w:rsid w:val="00F01F9C"/>
    <w:rsid w:val="00F02792"/>
    <w:rsid w:val="00F029FF"/>
    <w:rsid w:val="00F02F17"/>
    <w:rsid w:val="00F03618"/>
    <w:rsid w:val="00F037BC"/>
    <w:rsid w:val="00F04017"/>
    <w:rsid w:val="00F04116"/>
    <w:rsid w:val="00F04336"/>
    <w:rsid w:val="00F04664"/>
    <w:rsid w:val="00F04F02"/>
    <w:rsid w:val="00F057F3"/>
    <w:rsid w:val="00F05A2F"/>
    <w:rsid w:val="00F07D66"/>
    <w:rsid w:val="00F1013C"/>
    <w:rsid w:val="00F10166"/>
    <w:rsid w:val="00F102EB"/>
    <w:rsid w:val="00F113B8"/>
    <w:rsid w:val="00F12EF0"/>
    <w:rsid w:val="00F1323E"/>
    <w:rsid w:val="00F135D3"/>
    <w:rsid w:val="00F13B12"/>
    <w:rsid w:val="00F14024"/>
    <w:rsid w:val="00F14F7E"/>
    <w:rsid w:val="00F1542A"/>
    <w:rsid w:val="00F15E39"/>
    <w:rsid w:val="00F16291"/>
    <w:rsid w:val="00F16656"/>
    <w:rsid w:val="00F1668C"/>
    <w:rsid w:val="00F167F1"/>
    <w:rsid w:val="00F171EC"/>
    <w:rsid w:val="00F178D2"/>
    <w:rsid w:val="00F17EBE"/>
    <w:rsid w:val="00F20B0D"/>
    <w:rsid w:val="00F20C96"/>
    <w:rsid w:val="00F2127C"/>
    <w:rsid w:val="00F217EC"/>
    <w:rsid w:val="00F21C3E"/>
    <w:rsid w:val="00F21D96"/>
    <w:rsid w:val="00F222AD"/>
    <w:rsid w:val="00F22FC7"/>
    <w:rsid w:val="00F231A3"/>
    <w:rsid w:val="00F24240"/>
    <w:rsid w:val="00F2471F"/>
    <w:rsid w:val="00F24D5B"/>
    <w:rsid w:val="00F25731"/>
    <w:rsid w:val="00F25A59"/>
    <w:rsid w:val="00F264AC"/>
    <w:rsid w:val="00F270A9"/>
    <w:rsid w:val="00F27D28"/>
    <w:rsid w:val="00F30E3D"/>
    <w:rsid w:val="00F31817"/>
    <w:rsid w:val="00F31C22"/>
    <w:rsid w:val="00F32352"/>
    <w:rsid w:val="00F3238C"/>
    <w:rsid w:val="00F32397"/>
    <w:rsid w:val="00F32CD1"/>
    <w:rsid w:val="00F32FF0"/>
    <w:rsid w:val="00F330A1"/>
    <w:rsid w:val="00F3330E"/>
    <w:rsid w:val="00F33359"/>
    <w:rsid w:val="00F3354D"/>
    <w:rsid w:val="00F34832"/>
    <w:rsid w:val="00F3520A"/>
    <w:rsid w:val="00F35A6D"/>
    <w:rsid w:val="00F369F0"/>
    <w:rsid w:val="00F37165"/>
    <w:rsid w:val="00F40149"/>
    <w:rsid w:val="00F406B0"/>
    <w:rsid w:val="00F4100A"/>
    <w:rsid w:val="00F414DC"/>
    <w:rsid w:val="00F423D7"/>
    <w:rsid w:val="00F43A22"/>
    <w:rsid w:val="00F43D08"/>
    <w:rsid w:val="00F443F2"/>
    <w:rsid w:val="00F44C6F"/>
    <w:rsid w:val="00F454EB"/>
    <w:rsid w:val="00F456BE"/>
    <w:rsid w:val="00F45E41"/>
    <w:rsid w:val="00F47080"/>
    <w:rsid w:val="00F473CF"/>
    <w:rsid w:val="00F475DD"/>
    <w:rsid w:val="00F47F37"/>
    <w:rsid w:val="00F5014C"/>
    <w:rsid w:val="00F50839"/>
    <w:rsid w:val="00F50BC9"/>
    <w:rsid w:val="00F51BB6"/>
    <w:rsid w:val="00F52B84"/>
    <w:rsid w:val="00F52FF2"/>
    <w:rsid w:val="00F53678"/>
    <w:rsid w:val="00F53D98"/>
    <w:rsid w:val="00F542AB"/>
    <w:rsid w:val="00F55517"/>
    <w:rsid w:val="00F56185"/>
    <w:rsid w:val="00F56AFD"/>
    <w:rsid w:val="00F56E62"/>
    <w:rsid w:val="00F571FA"/>
    <w:rsid w:val="00F60436"/>
    <w:rsid w:val="00F60C32"/>
    <w:rsid w:val="00F60E3E"/>
    <w:rsid w:val="00F61568"/>
    <w:rsid w:val="00F617C7"/>
    <w:rsid w:val="00F633D9"/>
    <w:rsid w:val="00F63F88"/>
    <w:rsid w:val="00F64046"/>
    <w:rsid w:val="00F64095"/>
    <w:rsid w:val="00F64D9C"/>
    <w:rsid w:val="00F65B5C"/>
    <w:rsid w:val="00F66086"/>
    <w:rsid w:val="00F6699A"/>
    <w:rsid w:val="00F66D79"/>
    <w:rsid w:val="00F66E06"/>
    <w:rsid w:val="00F672D9"/>
    <w:rsid w:val="00F677DA"/>
    <w:rsid w:val="00F67C20"/>
    <w:rsid w:val="00F67C6C"/>
    <w:rsid w:val="00F70154"/>
    <w:rsid w:val="00F7021C"/>
    <w:rsid w:val="00F7033D"/>
    <w:rsid w:val="00F705B6"/>
    <w:rsid w:val="00F709D3"/>
    <w:rsid w:val="00F70A81"/>
    <w:rsid w:val="00F71B40"/>
    <w:rsid w:val="00F71D98"/>
    <w:rsid w:val="00F7326B"/>
    <w:rsid w:val="00F73E64"/>
    <w:rsid w:val="00F74E87"/>
    <w:rsid w:val="00F752FF"/>
    <w:rsid w:val="00F7567C"/>
    <w:rsid w:val="00F75A0F"/>
    <w:rsid w:val="00F75CD3"/>
    <w:rsid w:val="00F75DEE"/>
    <w:rsid w:val="00F76200"/>
    <w:rsid w:val="00F7623D"/>
    <w:rsid w:val="00F7659A"/>
    <w:rsid w:val="00F76DB5"/>
    <w:rsid w:val="00F8023B"/>
    <w:rsid w:val="00F80B28"/>
    <w:rsid w:val="00F8131C"/>
    <w:rsid w:val="00F81434"/>
    <w:rsid w:val="00F815E8"/>
    <w:rsid w:val="00F8163E"/>
    <w:rsid w:val="00F81B74"/>
    <w:rsid w:val="00F81C16"/>
    <w:rsid w:val="00F82304"/>
    <w:rsid w:val="00F829DF"/>
    <w:rsid w:val="00F82D43"/>
    <w:rsid w:val="00F834DB"/>
    <w:rsid w:val="00F8439D"/>
    <w:rsid w:val="00F845E1"/>
    <w:rsid w:val="00F853AD"/>
    <w:rsid w:val="00F86366"/>
    <w:rsid w:val="00F86F0C"/>
    <w:rsid w:val="00F875CC"/>
    <w:rsid w:val="00F87ACE"/>
    <w:rsid w:val="00F904A5"/>
    <w:rsid w:val="00F91042"/>
    <w:rsid w:val="00F915AF"/>
    <w:rsid w:val="00F91616"/>
    <w:rsid w:val="00F918FF"/>
    <w:rsid w:val="00F91AA6"/>
    <w:rsid w:val="00F92235"/>
    <w:rsid w:val="00F9228E"/>
    <w:rsid w:val="00F928F6"/>
    <w:rsid w:val="00F929C2"/>
    <w:rsid w:val="00F92D39"/>
    <w:rsid w:val="00F92D3D"/>
    <w:rsid w:val="00F93F64"/>
    <w:rsid w:val="00F940D7"/>
    <w:rsid w:val="00F94A2B"/>
    <w:rsid w:val="00F95937"/>
    <w:rsid w:val="00F95A2B"/>
    <w:rsid w:val="00F95A82"/>
    <w:rsid w:val="00F95D0B"/>
    <w:rsid w:val="00F97A83"/>
    <w:rsid w:val="00FA09EA"/>
    <w:rsid w:val="00FA09F2"/>
    <w:rsid w:val="00FA0EFE"/>
    <w:rsid w:val="00FA15C1"/>
    <w:rsid w:val="00FA16CD"/>
    <w:rsid w:val="00FA24F5"/>
    <w:rsid w:val="00FA2B66"/>
    <w:rsid w:val="00FA2CDF"/>
    <w:rsid w:val="00FA2E31"/>
    <w:rsid w:val="00FA3292"/>
    <w:rsid w:val="00FA35DE"/>
    <w:rsid w:val="00FA36BA"/>
    <w:rsid w:val="00FA3F64"/>
    <w:rsid w:val="00FA3FF1"/>
    <w:rsid w:val="00FA4028"/>
    <w:rsid w:val="00FA4BD6"/>
    <w:rsid w:val="00FA58E7"/>
    <w:rsid w:val="00FA5B8F"/>
    <w:rsid w:val="00FA5F81"/>
    <w:rsid w:val="00FA621C"/>
    <w:rsid w:val="00FA6661"/>
    <w:rsid w:val="00FA6781"/>
    <w:rsid w:val="00FA6C23"/>
    <w:rsid w:val="00FA6E2B"/>
    <w:rsid w:val="00FA6F17"/>
    <w:rsid w:val="00FA7072"/>
    <w:rsid w:val="00FA7E27"/>
    <w:rsid w:val="00FA7FD6"/>
    <w:rsid w:val="00FB05DA"/>
    <w:rsid w:val="00FB0702"/>
    <w:rsid w:val="00FB0CE9"/>
    <w:rsid w:val="00FB14F7"/>
    <w:rsid w:val="00FB1DEA"/>
    <w:rsid w:val="00FB25DD"/>
    <w:rsid w:val="00FB36BE"/>
    <w:rsid w:val="00FB3B86"/>
    <w:rsid w:val="00FB4014"/>
    <w:rsid w:val="00FB4236"/>
    <w:rsid w:val="00FB4619"/>
    <w:rsid w:val="00FB54A5"/>
    <w:rsid w:val="00FB6283"/>
    <w:rsid w:val="00FB6A4A"/>
    <w:rsid w:val="00FB6C33"/>
    <w:rsid w:val="00FC04FF"/>
    <w:rsid w:val="00FC064E"/>
    <w:rsid w:val="00FC11EF"/>
    <w:rsid w:val="00FC173E"/>
    <w:rsid w:val="00FC20BC"/>
    <w:rsid w:val="00FC2E6F"/>
    <w:rsid w:val="00FC3A12"/>
    <w:rsid w:val="00FC41C7"/>
    <w:rsid w:val="00FC4E97"/>
    <w:rsid w:val="00FC4EDD"/>
    <w:rsid w:val="00FC51CB"/>
    <w:rsid w:val="00FC6185"/>
    <w:rsid w:val="00FC6499"/>
    <w:rsid w:val="00FC66BC"/>
    <w:rsid w:val="00FC6D32"/>
    <w:rsid w:val="00FC6E32"/>
    <w:rsid w:val="00FC727F"/>
    <w:rsid w:val="00FC734B"/>
    <w:rsid w:val="00FC7378"/>
    <w:rsid w:val="00FC7A7B"/>
    <w:rsid w:val="00FC7F0D"/>
    <w:rsid w:val="00FD052C"/>
    <w:rsid w:val="00FD0826"/>
    <w:rsid w:val="00FD10CF"/>
    <w:rsid w:val="00FD1D2E"/>
    <w:rsid w:val="00FD2077"/>
    <w:rsid w:val="00FD2838"/>
    <w:rsid w:val="00FD3539"/>
    <w:rsid w:val="00FD35AA"/>
    <w:rsid w:val="00FD5033"/>
    <w:rsid w:val="00FD5130"/>
    <w:rsid w:val="00FD5BAD"/>
    <w:rsid w:val="00FD6D31"/>
    <w:rsid w:val="00FE0FD1"/>
    <w:rsid w:val="00FE11F6"/>
    <w:rsid w:val="00FE149B"/>
    <w:rsid w:val="00FE1DE6"/>
    <w:rsid w:val="00FE256D"/>
    <w:rsid w:val="00FE4406"/>
    <w:rsid w:val="00FE45B1"/>
    <w:rsid w:val="00FE4A38"/>
    <w:rsid w:val="00FE55FD"/>
    <w:rsid w:val="00FE5AC0"/>
    <w:rsid w:val="00FE5F69"/>
    <w:rsid w:val="00FE667C"/>
    <w:rsid w:val="00FE67B1"/>
    <w:rsid w:val="00FE6A25"/>
    <w:rsid w:val="00FE7A21"/>
    <w:rsid w:val="00FE7B0B"/>
    <w:rsid w:val="00FE7C78"/>
    <w:rsid w:val="00FE7FE8"/>
    <w:rsid w:val="00FF039D"/>
    <w:rsid w:val="00FF0775"/>
    <w:rsid w:val="00FF07AE"/>
    <w:rsid w:val="00FF0934"/>
    <w:rsid w:val="00FF0C34"/>
    <w:rsid w:val="00FF1B44"/>
    <w:rsid w:val="00FF2B51"/>
    <w:rsid w:val="00FF36E9"/>
    <w:rsid w:val="00FF3B42"/>
    <w:rsid w:val="00FF46BE"/>
    <w:rsid w:val="00FF60D0"/>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765A"/>
  <w15:docId w15:val="{249B9D99-DD6A-406E-A3B6-BCA616F2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80D"/>
    <w:rPr>
      <w:rFonts w:ascii="Calibri" w:eastAsia="Calibri" w:hAnsi="Calibri" w:cs="Times New Roman"/>
    </w:rPr>
  </w:style>
  <w:style w:type="paragraph" w:styleId="Heading1">
    <w:name w:val="heading 1"/>
    <w:basedOn w:val="Normal"/>
    <w:next w:val="Normal"/>
    <w:link w:val="Heading1Char"/>
    <w:autoRedefine/>
    <w:uiPriority w:val="9"/>
    <w:qFormat/>
    <w:rsid w:val="00134A26"/>
    <w:pPr>
      <w:keepNext/>
      <w:keepLines/>
      <w:shd w:val="clear" w:color="auto" w:fill="FFFFFF"/>
      <w:spacing w:after="0"/>
      <w:jc w:val="center"/>
      <w:outlineLvl w:val="0"/>
    </w:pPr>
    <w:rPr>
      <w:rFonts w:ascii="Edwardian Script ITC" w:eastAsiaTheme="minorEastAsia" w:hAnsi="Edwardian Script ITC" w:cstheme="minorHAnsi"/>
      <w:b/>
      <w:bCs/>
      <w:color w:val="000000"/>
      <w:sz w:val="72"/>
      <w:szCs w:val="72"/>
    </w:rPr>
  </w:style>
  <w:style w:type="paragraph" w:styleId="Heading2">
    <w:name w:val="heading 2"/>
    <w:basedOn w:val="Normal"/>
    <w:next w:val="Normal"/>
    <w:link w:val="Heading2Char"/>
    <w:autoRedefine/>
    <w:uiPriority w:val="9"/>
    <w:unhideWhenUsed/>
    <w:qFormat/>
    <w:rsid w:val="001673C0"/>
    <w:pPr>
      <w:keepNext/>
      <w:keepLines/>
      <w:spacing w:after="0"/>
      <w:jc w:val="center"/>
      <w:outlineLvl w:val="1"/>
    </w:pPr>
    <w:rPr>
      <w:rFonts w:asciiTheme="minorHAnsi" w:eastAsiaTheme="minorEastAsia" w:hAnsiTheme="minorHAnsi" w:cstheme="minorHAnsi"/>
      <w:b/>
      <w:bCs/>
      <w:sz w:val="28"/>
      <w:szCs w:val="28"/>
    </w:rPr>
  </w:style>
  <w:style w:type="paragraph" w:styleId="Heading3">
    <w:name w:val="heading 3"/>
    <w:basedOn w:val="Normal"/>
    <w:link w:val="Heading3Char"/>
    <w:uiPriority w:val="9"/>
    <w:qFormat/>
    <w:rsid w:val="006D680D"/>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6D680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7033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3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26"/>
    <w:rPr>
      <w:rFonts w:ascii="Edwardian Script ITC" w:eastAsiaTheme="minorEastAsia" w:hAnsi="Edwardian Script ITC" w:cstheme="minorHAnsi"/>
      <w:b/>
      <w:bCs/>
      <w:color w:val="000000"/>
      <w:sz w:val="72"/>
      <w:szCs w:val="72"/>
      <w:shd w:val="clear" w:color="auto" w:fill="FFFFFF"/>
    </w:rPr>
  </w:style>
  <w:style w:type="character" w:customStyle="1" w:styleId="Heading2Char">
    <w:name w:val="Heading 2 Char"/>
    <w:basedOn w:val="DefaultParagraphFont"/>
    <w:link w:val="Heading2"/>
    <w:uiPriority w:val="9"/>
    <w:rsid w:val="001673C0"/>
    <w:rPr>
      <w:rFonts w:eastAsiaTheme="minorEastAsia" w:cstheme="minorHAnsi"/>
      <w:b/>
      <w:bCs/>
      <w:sz w:val="28"/>
      <w:szCs w:val="28"/>
    </w:rPr>
  </w:style>
  <w:style w:type="character" w:customStyle="1" w:styleId="Heading3Char">
    <w:name w:val="Heading 3 Char"/>
    <w:basedOn w:val="DefaultParagraphFont"/>
    <w:link w:val="Heading3"/>
    <w:uiPriority w:val="9"/>
    <w:rsid w:val="006D68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F703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7033D"/>
    <w:rPr>
      <w:rFonts w:asciiTheme="majorHAnsi" w:eastAsiaTheme="majorEastAsia" w:hAnsiTheme="majorHAnsi" w:cstheme="majorBidi"/>
      <w:color w:val="1F4D78" w:themeColor="accent1" w:themeShade="7F"/>
    </w:rPr>
  </w:style>
  <w:style w:type="paragraph" w:styleId="ListParagraph">
    <w:name w:val="List Paragraph"/>
    <w:basedOn w:val="Normal"/>
    <w:uiPriority w:val="99"/>
    <w:qFormat/>
    <w:rsid w:val="006D680D"/>
    <w:pPr>
      <w:ind w:left="720"/>
      <w:contextualSpacing/>
    </w:pPr>
  </w:style>
  <w:style w:type="paragraph" w:customStyle="1" w:styleId="chapter-1">
    <w:name w:val="chapter-1"/>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6D680D"/>
    <w:rPr>
      <w:rFonts w:cs="Times New Roman"/>
    </w:rPr>
  </w:style>
  <w:style w:type="character" w:customStyle="1" w:styleId="chapternum">
    <w:name w:val="chapternum"/>
    <w:rsid w:val="006D680D"/>
    <w:rPr>
      <w:rFonts w:cs="Times New Roman"/>
    </w:rPr>
  </w:style>
  <w:style w:type="paragraph" w:styleId="Footer">
    <w:name w:val="footer"/>
    <w:basedOn w:val="Normal"/>
    <w:link w:val="FooterChar"/>
    <w:uiPriority w:val="99"/>
    <w:unhideWhenUsed/>
    <w:rsid w:val="006D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80D"/>
    <w:rPr>
      <w:rFonts w:ascii="Calibri" w:eastAsia="Calibri" w:hAnsi="Calibri" w:cs="Times New Roman"/>
    </w:rPr>
  </w:style>
  <w:style w:type="character" w:styleId="Hyperlink">
    <w:name w:val="Hyperlink"/>
    <w:uiPriority w:val="99"/>
    <w:unhideWhenUsed/>
    <w:rsid w:val="006D680D"/>
    <w:rPr>
      <w:color w:val="0000FF"/>
      <w:u w:val="single"/>
    </w:rPr>
  </w:style>
  <w:style w:type="paragraph" w:customStyle="1" w:styleId="line">
    <w:name w:val="line"/>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D680D"/>
  </w:style>
  <w:style w:type="character" w:customStyle="1" w:styleId="small-caps">
    <w:name w:val="small-caps"/>
    <w:rsid w:val="006D680D"/>
  </w:style>
  <w:style w:type="paragraph" w:customStyle="1" w:styleId="first-line-none">
    <w:name w:val="first-line-none"/>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D680D"/>
  </w:style>
  <w:style w:type="paragraph" w:customStyle="1" w:styleId="txt-sm">
    <w:name w:val="txt-sm"/>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D6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80D"/>
    <w:rPr>
      <w:rFonts w:ascii="Tahoma" w:eastAsia="Calibri" w:hAnsi="Tahoma" w:cs="Tahoma"/>
      <w:sz w:val="16"/>
      <w:szCs w:val="16"/>
    </w:rPr>
  </w:style>
  <w:style w:type="paragraph" w:styleId="NoSpacing">
    <w:name w:val="No Spacing"/>
    <w:link w:val="NoSpacingChar"/>
    <w:uiPriority w:val="1"/>
    <w:qFormat/>
    <w:rsid w:val="006D680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D680D"/>
    <w:rPr>
      <w:rFonts w:ascii="Calibri" w:eastAsia="Calibri" w:hAnsi="Calibri" w:cs="Times New Roman"/>
    </w:rPr>
  </w:style>
  <w:style w:type="character" w:customStyle="1" w:styleId="reftext">
    <w:name w:val="reftext"/>
    <w:basedOn w:val="DefaultParagraphFont"/>
    <w:rsid w:val="006D680D"/>
  </w:style>
  <w:style w:type="character" w:customStyle="1" w:styleId="highl">
    <w:name w:val="highl"/>
    <w:basedOn w:val="DefaultParagraphFont"/>
    <w:uiPriority w:val="99"/>
    <w:rsid w:val="006D680D"/>
  </w:style>
  <w:style w:type="character" w:customStyle="1" w:styleId="name">
    <w:name w:val="name"/>
    <w:basedOn w:val="DefaultParagraphFont"/>
    <w:rsid w:val="006D680D"/>
  </w:style>
  <w:style w:type="paragraph" w:customStyle="1" w:styleId="reg">
    <w:name w:val="reg"/>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6D680D"/>
  </w:style>
  <w:style w:type="character" w:customStyle="1" w:styleId="indent">
    <w:name w:val="indent"/>
    <w:basedOn w:val="DefaultParagraphFont"/>
    <w:rsid w:val="006D680D"/>
  </w:style>
  <w:style w:type="paragraph" w:customStyle="1" w:styleId="same-paragraph">
    <w:name w:val="same-paragraph"/>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6D680D"/>
  </w:style>
  <w:style w:type="character" w:customStyle="1" w:styleId="footnote">
    <w:name w:val="footnote"/>
    <w:basedOn w:val="DefaultParagraphFont"/>
    <w:rsid w:val="006D680D"/>
  </w:style>
  <w:style w:type="character" w:customStyle="1" w:styleId="br-ln-group-10">
    <w:name w:val="br-ln-group-10"/>
    <w:basedOn w:val="DefaultParagraphFont"/>
    <w:rsid w:val="006D680D"/>
  </w:style>
  <w:style w:type="paragraph" w:styleId="Header">
    <w:name w:val="header"/>
    <w:basedOn w:val="Normal"/>
    <w:link w:val="HeaderChar"/>
    <w:uiPriority w:val="99"/>
    <w:unhideWhenUsed/>
    <w:rsid w:val="006D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80D"/>
    <w:rPr>
      <w:rFonts w:ascii="Calibri" w:eastAsia="Calibri" w:hAnsi="Calibri" w:cs="Times New Roman"/>
    </w:rPr>
  </w:style>
  <w:style w:type="character" w:customStyle="1" w:styleId="nivfootnote">
    <w:name w:val="nivfootnote"/>
    <w:basedOn w:val="DefaultParagraphFont"/>
    <w:rsid w:val="006D680D"/>
  </w:style>
  <w:style w:type="paragraph" w:customStyle="1" w:styleId="sectionhead">
    <w:name w:val="sectionhea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6D680D"/>
  </w:style>
  <w:style w:type="paragraph" w:customStyle="1" w:styleId="emb">
    <w:name w:val="emb"/>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6D680D"/>
  </w:style>
  <w:style w:type="paragraph" w:customStyle="1" w:styleId="heading">
    <w:name w:val="heading"/>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6D680D"/>
  </w:style>
  <w:style w:type="character" w:customStyle="1" w:styleId="passage-display-bcv">
    <w:name w:val="passage-display-bcv"/>
    <w:basedOn w:val="DefaultParagraphFont"/>
    <w:rsid w:val="006D680D"/>
  </w:style>
  <w:style w:type="character" w:customStyle="1" w:styleId="passage-display-version">
    <w:name w:val="passage-display-version"/>
    <w:basedOn w:val="DefaultParagraphFont"/>
    <w:rsid w:val="006D680D"/>
  </w:style>
  <w:style w:type="paragraph" w:customStyle="1" w:styleId="chapter-2">
    <w:name w:val="chapter-2"/>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D680D"/>
  </w:style>
  <w:style w:type="character" w:customStyle="1" w:styleId="verse-text">
    <w:name w:val="verse-text"/>
    <w:basedOn w:val="DefaultParagraphFont"/>
    <w:rsid w:val="006D680D"/>
  </w:style>
  <w:style w:type="character" w:styleId="CommentReference">
    <w:name w:val="annotation reference"/>
    <w:basedOn w:val="DefaultParagraphFont"/>
    <w:uiPriority w:val="99"/>
    <w:semiHidden/>
    <w:unhideWhenUsed/>
    <w:rsid w:val="006D680D"/>
    <w:rPr>
      <w:sz w:val="16"/>
      <w:szCs w:val="16"/>
    </w:rPr>
  </w:style>
  <w:style w:type="paragraph" w:styleId="CommentText">
    <w:name w:val="annotation text"/>
    <w:basedOn w:val="Normal"/>
    <w:link w:val="CommentTextChar"/>
    <w:uiPriority w:val="99"/>
    <w:semiHidden/>
    <w:unhideWhenUsed/>
    <w:rsid w:val="006D680D"/>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D680D"/>
    <w:rPr>
      <w:sz w:val="20"/>
      <w:szCs w:val="20"/>
    </w:rPr>
  </w:style>
  <w:style w:type="character" w:customStyle="1" w:styleId="divine-name">
    <w:name w:val="divine-name"/>
    <w:basedOn w:val="DefaultParagraphFont"/>
    <w:rsid w:val="006D680D"/>
  </w:style>
  <w:style w:type="character" w:customStyle="1" w:styleId="mainfootnotes">
    <w:name w:val="mainfootnotes"/>
    <w:basedOn w:val="DefaultParagraphFont"/>
    <w:rsid w:val="006D680D"/>
  </w:style>
  <w:style w:type="character" w:customStyle="1" w:styleId="mainfootnoteshdg">
    <w:name w:val="mainfootnoteshdg"/>
    <w:basedOn w:val="DefaultParagraphFont"/>
    <w:rsid w:val="006D680D"/>
  </w:style>
  <w:style w:type="character" w:customStyle="1" w:styleId="footnotesbot">
    <w:name w:val="footnotesbot"/>
    <w:basedOn w:val="DefaultParagraphFont"/>
    <w:rsid w:val="006D680D"/>
  </w:style>
  <w:style w:type="character" w:customStyle="1" w:styleId="fnverse">
    <w:name w:val="fnverse"/>
    <w:basedOn w:val="DefaultParagraphFont"/>
    <w:rsid w:val="006D680D"/>
  </w:style>
  <w:style w:type="character" w:customStyle="1" w:styleId="catch-word">
    <w:name w:val="catch-word"/>
    <w:basedOn w:val="DefaultParagraphFont"/>
    <w:rsid w:val="006D680D"/>
  </w:style>
  <w:style w:type="character" w:customStyle="1" w:styleId="verse-marker">
    <w:name w:val="verse-marker"/>
    <w:basedOn w:val="DefaultParagraphFont"/>
    <w:rsid w:val="006D680D"/>
  </w:style>
  <w:style w:type="paragraph" w:styleId="Revision">
    <w:name w:val="Revision"/>
    <w:hidden/>
    <w:uiPriority w:val="99"/>
    <w:semiHidden/>
    <w:rsid w:val="006D680D"/>
    <w:pPr>
      <w:spacing w:after="0" w:line="240" w:lineRule="auto"/>
    </w:pPr>
    <w:rPr>
      <w:rFonts w:ascii="Calibri" w:eastAsia="Calibri" w:hAnsi="Calibri" w:cs="Times New Roman"/>
    </w:rPr>
  </w:style>
  <w:style w:type="paragraph" w:customStyle="1" w:styleId="DecimalAligned">
    <w:name w:val="Decimal Aligned"/>
    <w:basedOn w:val="Normal"/>
    <w:uiPriority w:val="40"/>
    <w:qFormat/>
    <w:rsid w:val="006D680D"/>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6D680D"/>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6D680D"/>
    <w:rPr>
      <w:rFonts w:eastAsiaTheme="minorEastAsia" w:cs="Times New Roman"/>
      <w:sz w:val="20"/>
      <w:szCs w:val="20"/>
    </w:rPr>
  </w:style>
  <w:style w:type="character" w:styleId="SubtleEmphasis">
    <w:name w:val="Subtle Emphasis"/>
    <w:basedOn w:val="DefaultParagraphFont"/>
    <w:uiPriority w:val="19"/>
    <w:qFormat/>
    <w:rsid w:val="006D680D"/>
    <w:rPr>
      <w:i/>
      <w:iCs/>
    </w:rPr>
  </w:style>
  <w:style w:type="table" w:styleId="LightShading-Accent1">
    <w:name w:val="Light Shading Accent 1"/>
    <w:basedOn w:val="TableNormal"/>
    <w:uiPriority w:val="60"/>
    <w:rsid w:val="006D680D"/>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E03A2"/>
  </w:style>
  <w:style w:type="paragraph" w:styleId="TOCHeading">
    <w:name w:val="TOC Heading"/>
    <w:basedOn w:val="Heading1"/>
    <w:next w:val="Normal"/>
    <w:uiPriority w:val="39"/>
    <w:unhideWhenUsed/>
    <w:qFormat/>
    <w:rsid w:val="006378AD"/>
    <w:pPr>
      <w:spacing w:before="240"/>
      <w:outlineLvl w:val="9"/>
    </w:pPr>
    <w:rPr>
      <w:b w:val="0"/>
      <w:bCs w:val="0"/>
      <w:sz w:val="32"/>
      <w:szCs w:val="32"/>
    </w:rPr>
  </w:style>
  <w:style w:type="paragraph" w:styleId="TOC3">
    <w:name w:val="toc 3"/>
    <w:basedOn w:val="Normal"/>
    <w:next w:val="Normal"/>
    <w:autoRedefine/>
    <w:uiPriority w:val="39"/>
    <w:unhideWhenUsed/>
    <w:rsid w:val="009E4CF3"/>
    <w:pPr>
      <w:spacing w:after="100"/>
      <w:jc w:val="center"/>
    </w:pPr>
    <w:rPr>
      <w:b/>
      <w:sz w:val="24"/>
      <w:szCs w:val="24"/>
    </w:rPr>
  </w:style>
  <w:style w:type="paragraph" w:styleId="TOC1">
    <w:name w:val="toc 1"/>
    <w:basedOn w:val="Normal"/>
    <w:next w:val="Normal"/>
    <w:autoRedefine/>
    <w:uiPriority w:val="39"/>
    <w:unhideWhenUsed/>
    <w:rsid w:val="00611A2C"/>
    <w:pPr>
      <w:tabs>
        <w:tab w:val="right" w:leader="dot" w:pos="9350"/>
      </w:tabs>
      <w:spacing w:after="240"/>
      <w:jc w:val="center"/>
    </w:pPr>
    <w:rPr>
      <w:rFonts w:ascii="Edwardian Script ITC" w:hAnsi="Edwardian Script ITC" w:cstheme="minorHAnsi"/>
      <w:b/>
      <w:bCs/>
      <w:noProof/>
      <w:sz w:val="52"/>
      <w:szCs w:val="52"/>
    </w:rPr>
  </w:style>
  <w:style w:type="paragraph" w:styleId="TOC2">
    <w:name w:val="toc 2"/>
    <w:basedOn w:val="Normal"/>
    <w:next w:val="Normal"/>
    <w:autoRedefine/>
    <w:uiPriority w:val="39"/>
    <w:unhideWhenUsed/>
    <w:rsid w:val="007F139E"/>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71506"/>
    <w:rPr>
      <w:i/>
      <w:iCs/>
    </w:rPr>
  </w:style>
  <w:style w:type="table" w:styleId="TableGrid">
    <w:name w:val="Table Grid"/>
    <w:basedOn w:val="TableNormal"/>
    <w:uiPriority w:val="39"/>
    <w:rsid w:val="002A2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D30306"/>
    <w:rPr>
      <w:color w:val="767676"/>
      <w:sz w:val="17"/>
      <w:szCs w:val="17"/>
      <w:bdr w:val="none" w:sz="0" w:space="0" w:color="auto" w:frame="1"/>
      <w:shd w:val="clear" w:color="auto" w:fill="auto"/>
    </w:rPr>
  </w:style>
  <w:style w:type="character" w:customStyle="1" w:styleId="fn">
    <w:name w:val="fn"/>
    <w:basedOn w:val="DefaultParagraphFont"/>
    <w:rsid w:val="00511241"/>
  </w:style>
  <w:style w:type="character" w:customStyle="1" w:styleId="sc1">
    <w:name w:val="sc1"/>
    <w:basedOn w:val="DefaultParagraphFont"/>
    <w:rsid w:val="00271707"/>
    <w:rPr>
      <w:smallCaps/>
    </w:rPr>
  </w:style>
  <w:style w:type="character" w:customStyle="1" w:styleId="netverse">
    <w:name w:val="netverse"/>
    <w:basedOn w:val="DefaultParagraphFont"/>
    <w:rsid w:val="00271707"/>
  </w:style>
  <w:style w:type="character" w:customStyle="1" w:styleId="vref1">
    <w:name w:val="vref1"/>
    <w:basedOn w:val="DefaultParagraphFont"/>
    <w:rsid w:val="00271707"/>
    <w:rPr>
      <w:b/>
      <w:bCs/>
    </w:rPr>
  </w:style>
  <w:style w:type="character" w:customStyle="1" w:styleId="s">
    <w:name w:val="s"/>
    <w:basedOn w:val="DefaultParagraphFont"/>
    <w:rsid w:val="00271707"/>
  </w:style>
  <w:style w:type="paragraph" w:customStyle="1" w:styleId="bodytext1">
    <w:name w:val="bodytext1"/>
    <w:basedOn w:val="Normal"/>
    <w:rsid w:val="00181E6C"/>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EE25B4"/>
    <w:pPr>
      <w:spacing w:after="0" w:line="240" w:lineRule="auto"/>
    </w:pPr>
    <w:rPr>
      <w:rFonts w:ascii="Times New Roman" w:eastAsia="Times New Roman" w:hAnsi="Times New Roman"/>
      <w:sz w:val="24"/>
      <w:szCs w:val="24"/>
    </w:rPr>
  </w:style>
  <w:style w:type="paragraph" w:customStyle="1" w:styleId="paragraph">
    <w:name w:val="paragraph"/>
    <w:basedOn w:val="Normal"/>
    <w:rsid w:val="006643A2"/>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6643A2"/>
  </w:style>
  <w:style w:type="character" w:customStyle="1" w:styleId="eop">
    <w:name w:val="eop"/>
    <w:basedOn w:val="DefaultParagraphFont"/>
    <w:rsid w:val="006643A2"/>
  </w:style>
  <w:style w:type="paragraph" w:customStyle="1" w:styleId="poetry1">
    <w:name w:val="poetry1"/>
    <w:basedOn w:val="Normal"/>
    <w:rsid w:val="00073BF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F853AD"/>
  </w:style>
  <w:style w:type="character" w:customStyle="1" w:styleId="vref">
    <w:name w:val="vref"/>
    <w:basedOn w:val="DefaultParagraphFont"/>
    <w:rsid w:val="00F61568"/>
  </w:style>
  <w:style w:type="paragraph" w:customStyle="1" w:styleId="otpoetry">
    <w:name w:val="otpoetry"/>
    <w:basedOn w:val="Normal"/>
    <w:rsid w:val="0039316A"/>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4033B2"/>
    <w:rPr>
      <w:rFonts w:cs="Times New Roman"/>
    </w:rPr>
  </w:style>
  <w:style w:type="paragraph" w:customStyle="1" w:styleId="poetry">
    <w:name w:val="poetry"/>
    <w:basedOn w:val="Normal"/>
    <w:rsid w:val="00A17FEC"/>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0E5563"/>
  </w:style>
  <w:style w:type="paragraph" w:customStyle="1" w:styleId="bodytext">
    <w:name w:val="bodytext"/>
    <w:basedOn w:val="Normal"/>
    <w:rsid w:val="00A25DE3"/>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A819BE"/>
    <w:pPr>
      <w:spacing w:before="100" w:beforeAutospacing="1" w:after="100" w:afterAutospacing="1" w:line="240" w:lineRule="auto"/>
    </w:pPr>
    <w:rPr>
      <w:rFonts w:ascii="Times New Roman" w:eastAsia="Times New Roman" w:hAnsi="Times New Roman"/>
      <w:sz w:val="24"/>
      <w:szCs w:val="24"/>
    </w:rPr>
  </w:style>
  <w:style w:type="character" w:customStyle="1" w:styleId="scx111499806">
    <w:name w:val="scx111499806"/>
    <w:basedOn w:val="DefaultParagraphFont"/>
    <w:rsid w:val="00F7033D"/>
  </w:style>
  <w:style w:type="paragraph" w:customStyle="1" w:styleId="footnotedescription">
    <w:name w:val="footnote description"/>
    <w:next w:val="Normal"/>
    <w:link w:val="footnotedescriptionChar"/>
    <w:hidden/>
    <w:rsid w:val="00F7033D"/>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F7033D"/>
    <w:rPr>
      <w:rFonts w:ascii="Calibri" w:eastAsia="Calibri" w:hAnsi="Calibri" w:cs="Calibri"/>
      <w:b/>
      <w:i/>
      <w:color w:val="000000"/>
      <w:sz w:val="24"/>
    </w:rPr>
  </w:style>
  <w:style w:type="character" w:customStyle="1" w:styleId="footnotemark">
    <w:name w:val="footnote mark"/>
    <w:hidden/>
    <w:rsid w:val="00F7033D"/>
    <w:rPr>
      <w:rFonts w:ascii="Calibri" w:eastAsia="Calibri" w:hAnsi="Calibri" w:cs="Calibri"/>
      <w:b/>
      <w:i/>
      <w:color w:val="000000"/>
      <w:sz w:val="24"/>
      <w:vertAlign w:val="superscript"/>
    </w:rPr>
  </w:style>
  <w:style w:type="paragraph" w:customStyle="1" w:styleId="Style1">
    <w:name w:val="Style1"/>
    <w:basedOn w:val="Normal"/>
    <w:link w:val="Style1Char"/>
    <w:qFormat/>
    <w:rsid w:val="00F7033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7033D"/>
    <w:rPr>
      <w:rFonts w:ascii="Edwardian Script ITC" w:eastAsia="Calibri" w:hAnsi="Edwardian Script ITC" w:cs="Vijaya"/>
      <w:b/>
      <w:sz w:val="72"/>
      <w:szCs w:val="72"/>
    </w:rPr>
  </w:style>
  <w:style w:type="character" w:customStyle="1" w:styleId="versenumber">
    <w:name w:val="versenumber"/>
    <w:basedOn w:val="DefaultParagraphFont"/>
    <w:rsid w:val="00F7033D"/>
  </w:style>
  <w:style w:type="character" w:customStyle="1" w:styleId="CommentSubjectChar">
    <w:name w:val="Comment Subject Char"/>
    <w:basedOn w:val="CommentTextChar"/>
    <w:link w:val="CommentSubject"/>
    <w:uiPriority w:val="99"/>
    <w:semiHidden/>
    <w:rsid w:val="00F7033D"/>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7033D"/>
    <w:rPr>
      <w:rFonts w:ascii="Calibri" w:eastAsia="Calibri" w:hAnsi="Calibri" w:cs="Times New Roman"/>
      <w:b/>
      <w:bCs/>
    </w:rPr>
  </w:style>
  <w:style w:type="character" w:styleId="Strong">
    <w:name w:val="Strong"/>
    <w:basedOn w:val="DefaultParagraphFont"/>
    <w:uiPriority w:val="22"/>
    <w:qFormat/>
    <w:rsid w:val="00695660"/>
    <w:rPr>
      <w:b/>
      <w:bCs/>
    </w:rPr>
  </w:style>
  <w:style w:type="paragraph" w:customStyle="1" w:styleId="EdwardianScript36">
    <w:name w:val="Edwardian Script 36"/>
    <w:basedOn w:val="Normal"/>
    <w:link w:val="EdwardianScript36Char"/>
    <w:qFormat/>
    <w:rsid w:val="00AE104D"/>
    <w:pPr>
      <w:tabs>
        <w:tab w:val="center" w:pos="4680"/>
        <w:tab w:val="right" w:pos="9360"/>
      </w:tabs>
      <w:jc w:val="center"/>
    </w:pPr>
    <w:rPr>
      <w:rFonts w:ascii="Edwardian Script ITC" w:hAnsi="Edwardian Script ITC"/>
      <w:b/>
      <w:sz w:val="72"/>
      <w:szCs w:val="72"/>
    </w:rPr>
  </w:style>
  <w:style w:type="paragraph" w:customStyle="1" w:styleId="EdwardianScript48">
    <w:name w:val="Edwardian Script 48"/>
    <w:basedOn w:val="Normal"/>
    <w:link w:val="EdwardianScript48Char"/>
    <w:qFormat/>
    <w:rsid w:val="00AE104D"/>
    <w:pPr>
      <w:tabs>
        <w:tab w:val="center" w:pos="4680"/>
        <w:tab w:val="right" w:pos="9360"/>
      </w:tabs>
      <w:jc w:val="center"/>
    </w:pPr>
    <w:rPr>
      <w:rFonts w:ascii="Edwardian Script ITC" w:hAnsi="Edwardian Script ITC"/>
      <w:b/>
      <w:sz w:val="96"/>
      <w:szCs w:val="96"/>
    </w:rPr>
  </w:style>
  <w:style w:type="character" w:customStyle="1" w:styleId="EdwardianScript36Char">
    <w:name w:val="Edwardian Script 36 Char"/>
    <w:basedOn w:val="DefaultParagraphFont"/>
    <w:link w:val="EdwardianScript36"/>
    <w:rsid w:val="00AE104D"/>
    <w:rPr>
      <w:rFonts w:ascii="Edwardian Script ITC" w:eastAsia="Calibri" w:hAnsi="Edwardian Script ITC" w:cs="Times New Roman"/>
      <w:b/>
      <w:sz w:val="72"/>
      <w:szCs w:val="72"/>
    </w:rPr>
  </w:style>
  <w:style w:type="paragraph" w:customStyle="1" w:styleId="scripturereference">
    <w:name w:val="scripture reference"/>
    <w:basedOn w:val="Normal"/>
    <w:link w:val="scripturereferenceChar"/>
    <w:qFormat/>
    <w:rsid w:val="0033171D"/>
    <w:pPr>
      <w:spacing w:after="0"/>
      <w:jc w:val="center"/>
    </w:pPr>
    <w:rPr>
      <w:rFonts w:asciiTheme="minorHAnsi" w:hAnsiTheme="minorHAnsi" w:cs="Vijaya"/>
      <w:b/>
      <w:bCs/>
      <w:iCs/>
      <w:sz w:val="24"/>
      <w:szCs w:val="24"/>
    </w:rPr>
  </w:style>
  <w:style w:type="character" w:customStyle="1" w:styleId="EdwardianScript48Char">
    <w:name w:val="Edwardian Script 48 Char"/>
    <w:basedOn w:val="DefaultParagraphFont"/>
    <w:link w:val="EdwardianScript48"/>
    <w:rsid w:val="00AE104D"/>
    <w:rPr>
      <w:rFonts w:ascii="Edwardian Script ITC" w:eastAsia="Calibri" w:hAnsi="Edwardian Script ITC" w:cs="Times New Roman"/>
      <w:b/>
      <w:sz w:val="96"/>
      <w:szCs w:val="96"/>
    </w:rPr>
  </w:style>
  <w:style w:type="character" w:customStyle="1" w:styleId="scripturereferenceChar">
    <w:name w:val="scripture reference Char"/>
    <w:basedOn w:val="DefaultParagraphFont"/>
    <w:link w:val="scripturereference"/>
    <w:rsid w:val="0033171D"/>
    <w:rPr>
      <w:rFonts w:eastAsia="Calibri" w:cs="Vijaya"/>
      <w:b/>
      <w:bCs/>
      <w:iCs/>
      <w:sz w:val="24"/>
      <w:szCs w:val="24"/>
    </w:rPr>
  </w:style>
  <w:style w:type="paragraph" w:customStyle="1" w:styleId="Header1-Style2">
    <w:name w:val="Header 1 - Style2"/>
    <w:basedOn w:val="Heading1"/>
    <w:next w:val="Heading1"/>
    <w:qFormat/>
    <w:rsid w:val="00993175"/>
    <w:pPr>
      <w:shd w:val="clear" w:color="auto" w:fill="auto"/>
      <w:spacing w:line="256" w:lineRule="auto"/>
      <w:ind w:left="161" w:right="38" w:hanging="10"/>
    </w:pPr>
    <w:rPr>
      <w:rFonts w:eastAsia="Times New Roman"/>
      <w:bCs w:val="0"/>
      <w:u w:color="000000"/>
    </w:rPr>
  </w:style>
  <w:style w:type="paragraph" w:customStyle="1" w:styleId="Header3-Style2">
    <w:name w:val="Header 3 - Style2"/>
    <w:basedOn w:val="Heading3"/>
    <w:next w:val="Normal"/>
    <w:qFormat/>
    <w:rsid w:val="00993175"/>
    <w:pPr>
      <w:keepNext/>
      <w:keepLines/>
      <w:spacing w:before="0" w:beforeAutospacing="0" w:after="1" w:afterAutospacing="0" w:line="256" w:lineRule="auto"/>
      <w:ind w:left="689" w:right="838" w:hanging="10"/>
      <w:jc w:val="center"/>
    </w:pPr>
    <w:rPr>
      <w:rFonts w:ascii="Calibri" w:eastAsia="Calibri" w:hAnsi="Calibri" w:cs="Calibri"/>
      <w:bCs w:val="0"/>
      <w:color w:val="221F1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491">
      <w:bodyDiv w:val="1"/>
      <w:marLeft w:val="0"/>
      <w:marRight w:val="0"/>
      <w:marTop w:val="0"/>
      <w:marBottom w:val="0"/>
      <w:divBdr>
        <w:top w:val="none" w:sz="0" w:space="0" w:color="auto"/>
        <w:left w:val="none" w:sz="0" w:space="0" w:color="auto"/>
        <w:bottom w:val="none" w:sz="0" w:space="0" w:color="auto"/>
        <w:right w:val="none" w:sz="0" w:space="0" w:color="auto"/>
      </w:divBdr>
      <w:divsChild>
        <w:div w:id="63257284">
          <w:marLeft w:val="0"/>
          <w:marRight w:val="0"/>
          <w:marTop w:val="0"/>
          <w:marBottom w:val="0"/>
          <w:divBdr>
            <w:top w:val="none" w:sz="0" w:space="0" w:color="auto"/>
            <w:left w:val="none" w:sz="0" w:space="0" w:color="auto"/>
            <w:bottom w:val="none" w:sz="0" w:space="0" w:color="auto"/>
            <w:right w:val="none" w:sz="0" w:space="0" w:color="auto"/>
          </w:divBdr>
          <w:divsChild>
            <w:div w:id="981926592">
              <w:marLeft w:val="0"/>
              <w:marRight w:val="0"/>
              <w:marTop w:val="0"/>
              <w:marBottom w:val="0"/>
              <w:divBdr>
                <w:top w:val="none" w:sz="0" w:space="0" w:color="auto"/>
                <w:left w:val="none" w:sz="0" w:space="0" w:color="auto"/>
                <w:bottom w:val="none" w:sz="0" w:space="0" w:color="auto"/>
                <w:right w:val="none" w:sz="0" w:space="0" w:color="auto"/>
              </w:divBdr>
              <w:divsChild>
                <w:div w:id="604196547">
                  <w:marLeft w:val="0"/>
                  <w:marRight w:val="0"/>
                  <w:marTop w:val="0"/>
                  <w:marBottom w:val="0"/>
                  <w:divBdr>
                    <w:top w:val="none" w:sz="0" w:space="0" w:color="auto"/>
                    <w:left w:val="none" w:sz="0" w:space="0" w:color="auto"/>
                    <w:bottom w:val="none" w:sz="0" w:space="0" w:color="auto"/>
                    <w:right w:val="none" w:sz="0" w:space="0" w:color="auto"/>
                  </w:divBdr>
                  <w:divsChild>
                    <w:div w:id="1156653042">
                      <w:marLeft w:val="0"/>
                      <w:marRight w:val="0"/>
                      <w:marTop w:val="0"/>
                      <w:marBottom w:val="0"/>
                      <w:divBdr>
                        <w:top w:val="none" w:sz="0" w:space="0" w:color="auto"/>
                        <w:left w:val="none" w:sz="0" w:space="0" w:color="auto"/>
                        <w:bottom w:val="none" w:sz="0" w:space="0" w:color="auto"/>
                        <w:right w:val="none" w:sz="0" w:space="0" w:color="auto"/>
                      </w:divBdr>
                      <w:divsChild>
                        <w:div w:id="246231432">
                          <w:marLeft w:val="0"/>
                          <w:marRight w:val="0"/>
                          <w:marTop w:val="0"/>
                          <w:marBottom w:val="0"/>
                          <w:divBdr>
                            <w:top w:val="none" w:sz="0" w:space="0" w:color="auto"/>
                            <w:left w:val="none" w:sz="0" w:space="0" w:color="auto"/>
                            <w:bottom w:val="none" w:sz="0" w:space="0" w:color="auto"/>
                            <w:right w:val="none" w:sz="0" w:space="0" w:color="auto"/>
                          </w:divBdr>
                          <w:divsChild>
                            <w:div w:id="1204294120">
                              <w:marLeft w:val="0"/>
                              <w:marRight w:val="0"/>
                              <w:marTop w:val="0"/>
                              <w:marBottom w:val="0"/>
                              <w:divBdr>
                                <w:top w:val="none" w:sz="0" w:space="0" w:color="auto"/>
                                <w:left w:val="none" w:sz="0" w:space="0" w:color="auto"/>
                                <w:bottom w:val="none" w:sz="0" w:space="0" w:color="auto"/>
                                <w:right w:val="none" w:sz="0" w:space="0" w:color="auto"/>
                              </w:divBdr>
                              <w:divsChild>
                                <w:div w:id="1021248978">
                                  <w:marLeft w:val="0"/>
                                  <w:marRight w:val="0"/>
                                  <w:marTop w:val="0"/>
                                  <w:marBottom w:val="0"/>
                                  <w:divBdr>
                                    <w:top w:val="none" w:sz="0" w:space="0" w:color="auto"/>
                                    <w:left w:val="none" w:sz="0" w:space="0" w:color="auto"/>
                                    <w:bottom w:val="none" w:sz="0" w:space="0" w:color="auto"/>
                                    <w:right w:val="none" w:sz="0" w:space="0" w:color="auto"/>
                                  </w:divBdr>
                                  <w:divsChild>
                                    <w:div w:id="3672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6252">
      <w:bodyDiv w:val="1"/>
      <w:marLeft w:val="0"/>
      <w:marRight w:val="0"/>
      <w:marTop w:val="0"/>
      <w:marBottom w:val="0"/>
      <w:divBdr>
        <w:top w:val="none" w:sz="0" w:space="0" w:color="auto"/>
        <w:left w:val="none" w:sz="0" w:space="0" w:color="auto"/>
        <w:bottom w:val="none" w:sz="0" w:space="0" w:color="auto"/>
        <w:right w:val="none" w:sz="0" w:space="0" w:color="auto"/>
      </w:divBdr>
      <w:divsChild>
        <w:div w:id="1667585830">
          <w:marLeft w:val="15"/>
          <w:marRight w:val="15"/>
          <w:marTop w:val="60"/>
          <w:marBottom w:val="60"/>
          <w:divBdr>
            <w:top w:val="none" w:sz="0" w:space="0" w:color="auto"/>
            <w:left w:val="none" w:sz="0" w:space="0" w:color="auto"/>
            <w:bottom w:val="none" w:sz="0" w:space="0" w:color="auto"/>
            <w:right w:val="single" w:sz="6" w:space="0" w:color="808080"/>
          </w:divBdr>
        </w:div>
        <w:div w:id="1720469888">
          <w:marLeft w:val="15"/>
          <w:marRight w:val="15"/>
          <w:marTop w:val="60"/>
          <w:marBottom w:val="60"/>
          <w:divBdr>
            <w:top w:val="none" w:sz="0" w:space="0" w:color="auto"/>
            <w:left w:val="none" w:sz="0" w:space="0" w:color="auto"/>
            <w:bottom w:val="none" w:sz="0" w:space="0" w:color="auto"/>
            <w:right w:val="single" w:sz="6" w:space="0" w:color="808080"/>
          </w:divBdr>
        </w:div>
        <w:div w:id="1401556315">
          <w:marLeft w:val="15"/>
          <w:marRight w:val="15"/>
          <w:marTop w:val="60"/>
          <w:marBottom w:val="60"/>
          <w:divBdr>
            <w:top w:val="none" w:sz="0" w:space="0" w:color="auto"/>
            <w:left w:val="none" w:sz="0" w:space="0" w:color="auto"/>
            <w:bottom w:val="none" w:sz="0" w:space="0" w:color="auto"/>
            <w:right w:val="single" w:sz="6" w:space="0" w:color="808080"/>
          </w:divBdr>
        </w:div>
        <w:div w:id="1968927300">
          <w:marLeft w:val="15"/>
          <w:marRight w:val="15"/>
          <w:marTop w:val="60"/>
          <w:marBottom w:val="60"/>
          <w:divBdr>
            <w:top w:val="none" w:sz="0" w:space="0" w:color="auto"/>
            <w:left w:val="none" w:sz="0" w:space="0" w:color="auto"/>
            <w:bottom w:val="none" w:sz="0" w:space="0" w:color="auto"/>
            <w:right w:val="single" w:sz="6" w:space="0" w:color="808080"/>
          </w:divBdr>
        </w:div>
        <w:div w:id="1405831847">
          <w:marLeft w:val="15"/>
          <w:marRight w:val="15"/>
          <w:marTop w:val="60"/>
          <w:marBottom w:val="60"/>
          <w:divBdr>
            <w:top w:val="none" w:sz="0" w:space="0" w:color="auto"/>
            <w:left w:val="none" w:sz="0" w:space="0" w:color="auto"/>
            <w:bottom w:val="none" w:sz="0" w:space="0" w:color="auto"/>
            <w:right w:val="single" w:sz="6" w:space="0" w:color="808080"/>
          </w:divBdr>
        </w:div>
        <w:div w:id="326828802">
          <w:marLeft w:val="15"/>
          <w:marRight w:val="15"/>
          <w:marTop w:val="60"/>
          <w:marBottom w:val="60"/>
          <w:divBdr>
            <w:top w:val="none" w:sz="0" w:space="0" w:color="auto"/>
            <w:left w:val="none" w:sz="0" w:space="0" w:color="auto"/>
            <w:bottom w:val="none" w:sz="0" w:space="0" w:color="auto"/>
            <w:right w:val="single" w:sz="6" w:space="0" w:color="808080"/>
          </w:divBdr>
        </w:div>
        <w:div w:id="1820999130">
          <w:marLeft w:val="15"/>
          <w:marRight w:val="15"/>
          <w:marTop w:val="60"/>
          <w:marBottom w:val="60"/>
          <w:divBdr>
            <w:top w:val="none" w:sz="0" w:space="0" w:color="auto"/>
            <w:left w:val="none" w:sz="0" w:space="0" w:color="auto"/>
            <w:bottom w:val="none" w:sz="0" w:space="0" w:color="auto"/>
            <w:right w:val="single" w:sz="6" w:space="0" w:color="808080"/>
          </w:divBdr>
        </w:div>
        <w:div w:id="1615673659">
          <w:marLeft w:val="15"/>
          <w:marRight w:val="15"/>
          <w:marTop w:val="60"/>
          <w:marBottom w:val="60"/>
          <w:divBdr>
            <w:top w:val="none" w:sz="0" w:space="0" w:color="auto"/>
            <w:left w:val="none" w:sz="0" w:space="0" w:color="auto"/>
            <w:bottom w:val="none" w:sz="0" w:space="0" w:color="auto"/>
            <w:right w:val="single" w:sz="6" w:space="0" w:color="808080"/>
          </w:divBdr>
        </w:div>
        <w:div w:id="773138214">
          <w:marLeft w:val="15"/>
          <w:marRight w:val="15"/>
          <w:marTop w:val="60"/>
          <w:marBottom w:val="60"/>
          <w:divBdr>
            <w:top w:val="none" w:sz="0" w:space="0" w:color="auto"/>
            <w:left w:val="none" w:sz="0" w:space="0" w:color="auto"/>
            <w:bottom w:val="none" w:sz="0" w:space="0" w:color="auto"/>
            <w:right w:val="single" w:sz="6" w:space="0" w:color="808080"/>
          </w:divBdr>
        </w:div>
      </w:divsChild>
    </w:div>
    <w:div w:id="27918846">
      <w:bodyDiv w:val="1"/>
      <w:marLeft w:val="0"/>
      <w:marRight w:val="0"/>
      <w:marTop w:val="0"/>
      <w:marBottom w:val="0"/>
      <w:divBdr>
        <w:top w:val="none" w:sz="0" w:space="0" w:color="auto"/>
        <w:left w:val="none" w:sz="0" w:space="0" w:color="auto"/>
        <w:bottom w:val="none" w:sz="0" w:space="0" w:color="auto"/>
        <w:right w:val="none" w:sz="0" w:space="0" w:color="auto"/>
      </w:divBdr>
      <w:divsChild>
        <w:div w:id="521744594">
          <w:marLeft w:val="0"/>
          <w:marRight w:val="0"/>
          <w:marTop w:val="0"/>
          <w:marBottom w:val="0"/>
          <w:divBdr>
            <w:top w:val="none" w:sz="0" w:space="0" w:color="auto"/>
            <w:left w:val="none" w:sz="0" w:space="0" w:color="auto"/>
            <w:bottom w:val="none" w:sz="0" w:space="0" w:color="auto"/>
            <w:right w:val="none" w:sz="0" w:space="0" w:color="auto"/>
          </w:divBdr>
          <w:divsChild>
            <w:div w:id="503278120">
              <w:marLeft w:val="0"/>
              <w:marRight w:val="0"/>
              <w:marTop w:val="0"/>
              <w:marBottom w:val="0"/>
              <w:divBdr>
                <w:top w:val="none" w:sz="0" w:space="0" w:color="auto"/>
                <w:left w:val="none" w:sz="0" w:space="0" w:color="auto"/>
                <w:bottom w:val="none" w:sz="0" w:space="0" w:color="auto"/>
                <w:right w:val="none" w:sz="0" w:space="0" w:color="auto"/>
              </w:divBdr>
              <w:divsChild>
                <w:div w:id="858592628">
                  <w:marLeft w:val="0"/>
                  <w:marRight w:val="0"/>
                  <w:marTop w:val="0"/>
                  <w:marBottom w:val="0"/>
                  <w:divBdr>
                    <w:top w:val="none" w:sz="0" w:space="0" w:color="auto"/>
                    <w:left w:val="none" w:sz="0" w:space="0" w:color="auto"/>
                    <w:bottom w:val="none" w:sz="0" w:space="0" w:color="auto"/>
                    <w:right w:val="none" w:sz="0" w:space="0" w:color="auto"/>
                  </w:divBdr>
                  <w:divsChild>
                    <w:div w:id="125562775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7185">
      <w:bodyDiv w:val="1"/>
      <w:marLeft w:val="0"/>
      <w:marRight w:val="0"/>
      <w:marTop w:val="0"/>
      <w:marBottom w:val="0"/>
      <w:divBdr>
        <w:top w:val="none" w:sz="0" w:space="0" w:color="auto"/>
        <w:left w:val="none" w:sz="0" w:space="0" w:color="auto"/>
        <w:bottom w:val="none" w:sz="0" w:space="0" w:color="auto"/>
        <w:right w:val="none" w:sz="0" w:space="0" w:color="auto"/>
      </w:divBdr>
    </w:div>
    <w:div w:id="122770549">
      <w:bodyDiv w:val="1"/>
      <w:marLeft w:val="0"/>
      <w:marRight w:val="0"/>
      <w:marTop w:val="0"/>
      <w:marBottom w:val="0"/>
      <w:divBdr>
        <w:top w:val="none" w:sz="0" w:space="0" w:color="auto"/>
        <w:left w:val="none" w:sz="0" w:space="0" w:color="auto"/>
        <w:bottom w:val="none" w:sz="0" w:space="0" w:color="auto"/>
        <w:right w:val="none" w:sz="0" w:space="0" w:color="auto"/>
      </w:divBdr>
    </w:div>
    <w:div w:id="139076021">
      <w:bodyDiv w:val="1"/>
      <w:marLeft w:val="0"/>
      <w:marRight w:val="0"/>
      <w:marTop w:val="0"/>
      <w:marBottom w:val="0"/>
      <w:divBdr>
        <w:top w:val="none" w:sz="0" w:space="0" w:color="auto"/>
        <w:left w:val="none" w:sz="0" w:space="0" w:color="auto"/>
        <w:bottom w:val="none" w:sz="0" w:space="0" w:color="auto"/>
        <w:right w:val="none" w:sz="0" w:space="0" w:color="auto"/>
      </w:divBdr>
    </w:div>
    <w:div w:id="144903713">
      <w:bodyDiv w:val="1"/>
      <w:marLeft w:val="0"/>
      <w:marRight w:val="0"/>
      <w:marTop w:val="0"/>
      <w:marBottom w:val="0"/>
      <w:divBdr>
        <w:top w:val="none" w:sz="0" w:space="0" w:color="auto"/>
        <w:left w:val="none" w:sz="0" w:space="0" w:color="auto"/>
        <w:bottom w:val="none" w:sz="0" w:space="0" w:color="auto"/>
        <w:right w:val="none" w:sz="0" w:space="0" w:color="auto"/>
      </w:divBdr>
    </w:div>
    <w:div w:id="147481825">
      <w:bodyDiv w:val="1"/>
      <w:marLeft w:val="0"/>
      <w:marRight w:val="0"/>
      <w:marTop w:val="0"/>
      <w:marBottom w:val="0"/>
      <w:divBdr>
        <w:top w:val="none" w:sz="0" w:space="0" w:color="auto"/>
        <w:left w:val="none" w:sz="0" w:space="0" w:color="auto"/>
        <w:bottom w:val="none" w:sz="0" w:space="0" w:color="auto"/>
        <w:right w:val="none" w:sz="0" w:space="0" w:color="auto"/>
      </w:divBdr>
      <w:divsChild>
        <w:div w:id="1504275967">
          <w:marLeft w:val="0"/>
          <w:marRight w:val="0"/>
          <w:marTop w:val="0"/>
          <w:marBottom w:val="0"/>
          <w:divBdr>
            <w:top w:val="none" w:sz="0" w:space="0" w:color="auto"/>
            <w:left w:val="none" w:sz="0" w:space="0" w:color="auto"/>
            <w:bottom w:val="none" w:sz="0" w:space="0" w:color="auto"/>
            <w:right w:val="none" w:sz="0" w:space="0" w:color="auto"/>
          </w:divBdr>
          <w:divsChild>
            <w:div w:id="1618219392">
              <w:marLeft w:val="0"/>
              <w:marRight w:val="0"/>
              <w:marTop w:val="0"/>
              <w:marBottom w:val="0"/>
              <w:divBdr>
                <w:top w:val="none" w:sz="0" w:space="0" w:color="auto"/>
                <w:left w:val="none" w:sz="0" w:space="0" w:color="auto"/>
                <w:bottom w:val="none" w:sz="0" w:space="0" w:color="auto"/>
                <w:right w:val="none" w:sz="0" w:space="0" w:color="auto"/>
              </w:divBdr>
              <w:divsChild>
                <w:div w:id="956330124">
                  <w:marLeft w:val="0"/>
                  <w:marRight w:val="0"/>
                  <w:marTop w:val="0"/>
                  <w:marBottom w:val="0"/>
                  <w:divBdr>
                    <w:top w:val="none" w:sz="0" w:space="0" w:color="auto"/>
                    <w:left w:val="none" w:sz="0" w:space="0" w:color="auto"/>
                    <w:bottom w:val="none" w:sz="0" w:space="0" w:color="auto"/>
                    <w:right w:val="none" w:sz="0" w:space="0" w:color="auto"/>
                  </w:divBdr>
                  <w:divsChild>
                    <w:div w:id="24334105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9829">
      <w:bodyDiv w:val="1"/>
      <w:marLeft w:val="0"/>
      <w:marRight w:val="0"/>
      <w:marTop w:val="0"/>
      <w:marBottom w:val="0"/>
      <w:divBdr>
        <w:top w:val="none" w:sz="0" w:space="0" w:color="auto"/>
        <w:left w:val="none" w:sz="0" w:space="0" w:color="auto"/>
        <w:bottom w:val="none" w:sz="0" w:space="0" w:color="auto"/>
        <w:right w:val="none" w:sz="0" w:space="0" w:color="auto"/>
      </w:divBdr>
    </w:div>
    <w:div w:id="206454537">
      <w:bodyDiv w:val="1"/>
      <w:marLeft w:val="0"/>
      <w:marRight w:val="0"/>
      <w:marTop w:val="0"/>
      <w:marBottom w:val="0"/>
      <w:divBdr>
        <w:top w:val="none" w:sz="0" w:space="0" w:color="auto"/>
        <w:left w:val="none" w:sz="0" w:space="0" w:color="auto"/>
        <w:bottom w:val="none" w:sz="0" w:space="0" w:color="auto"/>
        <w:right w:val="none" w:sz="0" w:space="0" w:color="auto"/>
      </w:divBdr>
    </w:div>
    <w:div w:id="338123364">
      <w:bodyDiv w:val="1"/>
      <w:marLeft w:val="0"/>
      <w:marRight w:val="0"/>
      <w:marTop w:val="0"/>
      <w:marBottom w:val="0"/>
      <w:divBdr>
        <w:top w:val="none" w:sz="0" w:space="0" w:color="auto"/>
        <w:left w:val="none" w:sz="0" w:space="0" w:color="auto"/>
        <w:bottom w:val="none" w:sz="0" w:space="0" w:color="auto"/>
        <w:right w:val="none" w:sz="0" w:space="0" w:color="auto"/>
      </w:divBdr>
      <w:divsChild>
        <w:div w:id="1198393438">
          <w:marLeft w:val="0"/>
          <w:marRight w:val="0"/>
          <w:marTop w:val="0"/>
          <w:marBottom w:val="0"/>
          <w:divBdr>
            <w:top w:val="none" w:sz="0" w:space="0" w:color="auto"/>
            <w:left w:val="none" w:sz="0" w:space="0" w:color="auto"/>
            <w:bottom w:val="none" w:sz="0" w:space="0" w:color="auto"/>
            <w:right w:val="none" w:sz="0" w:space="0" w:color="auto"/>
          </w:divBdr>
          <w:divsChild>
            <w:div w:id="667561505">
              <w:marLeft w:val="0"/>
              <w:marRight w:val="0"/>
              <w:marTop w:val="0"/>
              <w:marBottom w:val="0"/>
              <w:divBdr>
                <w:top w:val="none" w:sz="0" w:space="0" w:color="auto"/>
                <w:left w:val="none" w:sz="0" w:space="0" w:color="auto"/>
                <w:bottom w:val="none" w:sz="0" w:space="0" w:color="auto"/>
                <w:right w:val="none" w:sz="0" w:space="0" w:color="auto"/>
              </w:divBdr>
              <w:divsChild>
                <w:div w:id="336809890">
                  <w:marLeft w:val="0"/>
                  <w:marRight w:val="0"/>
                  <w:marTop w:val="0"/>
                  <w:marBottom w:val="0"/>
                  <w:divBdr>
                    <w:top w:val="none" w:sz="0" w:space="0" w:color="auto"/>
                    <w:left w:val="none" w:sz="0" w:space="0" w:color="auto"/>
                    <w:bottom w:val="none" w:sz="0" w:space="0" w:color="auto"/>
                    <w:right w:val="none" w:sz="0" w:space="0" w:color="auto"/>
                  </w:divBdr>
                  <w:divsChild>
                    <w:div w:id="212743042">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72483">
      <w:bodyDiv w:val="1"/>
      <w:marLeft w:val="0"/>
      <w:marRight w:val="0"/>
      <w:marTop w:val="0"/>
      <w:marBottom w:val="0"/>
      <w:divBdr>
        <w:top w:val="none" w:sz="0" w:space="0" w:color="auto"/>
        <w:left w:val="none" w:sz="0" w:space="0" w:color="auto"/>
        <w:bottom w:val="none" w:sz="0" w:space="0" w:color="auto"/>
        <w:right w:val="none" w:sz="0" w:space="0" w:color="auto"/>
      </w:divBdr>
      <w:divsChild>
        <w:div w:id="1569605684">
          <w:marLeft w:val="0"/>
          <w:marRight w:val="0"/>
          <w:marTop w:val="0"/>
          <w:marBottom w:val="0"/>
          <w:divBdr>
            <w:top w:val="none" w:sz="0" w:space="0" w:color="auto"/>
            <w:left w:val="none" w:sz="0" w:space="0" w:color="auto"/>
            <w:bottom w:val="none" w:sz="0" w:space="0" w:color="auto"/>
            <w:right w:val="none" w:sz="0" w:space="0" w:color="auto"/>
          </w:divBdr>
          <w:divsChild>
            <w:div w:id="1546595974">
              <w:marLeft w:val="0"/>
              <w:marRight w:val="0"/>
              <w:marTop w:val="0"/>
              <w:marBottom w:val="0"/>
              <w:divBdr>
                <w:top w:val="none" w:sz="0" w:space="0" w:color="auto"/>
                <w:left w:val="none" w:sz="0" w:space="0" w:color="auto"/>
                <w:bottom w:val="none" w:sz="0" w:space="0" w:color="auto"/>
                <w:right w:val="none" w:sz="0" w:space="0" w:color="auto"/>
              </w:divBdr>
              <w:divsChild>
                <w:div w:id="1403718419">
                  <w:marLeft w:val="0"/>
                  <w:marRight w:val="0"/>
                  <w:marTop w:val="0"/>
                  <w:marBottom w:val="0"/>
                  <w:divBdr>
                    <w:top w:val="none" w:sz="0" w:space="0" w:color="auto"/>
                    <w:left w:val="none" w:sz="0" w:space="0" w:color="auto"/>
                    <w:bottom w:val="none" w:sz="0" w:space="0" w:color="auto"/>
                    <w:right w:val="none" w:sz="0" w:space="0" w:color="auto"/>
                  </w:divBdr>
                  <w:divsChild>
                    <w:div w:id="77486308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677">
      <w:bodyDiv w:val="1"/>
      <w:marLeft w:val="0"/>
      <w:marRight w:val="0"/>
      <w:marTop w:val="0"/>
      <w:marBottom w:val="0"/>
      <w:divBdr>
        <w:top w:val="none" w:sz="0" w:space="0" w:color="auto"/>
        <w:left w:val="none" w:sz="0" w:space="0" w:color="auto"/>
        <w:bottom w:val="none" w:sz="0" w:space="0" w:color="auto"/>
        <w:right w:val="none" w:sz="0" w:space="0" w:color="auto"/>
      </w:divBdr>
      <w:divsChild>
        <w:div w:id="767584447">
          <w:marLeft w:val="0"/>
          <w:marRight w:val="0"/>
          <w:marTop w:val="0"/>
          <w:marBottom w:val="0"/>
          <w:divBdr>
            <w:top w:val="none" w:sz="0" w:space="0" w:color="auto"/>
            <w:left w:val="none" w:sz="0" w:space="0" w:color="auto"/>
            <w:bottom w:val="none" w:sz="0" w:space="0" w:color="auto"/>
            <w:right w:val="none" w:sz="0" w:space="0" w:color="auto"/>
          </w:divBdr>
          <w:divsChild>
            <w:div w:id="915630432">
              <w:marLeft w:val="0"/>
              <w:marRight w:val="0"/>
              <w:marTop w:val="0"/>
              <w:marBottom w:val="0"/>
              <w:divBdr>
                <w:top w:val="none" w:sz="0" w:space="0" w:color="auto"/>
                <w:left w:val="none" w:sz="0" w:space="0" w:color="auto"/>
                <w:bottom w:val="none" w:sz="0" w:space="0" w:color="auto"/>
                <w:right w:val="none" w:sz="0" w:space="0" w:color="auto"/>
              </w:divBdr>
              <w:divsChild>
                <w:div w:id="89401658">
                  <w:marLeft w:val="0"/>
                  <w:marRight w:val="0"/>
                  <w:marTop w:val="0"/>
                  <w:marBottom w:val="0"/>
                  <w:divBdr>
                    <w:top w:val="none" w:sz="0" w:space="0" w:color="auto"/>
                    <w:left w:val="none" w:sz="0" w:space="0" w:color="auto"/>
                    <w:bottom w:val="none" w:sz="0" w:space="0" w:color="auto"/>
                    <w:right w:val="none" w:sz="0" w:space="0" w:color="auto"/>
                  </w:divBdr>
                  <w:divsChild>
                    <w:div w:id="1056198912">
                      <w:marLeft w:val="480"/>
                      <w:marRight w:val="480"/>
                      <w:marTop w:val="0"/>
                      <w:marBottom w:val="0"/>
                      <w:divBdr>
                        <w:top w:val="none" w:sz="0" w:space="0" w:color="auto"/>
                        <w:left w:val="none" w:sz="0" w:space="0" w:color="auto"/>
                        <w:bottom w:val="none" w:sz="0" w:space="0" w:color="auto"/>
                        <w:right w:val="none" w:sz="0" w:space="0" w:color="auto"/>
                      </w:divBdr>
                      <w:divsChild>
                        <w:div w:id="2080784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904526">
      <w:bodyDiv w:val="1"/>
      <w:marLeft w:val="0"/>
      <w:marRight w:val="0"/>
      <w:marTop w:val="0"/>
      <w:marBottom w:val="0"/>
      <w:divBdr>
        <w:top w:val="none" w:sz="0" w:space="0" w:color="auto"/>
        <w:left w:val="none" w:sz="0" w:space="0" w:color="auto"/>
        <w:bottom w:val="none" w:sz="0" w:space="0" w:color="auto"/>
        <w:right w:val="none" w:sz="0" w:space="0" w:color="auto"/>
      </w:divBdr>
      <w:divsChild>
        <w:div w:id="128522779">
          <w:marLeft w:val="0"/>
          <w:marRight w:val="0"/>
          <w:marTop w:val="0"/>
          <w:marBottom w:val="0"/>
          <w:divBdr>
            <w:top w:val="none" w:sz="0" w:space="0" w:color="auto"/>
            <w:left w:val="none" w:sz="0" w:space="0" w:color="auto"/>
            <w:bottom w:val="none" w:sz="0" w:space="0" w:color="auto"/>
            <w:right w:val="none" w:sz="0" w:space="0" w:color="auto"/>
          </w:divBdr>
          <w:divsChild>
            <w:div w:id="1492671241">
              <w:marLeft w:val="0"/>
              <w:marRight w:val="0"/>
              <w:marTop w:val="0"/>
              <w:marBottom w:val="0"/>
              <w:divBdr>
                <w:top w:val="none" w:sz="0" w:space="0" w:color="auto"/>
                <w:left w:val="none" w:sz="0" w:space="0" w:color="auto"/>
                <w:bottom w:val="none" w:sz="0" w:space="0" w:color="auto"/>
                <w:right w:val="none" w:sz="0" w:space="0" w:color="auto"/>
              </w:divBdr>
              <w:divsChild>
                <w:div w:id="1609966530">
                  <w:marLeft w:val="0"/>
                  <w:marRight w:val="0"/>
                  <w:marTop w:val="0"/>
                  <w:marBottom w:val="0"/>
                  <w:divBdr>
                    <w:top w:val="none" w:sz="0" w:space="0" w:color="auto"/>
                    <w:left w:val="none" w:sz="0" w:space="0" w:color="auto"/>
                    <w:bottom w:val="none" w:sz="0" w:space="0" w:color="auto"/>
                    <w:right w:val="none" w:sz="0" w:space="0" w:color="auto"/>
                  </w:divBdr>
                  <w:divsChild>
                    <w:div w:id="1241477941">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62809">
      <w:bodyDiv w:val="1"/>
      <w:marLeft w:val="0"/>
      <w:marRight w:val="0"/>
      <w:marTop w:val="0"/>
      <w:marBottom w:val="0"/>
      <w:divBdr>
        <w:top w:val="none" w:sz="0" w:space="0" w:color="auto"/>
        <w:left w:val="none" w:sz="0" w:space="0" w:color="auto"/>
        <w:bottom w:val="none" w:sz="0" w:space="0" w:color="auto"/>
        <w:right w:val="none" w:sz="0" w:space="0" w:color="auto"/>
      </w:divBdr>
      <w:divsChild>
        <w:div w:id="818155765">
          <w:marLeft w:val="0"/>
          <w:marRight w:val="0"/>
          <w:marTop w:val="0"/>
          <w:marBottom w:val="0"/>
          <w:divBdr>
            <w:top w:val="none" w:sz="0" w:space="0" w:color="auto"/>
            <w:left w:val="none" w:sz="0" w:space="0" w:color="auto"/>
            <w:bottom w:val="none" w:sz="0" w:space="0" w:color="auto"/>
            <w:right w:val="none" w:sz="0" w:space="0" w:color="auto"/>
          </w:divBdr>
          <w:divsChild>
            <w:div w:id="1779715322">
              <w:marLeft w:val="0"/>
              <w:marRight w:val="0"/>
              <w:marTop w:val="0"/>
              <w:marBottom w:val="0"/>
              <w:divBdr>
                <w:top w:val="none" w:sz="0" w:space="0" w:color="auto"/>
                <w:left w:val="none" w:sz="0" w:space="0" w:color="auto"/>
                <w:bottom w:val="none" w:sz="0" w:space="0" w:color="auto"/>
                <w:right w:val="none" w:sz="0" w:space="0" w:color="auto"/>
              </w:divBdr>
              <w:divsChild>
                <w:div w:id="521162693">
                  <w:marLeft w:val="0"/>
                  <w:marRight w:val="0"/>
                  <w:marTop w:val="0"/>
                  <w:marBottom w:val="0"/>
                  <w:divBdr>
                    <w:top w:val="none" w:sz="0" w:space="0" w:color="auto"/>
                    <w:left w:val="none" w:sz="0" w:space="0" w:color="auto"/>
                    <w:bottom w:val="none" w:sz="0" w:space="0" w:color="auto"/>
                    <w:right w:val="none" w:sz="0" w:space="0" w:color="auto"/>
                  </w:divBdr>
                  <w:divsChild>
                    <w:div w:id="173611958">
                      <w:marLeft w:val="0"/>
                      <w:marRight w:val="0"/>
                      <w:marTop w:val="0"/>
                      <w:marBottom w:val="0"/>
                      <w:divBdr>
                        <w:top w:val="none" w:sz="0" w:space="0" w:color="auto"/>
                        <w:left w:val="none" w:sz="0" w:space="0" w:color="auto"/>
                        <w:bottom w:val="none" w:sz="0" w:space="0" w:color="auto"/>
                        <w:right w:val="none" w:sz="0" w:space="0" w:color="auto"/>
                      </w:divBdr>
                      <w:divsChild>
                        <w:div w:id="2100522896">
                          <w:marLeft w:val="0"/>
                          <w:marRight w:val="0"/>
                          <w:marTop w:val="0"/>
                          <w:marBottom w:val="0"/>
                          <w:divBdr>
                            <w:top w:val="none" w:sz="0" w:space="0" w:color="auto"/>
                            <w:left w:val="none" w:sz="0" w:space="0" w:color="auto"/>
                            <w:bottom w:val="none" w:sz="0" w:space="0" w:color="auto"/>
                            <w:right w:val="none" w:sz="0" w:space="0" w:color="auto"/>
                          </w:divBdr>
                          <w:divsChild>
                            <w:div w:id="480003056">
                              <w:marLeft w:val="0"/>
                              <w:marRight w:val="0"/>
                              <w:marTop w:val="0"/>
                              <w:marBottom w:val="0"/>
                              <w:divBdr>
                                <w:top w:val="none" w:sz="0" w:space="0" w:color="auto"/>
                                <w:left w:val="none" w:sz="0" w:space="0" w:color="auto"/>
                                <w:bottom w:val="none" w:sz="0" w:space="0" w:color="auto"/>
                                <w:right w:val="none" w:sz="0" w:space="0" w:color="auto"/>
                              </w:divBdr>
                              <w:divsChild>
                                <w:div w:id="869102774">
                                  <w:marLeft w:val="0"/>
                                  <w:marRight w:val="0"/>
                                  <w:marTop w:val="0"/>
                                  <w:marBottom w:val="0"/>
                                  <w:divBdr>
                                    <w:top w:val="none" w:sz="0" w:space="0" w:color="auto"/>
                                    <w:left w:val="none" w:sz="0" w:space="0" w:color="auto"/>
                                    <w:bottom w:val="none" w:sz="0" w:space="0" w:color="auto"/>
                                    <w:right w:val="none" w:sz="0" w:space="0" w:color="auto"/>
                                  </w:divBdr>
                                  <w:divsChild>
                                    <w:div w:id="1125538253">
                                      <w:marLeft w:val="0"/>
                                      <w:marRight w:val="0"/>
                                      <w:marTop w:val="0"/>
                                      <w:marBottom w:val="0"/>
                                      <w:divBdr>
                                        <w:top w:val="none" w:sz="0" w:space="0" w:color="auto"/>
                                        <w:left w:val="none" w:sz="0" w:space="0" w:color="auto"/>
                                        <w:bottom w:val="none" w:sz="0" w:space="0" w:color="auto"/>
                                        <w:right w:val="none" w:sz="0" w:space="0" w:color="auto"/>
                                      </w:divBdr>
                                      <w:divsChild>
                                        <w:div w:id="1662809488">
                                          <w:marLeft w:val="0"/>
                                          <w:marRight w:val="0"/>
                                          <w:marTop w:val="0"/>
                                          <w:marBottom w:val="0"/>
                                          <w:divBdr>
                                            <w:top w:val="none" w:sz="0" w:space="0" w:color="auto"/>
                                            <w:left w:val="none" w:sz="0" w:space="0" w:color="auto"/>
                                            <w:bottom w:val="none" w:sz="0" w:space="0" w:color="auto"/>
                                            <w:right w:val="none" w:sz="0" w:space="0" w:color="auto"/>
                                          </w:divBdr>
                                          <w:divsChild>
                                            <w:div w:id="1460295155">
                                              <w:marLeft w:val="0"/>
                                              <w:marRight w:val="0"/>
                                              <w:marTop w:val="0"/>
                                              <w:marBottom w:val="0"/>
                                              <w:divBdr>
                                                <w:top w:val="single" w:sz="12" w:space="2" w:color="FFFFCC"/>
                                                <w:left w:val="single" w:sz="12" w:space="2" w:color="FFFFCC"/>
                                                <w:bottom w:val="single" w:sz="12" w:space="2" w:color="FFFFCC"/>
                                                <w:right w:val="single" w:sz="12" w:space="0" w:color="FFFFCC"/>
                                              </w:divBdr>
                                              <w:divsChild>
                                                <w:div w:id="751973131">
                                                  <w:marLeft w:val="0"/>
                                                  <w:marRight w:val="0"/>
                                                  <w:marTop w:val="0"/>
                                                  <w:marBottom w:val="0"/>
                                                  <w:divBdr>
                                                    <w:top w:val="none" w:sz="0" w:space="0" w:color="auto"/>
                                                    <w:left w:val="none" w:sz="0" w:space="0" w:color="auto"/>
                                                    <w:bottom w:val="none" w:sz="0" w:space="0" w:color="auto"/>
                                                    <w:right w:val="none" w:sz="0" w:space="0" w:color="auto"/>
                                                  </w:divBdr>
                                                  <w:divsChild>
                                                    <w:div w:id="627053467">
                                                      <w:marLeft w:val="0"/>
                                                      <w:marRight w:val="0"/>
                                                      <w:marTop w:val="0"/>
                                                      <w:marBottom w:val="0"/>
                                                      <w:divBdr>
                                                        <w:top w:val="none" w:sz="0" w:space="0" w:color="auto"/>
                                                        <w:left w:val="none" w:sz="0" w:space="0" w:color="auto"/>
                                                        <w:bottom w:val="none" w:sz="0" w:space="0" w:color="auto"/>
                                                        <w:right w:val="none" w:sz="0" w:space="0" w:color="auto"/>
                                                      </w:divBdr>
                                                      <w:divsChild>
                                                        <w:div w:id="1940062889">
                                                          <w:marLeft w:val="0"/>
                                                          <w:marRight w:val="0"/>
                                                          <w:marTop w:val="0"/>
                                                          <w:marBottom w:val="0"/>
                                                          <w:divBdr>
                                                            <w:top w:val="none" w:sz="0" w:space="0" w:color="auto"/>
                                                            <w:left w:val="none" w:sz="0" w:space="0" w:color="auto"/>
                                                            <w:bottom w:val="none" w:sz="0" w:space="0" w:color="auto"/>
                                                            <w:right w:val="none" w:sz="0" w:space="0" w:color="auto"/>
                                                          </w:divBdr>
                                                          <w:divsChild>
                                                            <w:div w:id="2038846967">
                                                              <w:marLeft w:val="0"/>
                                                              <w:marRight w:val="0"/>
                                                              <w:marTop w:val="0"/>
                                                              <w:marBottom w:val="0"/>
                                                              <w:divBdr>
                                                                <w:top w:val="none" w:sz="0" w:space="0" w:color="auto"/>
                                                                <w:left w:val="none" w:sz="0" w:space="0" w:color="auto"/>
                                                                <w:bottom w:val="none" w:sz="0" w:space="0" w:color="auto"/>
                                                                <w:right w:val="none" w:sz="0" w:space="0" w:color="auto"/>
                                                              </w:divBdr>
                                                              <w:divsChild>
                                                                <w:div w:id="1626808522">
                                                                  <w:marLeft w:val="0"/>
                                                                  <w:marRight w:val="0"/>
                                                                  <w:marTop w:val="0"/>
                                                                  <w:marBottom w:val="0"/>
                                                                  <w:divBdr>
                                                                    <w:top w:val="none" w:sz="0" w:space="0" w:color="auto"/>
                                                                    <w:left w:val="none" w:sz="0" w:space="0" w:color="auto"/>
                                                                    <w:bottom w:val="none" w:sz="0" w:space="0" w:color="auto"/>
                                                                    <w:right w:val="none" w:sz="0" w:space="0" w:color="auto"/>
                                                                  </w:divBdr>
                                                                  <w:divsChild>
                                                                    <w:div w:id="1635671723">
                                                                      <w:marLeft w:val="0"/>
                                                                      <w:marRight w:val="0"/>
                                                                      <w:marTop w:val="0"/>
                                                                      <w:marBottom w:val="0"/>
                                                                      <w:divBdr>
                                                                        <w:top w:val="none" w:sz="0" w:space="0" w:color="auto"/>
                                                                        <w:left w:val="none" w:sz="0" w:space="0" w:color="auto"/>
                                                                        <w:bottom w:val="none" w:sz="0" w:space="0" w:color="auto"/>
                                                                        <w:right w:val="none" w:sz="0" w:space="0" w:color="auto"/>
                                                                      </w:divBdr>
                                                                      <w:divsChild>
                                                                        <w:div w:id="1196230562">
                                                                          <w:marLeft w:val="0"/>
                                                                          <w:marRight w:val="0"/>
                                                                          <w:marTop w:val="0"/>
                                                                          <w:marBottom w:val="0"/>
                                                                          <w:divBdr>
                                                                            <w:top w:val="none" w:sz="0" w:space="0" w:color="auto"/>
                                                                            <w:left w:val="none" w:sz="0" w:space="0" w:color="auto"/>
                                                                            <w:bottom w:val="none" w:sz="0" w:space="0" w:color="auto"/>
                                                                            <w:right w:val="none" w:sz="0" w:space="0" w:color="auto"/>
                                                                          </w:divBdr>
                                                                          <w:divsChild>
                                                                            <w:div w:id="1045907316">
                                                                              <w:marLeft w:val="0"/>
                                                                              <w:marRight w:val="0"/>
                                                                              <w:marTop w:val="0"/>
                                                                              <w:marBottom w:val="0"/>
                                                                              <w:divBdr>
                                                                                <w:top w:val="none" w:sz="0" w:space="0" w:color="auto"/>
                                                                                <w:left w:val="none" w:sz="0" w:space="0" w:color="auto"/>
                                                                                <w:bottom w:val="none" w:sz="0" w:space="0" w:color="auto"/>
                                                                                <w:right w:val="none" w:sz="0" w:space="0" w:color="auto"/>
                                                                              </w:divBdr>
                                                                              <w:divsChild>
                                                                                <w:div w:id="1429303262">
                                                                                  <w:marLeft w:val="0"/>
                                                                                  <w:marRight w:val="0"/>
                                                                                  <w:marTop w:val="0"/>
                                                                                  <w:marBottom w:val="0"/>
                                                                                  <w:divBdr>
                                                                                    <w:top w:val="none" w:sz="0" w:space="0" w:color="auto"/>
                                                                                    <w:left w:val="none" w:sz="0" w:space="0" w:color="auto"/>
                                                                                    <w:bottom w:val="none" w:sz="0" w:space="0" w:color="auto"/>
                                                                                    <w:right w:val="none" w:sz="0" w:space="0" w:color="auto"/>
                                                                                  </w:divBdr>
                                                                                  <w:divsChild>
                                                                                    <w:div w:id="1157265512">
                                                                                      <w:marLeft w:val="0"/>
                                                                                      <w:marRight w:val="0"/>
                                                                                      <w:marTop w:val="0"/>
                                                                                      <w:marBottom w:val="0"/>
                                                                                      <w:divBdr>
                                                                                        <w:top w:val="none" w:sz="0" w:space="0" w:color="auto"/>
                                                                                        <w:left w:val="none" w:sz="0" w:space="0" w:color="auto"/>
                                                                                        <w:bottom w:val="none" w:sz="0" w:space="0" w:color="auto"/>
                                                                                        <w:right w:val="none" w:sz="0" w:space="0" w:color="auto"/>
                                                                                      </w:divBdr>
                                                                                      <w:divsChild>
                                                                                        <w:div w:id="535236411">
                                                                                          <w:marLeft w:val="0"/>
                                                                                          <w:marRight w:val="120"/>
                                                                                          <w:marTop w:val="0"/>
                                                                                          <w:marBottom w:val="150"/>
                                                                                          <w:divBdr>
                                                                                            <w:top w:val="single" w:sz="2" w:space="0" w:color="EFEFEF"/>
                                                                                            <w:left w:val="single" w:sz="6" w:space="0" w:color="EFEFEF"/>
                                                                                            <w:bottom w:val="single" w:sz="6" w:space="0" w:color="E2E2E2"/>
                                                                                            <w:right w:val="single" w:sz="6" w:space="0" w:color="EFEFEF"/>
                                                                                          </w:divBdr>
                                                                                          <w:divsChild>
                                                                                            <w:div w:id="1041905071">
                                                                                              <w:marLeft w:val="0"/>
                                                                                              <w:marRight w:val="0"/>
                                                                                              <w:marTop w:val="0"/>
                                                                                              <w:marBottom w:val="0"/>
                                                                                              <w:divBdr>
                                                                                                <w:top w:val="none" w:sz="0" w:space="0" w:color="auto"/>
                                                                                                <w:left w:val="none" w:sz="0" w:space="0" w:color="auto"/>
                                                                                                <w:bottom w:val="none" w:sz="0" w:space="0" w:color="auto"/>
                                                                                                <w:right w:val="none" w:sz="0" w:space="0" w:color="auto"/>
                                                                                              </w:divBdr>
                                                                                              <w:divsChild>
                                                                                                <w:div w:id="1692608066">
                                                                                                  <w:marLeft w:val="0"/>
                                                                                                  <w:marRight w:val="0"/>
                                                                                                  <w:marTop w:val="0"/>
                                                                                                  <w:marBottom w:val="0"/>
                                                                                                  <w:divBdr>
                                                                                                    <w:top w:val="none" w:sz="0" w:space="0" w:color="auto"/>
                                                                                                    <w:left w:val="none" w:sz="0" w:space="0" w:color="auto"/>
                                                                                                    <w:bottom w:val="none" w:sz="0" w:space="0" w:color="auto"/>
                                                                                                    <w:right w:val="none" w:sz="0" w:space="0" w:color="auto"/>
                                                                                                  </w:divBdr>
                                                                                                  <w:divsChild>
                                                                                                    <w:div w:id="1375035625">
                                                                                                      <w:marLeft w:val="0"/>
                                                                                                      <w:marRight w:val="0"/>
                                                                                                      <w:marTop w:val="0"/>
                                                                                                      <w:marBottom w:val="0"/>
                                                                                                      <w:divBdr>
                                                                                                        <w:top w:val="none" w:sz="0" w:space="0" w:color="auto"/>
                                                                                                        <w:left w:val="none" w:sz="0" w:space="0" w:color="auto"/>
                                                                                                        <w:bottom w:val="none" w:sz="0" w:space="0" w:color="auto"/>
                                                                                                        <w:right w:val="none" w:sz="0" w:space="0" w:color="auto"/>
                                                                                                      </w:divBdr>
                                                                                                      <w:divsChild>
                                                                                                        <w:div w:id="1495612309">
                                                                                                          <w:marLeft w:val="0"/>
                                                                                                          <w:marRight w:val="0"/>
                                                                                                          <w:marTop w:val="0"/>
                                                                                                          <w:marBottom w:val="0"/>
                                                                                                          <w:divBdr>
                                                                                                            <w:top w:val="none" w:sz="0" w:space="0" w:color="auto"/>
                                                                                                            <w:left w:val="none" w:sz="0" w:space="0" w:color="auto"/>
                                                                                                            <w:bottom w:val="none" w:sz="0" w:space="0" w:color="auto"/>
                                                                                                            <w:right w:val="none" w:sz="0" w:space="0" w:color="auto"/>
                                                                                                          </w:divBdr>
                                                                                                          <w:divsChild>
                                                                                                            <w:div w:id="1268925710">
                                                                                                              <w:marLeft w:val="0"/>
                                                                                                              <w:marRight w:val="0"/>
                                                                                                              <w:marTop w:val="0"/>
                                                                                                              <w:marBottom w:val="0"/>
                                                                                                              <w:divBdr>
                                                                                                                <w:top w:val="single" w:sz="2" w:space="4" w:color="D8D8D8"/>
                                                                                                                <w:left w:val="single" w:sz="2" w:space="0" w:color="D8D8D8"/>
                                                                                                                <w:bottom w:val="single" w:sz="2" w:space="4" w:color="D8D8D8"/>
                                                                                                                <w:right w:val="single" w:sz="2" w:space="0" w:color="D8D8D8"/>
                                                                                                              </w:divBdr>
                                                                                                              <w:divsChild>
                                                                                                                <w:div w:id="1211302197">
                                                                                                                  <w:marLeft w:val="225"/>
                                                                                                                  <w:marRight w:val="225"/>
                                                                                                                  <w:marTop w:val="75"/>
                                                                                                                  <w:marBottom w:val="75"/>
                                                                                                                  <w:divBdr>
                                                                                                                    <w:top w:val="none" w:sz="0" w:space="0" w:color="auto"/>
                                                                                                                    <w:left w:val="none" w:sz="0" w:space="0" w:color="auto"/>
                                                                                                                    <w:bottom w:val="none" w:sz="0" w:space="0" w:color="auto"/>
                                                                                                                    <w:right w:val="none" w:sz="0" w:space="0" w:color="auto"/>
                                                                                                                  </w:divBdr>
                                                                                                                  <w:divsChild>
                                                                                                                    <w:div w:id="1418940964">
                                                                                                                      <w:marLeft w:val="0"/>
                                                                                                                      <w:marRight w:val="0"/>
                                                                                                                      <w:marTop w:val="0"/>
                                                                                                                      <w:marBottom w:val="0"/>
                                                                                                                      <w:divBdr>
                                                                                                                        <w:top w:val="single" w:sz="6" w:space="0" w:color="auto"/>
                                                                                                                        <w:left w:val="single" w:sz="6" w:space="0" w:color="auto"/>
                                                                                                                        <w:bottom w:val="single" w:sz="6" w:space="0" w:color="auto"/>
                                                                                                                        <w:right w:val="single" w:sz="6" w:space="0" w:color="auto"/>
                                                                                                                      </w:divBdr>
                                                                                                                      <w:divsChild>
                                                                                                                        <w:div w:id="10243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01291">
      <w:bodyDiv w:val="1"/>
      <w:marLeft w:val="0"/>
      <w:marRight w:val="0"/>
      <w:marTop w:val="0"/>
      <w:marBottom w:val="0"/>
      <w:divBdr>
        <w:top w:val="none" w:sz="0" w:space="0" w:color="auto"/>
        <w:left w:val="none" w:sz="0" w:space="0" w:color="auto"/>
        <w:bottom w:val="none" w:sz="0" w:space="0" w:color="auto"/>
        <w:right w:val="none" w:sz="0" w:space="0" w:color="auto"/>
      </w:divBdr>
      <w:divsChild>
        <w:div w:id="503323550">
          <w:marLeft w:val="0"/>
          <w:marRight w:val="0"/>
          <w:marTop w:val="0"/>
          <w:marBottom w:val="0"/>
          <w:divBdr>
            <w:top w:val="none" w:sz="0" w:space="0" w:color="auto"/>
            <w:left w:val="none" w:sz="0" w:space="0" w:color="auto"/>
            <w:bottom w:val="none" w:sz="0" w:space="0" w:color="auto"/>
            <w:right w:val="none" w:sz="0" w:space="0" w:color="auto"/>
          </w:divBdr>
          <w:divsChild>
            <w:div w:id="662321080">
              <w:marLeft w:val="0"/>
              <w:marRight w:val="0"/>
              <w:marTop w:val="0"/>
              <w:marBottom w:val="0"/>
              <w:divBdr>
                <w:top w:val="none" w:sz="0" w:space="0" w:color="auto"/>
                <w:left w:val="none" w:sz="0" w:space="0" w:color="auto"/>
                <w:bottom w:val="none" w:sz="0" w:space="0" w:color="auto"/>
                <w:right w:val="none" w:sz="0" w:space="0" w:color="auto"/>
              </w:divBdr>
              <w:divsChild>
                <w:div w:id="601037360">
                  <w:marLeft w:val="0"/>
                  <w:marRight w:val="0"/>
                  <w:marTop w:val="0"/>
                  <w:marBottom w:val="0"/>
                  <w:divBdr>
                    <w:top w:val="none" w:sz="0" w:space="0" w:color="auto"/>
                    <w:left w:val="none" w:sz="0" w:space="0" w:color="auto"/>
                    <w:bottom w:val="none" w:sz="0" w:space="0" w:color="auto"/>
                    <w:right w:val="none" w:sz="0" w:space="0" w:color="auto"/>
                  </w:divBdr>
                  <w:divsChild>
                    <w:div w:id="1447835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0602">
      <w:bodyDiv w:val="1"/>
      <w:marLeft w:val="0"/>
      <w:marRight w:val="0"/>
      <w:marTop w:val="0"/>
      <w:marBottom w:val="0"/>
      <w:divBdr>
        <w:top w:val="none" w:sz="0" w:space="0" w:color="auto"/>
        <w:left w:val="none" w:sz="0" w:space="0" w:color="auto"/>
        <w:bottom w:val="none" w:sz="0" w:space="0" w:color="auto"/>
        <w:right w:val="none" w:sz="0" w:space="0" w:color="auto"/>
      </w:divBdr>
      <w:divsChild>
        <w:div w:id="1323894628">
          <w:marLeft w:val="0"/>
          <w:marRight w:val="0"/>
          <w:marTop w:val="0"/>
          <w:marBottom w:val="0"/>
          <w:divBdr>
            <w:top w:val="none" w:sz="0" w:space="0" w:color="auto"/>
            <w:left w:val="none" w:sz="0" w:space="0" w:color="auto"/>
            <w:bottom w:val="none" w:sz="0" w:space="0" w:color="auto"/>
            <w:right w:val="none" w:sz="0" w:space="0" w:color="auto"/>
          </w:divBdr>
          <w:divsChild>
            <w:div w:id="854922514">
              <w:marLeft w:val="0"/>
              <w:marRight w:val="0"/>
              <w:marTop w:val="0"/>
              <w:marBottom w:val="0"/>
              <w:divBdr>
                <w:top w:val="none" w:sz="0" w:space="0" w:color="auto"/>
                <w:left w:val="none" w:sz="0" w:space="0" w:color="auto"/>
                <w:bottom w:val="none" w:sz="0" w:space="0" w:color="auto"/>
                <w:right w:val="none" w:sz="0" w:space="0" w:color="auto"/>
              </w:divBdr>
              <w:divsChild>
                <w:div w:id="814569136">
                  <w:marLeft w:val="0"/>
                  <w:marRight w:val="0"/>
                  <w:marTop w:val="0"/>
                  <w:marBottom w:val="0"/>
                  <w:divBdr>
                    <w:top w:val="none" w:sz="0" w:space="0" w:color="auto"/>
                    <w:left w:val="none" w:sz="0" w:space="0" w:color="auto"/>
                    <w:bottom w:val="none" w:sz="0" w:space="0" w:color="auto"/>
                    <w:right w:val="none" w:sz="0" w:space="0" w:color="auto"/>
                  </w:divBdr>
                  <w:divsChild>
                    <w:div w:id="81336991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10328">
      <w:bodyDiv w:val="1"/>
      <w:marLeft w:val="0"/>
      <w:marRight w:val="0"/>
      <w:marTop w:val="0"/>
      <w:marBottom w:val="0"/>
      <w:divBdr>
        <w:top w:val="none" w:sz="0" w:space="0" w:color="auto"/>
        <w:left w:val="none" w:sz="0" w:space="0" w:color="auto"/>
        <w:bottom w:val="none" w:sz="0" w:space="0" w:color="auto"/>
        <w:right w:val="none" w:sz="0" w:space="0" w:color="auto"/>
      </w:divBdr>
    </w:div>
    <w:div w:id="606279301">
      <w:bodyDiv w:val="1"/>
      <w:marLeft w:val="0"/>
      <w:marRight w:val="0"/>
      <w:marTop w:val="0"/>
      <w:marBottom w:val="0"/>
      <w:divBdr>
        <w:top w:val="none" w:sz="0" w:space="0" w:color="auto"/>
        <w:left w:val="none" w:sz="0" w:space="0" w:color="auto"/>
        <w:bottom w:val="none" w:sz="0" w:space="0" w:color="auto"/>
        <w:right w:val="none" w:sz="0" w:space="0" w:color="auto"/>
      </w:divBdr>
      <w:divsChild>
        <w:div w:id="484976280">
          <w:marLeft w:val="0"/>
          <w:marRight w:val="0"/>
          <w:marTop w:val="240"/>
          <w:marBottom w:val="240"/>
          <w:divBdr>
            <w:top w:val="none" w:sz="0" w:space="0" w:color="auto"/>
            <w:left w:val="none" w:sz="0" w:space="0" w:color="auto"/>
            <w:bottom w:val="none" w:sz="0" w:space="0" w:color="auto"/>
            <w:right w:val="none" w:sz="0" w:space="0" w:color="auto"/>
          </w:divBdr>
        </w:div>
      </w:divsChild>
    </w:div>
    <w:div w:id="608969884">
      <w:bodyDiv w:val="1"/>
      <w:marLeft w:val="0"/>
      <w:marRight w:val="0"/>
      <w:marTop w:val="0"/>
      <w:marBottom w:val="0"/>
      <w:divBdr>
        <w:top w:val="none" w:sz="0" w:space="0" w:color="auto"/>
        <w:left w:val="none" w:sz="0" w:space="0" w:color="auto"/>
        <w:bottom w:val="none" w:sz="0" w:space="0" w:color="auto"/>
        <w:right w:val="none" w:sz="0" w:space="0" w:color="auto"/>
      </w:divBdr>
      <w:divsChild>
        <w:div w:id="38819857">
          <w:marLeft w:val="0"/>
          <w:marRight w:val="0"/>
          <w:marTop w:val="0"/>
          <w:marBottom w:val="0"/>
          <w:divBdr>
            <w:top w:val="none" w:sz="0" w:space="0" w:color="auto"/>
            <w:left w:val="none" w:sz="0" w:space="0" w:color="auto"/>
            <w:bottom w:val="none" w:sz="0" w:space="0" w:color="auto"/>
            <w:right w:val="none" w:sz="0" w:space="0" w:color="auto"/>
          </w:divBdr>
          <w:divsChild>
            <w:div w:id="1947497266">
              <w:marLeft w:val="0"/>
              <w:marRight w:val="0"/>
              <w:marTop w:val="0"/>
              <w:marBottom w:val="0"/>
              <w:divBdr>
                <w:top w:val="none" w:sz="0" w:space="0" w:color="auto"/>
                <w:left w:val="none" w:sz="0" w:space="0" w:color="auto"/>
                <w:bottom w:val="none" w:sz="0" w:space="0" w:color="auto"/>
                <w:right w:val="none" w:sz="0" w:space="0" w:color="auto"/>
              </w:divBdr>
              <w:divsChild>
                <w:div w:id="183592083">
                  <w:marLeft w:val="0"/>
                  <w:marRight w:val="0"/>
                  <w:marTop w:val="0"/>
                  <w:marBottom w:val="0"/>
                  <w:divBdr>
                    <w:top w:val="none" w:sz="0" w:space="0" w:color="auto"/>
                    <w:left w:val="none" w:sz="0" w:space="0" w:color="auto"/>
                    <w:bottom w:val="none" w:sz="0" w:space="0" w:color="auto"/>
                    <w:right w:val="none" w:sz="0" w:space="0" w:color="auto"/>
                  </w:divBdr>
                  <w:divsChild>
                    <w:div w:id="188667319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3565">
      <w:bodyDiv w:val="1"/>
      <w:marLeft w:val="0"/>
      <w:marRight w:val="0"/>
      <w:marTop w:val="0"/>
      <w:marBottom w:val="0"/>
      <w:divBdr>
        <w:top w:val="none" w:sz="0" w:space="0" w:color="auto"/>
        <w:left w:val="none" w:sz="0" w:space="0" w:color="auto"/>
        <w:bottom w:val="none" w:sz="0" w:space="0" w:color="auto"/>
        <w:right w:val="none" w:sz="0" w:space="0" w:color="auto"/>
      </w:divBdr>
    </w:div>
    <w:div w:id="654183512">
      <w:bodyDiv w:val="1"/>
      <w:marLeft w:val="0"/>
      <w:marRight w:val="0"/>
      <w:marTop w:val="0"/>
      <w:marBottom w:val="0"/>
      <w:divBdr>
        <w:top w:val="none" w:sz="0" w:space="0" w:color="auto"/>
        <w:left w:val="none" w:sz="0" w:space="0" w:color="auto"/>
        <w:bottom w:val="none" w:sz="0" w:space="0" w:color="auto"/>
        <w:right w:val="none" w:sz="0" w:space="0" w:color="auto"/>
      </w:divBdr>
    </w:div>
    <w:div w:id="698163980">
      <w:bodyDiv w:val="1"/>
      <w:marLeft w:val="0"/>
      <w:marRight w:val="0"/>
      <w:marTop w:val="0"/>
      <w:marBottom w:val="0"/>
      <w:divBdr>
        <w:top w:val="none" w:sz="0" w:space="0" w:color="auto"/>
        <w:left w:val="none" w:sz="0" w:space="0" w:color="auto"/>
        <w:bottom w:val="none" w:sz="0" w:space="0" w:color="auto"/>
        <w:right w:val="none" w:sz="0" w:space="0" w:color="auto"/>
      </w:divBdr>
    </w:div>
    <w:div w:id="705329027">
      <w:bodyDiv w:val="1"/>
      <w:marLeft w:val="0"/>
      <w:marRight w:val="0"/>
      <w:marTop w:val="0"/>
      <w:marBottom w:val="0"/>
      <w:divBdr>
        <w:top w:val="none" w:sz="0" w:space="0" w:color="auto"/>
        <w:left w:val="none" w:sz="0" w:space="0" w:color="auto"/>
        <w:bottom w:val="none" w:sz="0" w:space="0" w:color="auto"/>
        <w:right w:val="none" w:sz="0" w:space="0" w:color="auto"/>
      </w:divBdr>
    </w:div>
    <w:div w:id="709499363">
      <w:bodyDiv w:val="1"/>
      <w:marLeft w:val="0"/>
      <w:marRight w:val="0"/>
      <w:marTop w:val="0"/>
      <w:marBottom w:val="0"/>
      <w:divBdr>
        <w:top w:val="none" w:sz="0" w:space="0" w:color="auto"/>
        <w:left w:val="none" w:sz="0" w:space="0" w:color="auto"/>
        <w:bottom w:val="none" w:sz="0" w:space="0" w:color="auto"/>
        <w:right w:val="none" w:sz="0" w:space="0" w:color="auto"/>
      </w:divBdr>
    </w:div>
    <w:div w:id="739982253">
      <w:bodyDiv w:val="1"/>
      <w:marLeft w:val="0"/>
      <w:marRight w:val="0"/>
      <w:marTop w:val="0"/>
      <w:marBottom w:val="0"/>
      <w:divBdr>
        <w:top w:val="none" w:sz="0" w:space="0" w:color="auto"/>
        <w:left w:val="none" w:sz="0" w:space="0" w:color="auto"/>
        <w:bottom w:val="none" w:sz="0" w:space="0" w:color="auto"/>
        <w:right w:val="none" w:sz="0" w:space="0" w:color="auto"/>
      </w:divBdr>
      <w:divsChild>
        <w:div w:id="953250215">
          <w:marLeft w:val="0"/>
          <w:marRight w:val="0"/>
          <w:marTop w:val="0"/>
          <w:marBottom w:val="0"/>
          <w:divBdr>
            <w:top w:val="none" w:sz="0" w:space="0" w:color="auto"/>
            <w:left w:val="none" w:sz="0" w:space="0" w:color="auto"/>
            <w:bottom w:val="none" w:sz="0" w:space="0" w:color="auto"/>
            <w:right w:val="none" w:sz="0" w:space="0" w:color="auto"/>
          </w:divBdr>
          <w:divsChild>
            <w:div w:id="2103645370">
              <w:marLeft w:val="0"/>
              <w:marRight w:val="0"/>
              <w:marTop w:val="0"/>
              <w:marBottom w:val="0"/>
              <w:divBdr>
                <w:top w:val="none" w:sz="0" w:space="0" w:color="auto"/>
                <w:left w:val="none" w:sz="0" w:space="0" w:color="auto"/>
                <w:bottom w:val="none" w:sz="0" w:space="0" w:color="auto"/>
                <w:right w:val="none" w:sz="0" w:space="0" w:color="auto"/>
              </w:divBdr>
              <w:divsChild>
                <w:div w:id="81225998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746653243">
      <w:bodyDiv w:val="1"/>
      <w:marLeft w:val="0"/>
      <w:marRight w:val="0"/>
      <w:marTop w:val="0"/>
      <w:marBottom w:val="0"/>
      <w:divBdr>
        <w:top w:val="none" w:sz="0" w:space="0" w:color="auto"/>
        <w:left w:val="none" w:sz="0" w:space="0" w:color="auto"/>
        <w:bottom w:val="none" w:sz="0" w:space="0" w:color="auto"/>
        <w:right w:val="none" w:sz="0" w:space="0" w:color="auto"/>
      </w:divBdr>
    </w:div>
    <w:div w:id="876623263">
      <w:bodyDiv w:val="1"/>
      <w:marLeft w:val="0"/>
      <w:marRight w:val="0"/>
      <w:marTop w:val="0"/>
      <w:marBottom w:val="0"/>
      <w:divBdr>
        <w:top w:val="none" w:sz="0" w:space="0" w:color="auto"/>
        <w:left w:val="none" w:sz="0" w:space="0" w:color="auto"/>
        <w:bottom w:val="none" w:sz="0" w:space="0" w:color="auto"/>
        <w:right w:val="none" w:sz="0" w:space="0" w:color="auto"/>
      </w:divBdr>
      <w:divsChild>
        <w:div w:id="1960988569">
          <w:marLeft w:val="0"/>
          <w:marRight w:val="0"/>
          <w:marTop w:val="0"/>
          <w:marBottom w:val="0"/>
          <w:divBdr>
            <w:top w:val="none" w:sz="0" w:space="0" w:color="auto"/>
            <w:left w:val="none" w:sz="0" w:space="0" w:color="auto"/>
            <w:bottom w:val="none" w:sz="0" w:space="0" w:color="auto"/>
            <w:right w:val="none" w:sz="0" w:space="0" w:color="auto"/>
          </w:divBdr>
          <w:divsChild>
            <w:div w:id="975718898">
              <w:marLeft w:val="0"/>
              <w:marRight w:val="0"/>
              <w:marTop w:val="0"/>
              <w:marBottom w:val="0"/>
              <w:divBdr>
                <w:top w:val="none" w:sz="0" w:space="0" w:color="auto"/>
                <w:left w:val="none" w:sz="0" w:space="0" w:color="auto"/>
                <w:bottom w:val="none" w:sz="0" w:space="0" w:color="auto"/>
                <w:right w:val="none" w:sz="0" w:space="0" w:color="auto"/>
              </w:divBdr>
              <w:divsChild>
                <w:div w:id="1485849359">
                  <w:marLeft w:val="0"/>
                  <w:marRight w:val="0"/>
                  <w:marTop w:val="0"/>
                  <w:marBottom w:val="0"/>
                  <w:divBdr>
                    <w:top w:val="none" w:sz="0" w:space="0" w:color="auto"/>
                    <w:left w:val="none" w:sz="0" w:space="0" w:color="auto"/>
                    <w:bottom w:val="none" w:sz="0" w:space="0" w:color="auto"/>
                    <w:right w:val="none" w:sz="0" w:space="0" w:color="auto"/>
                  </w:divBdr>
                  <w:divsChild>
                    <w:div w:id="93601895">
                      <w:marLeft w:val="480"/>
                      <w:marRight w:val="480"/>
                      <w:marTop w:val="0"/>
                      <w:marBottom w:val="0"/>
                      <w:divBdr>
                        <w:top w:val="none" w:sz="0" w:space="0" w:color="auto"/>
                        <w:left w:val="none" w:sz="0" w:space="0" w:color="auto"/>
                        <w:bottom w:val="none" w:sz="0" w:space="0" w:color="auto"/>
                        <w:right w:val="none" w:sz="0" w:space="0" w:color="auto"/>
                      </w:divBdr>
                      <w:divsChild>
                        <w:div w:id="1011370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3005023">
      <w:bodyDiv w:val="1"/>
      <w:marLeft w:val="0"/>
      <w:marRight w:val="0"/>
      <w:marTop w:val="0"/>
      <w:marBottom w:val="0"/>
      <w:divBdr>
        <w:top w:val="none" w:sz="0" w:space="0" w:color="auto"/>
        <w:left w:val="none" w:sz="0" w:space="0" w:color="auto"/>
        <w:bottom w:val="none" w:sz="0" w:space="0" w:color="auto"/>
        <w:right w:val="none" w:sz="0" w:space="0" w:color="auto"/>
      </w:divBdr>
      <w:divsChild>
        <w:div w:id="319240811">
          <w:marLeft w:val="0"/>
          <w:marRight w:val="0"/>
          <w:marTop w:val="0"/>
          <w:marBottom w:val="0"/>
          <w:divBdr>
            <w:top w:val="none" w:sz="0" w:space="0" w:color="auto"/>
            <w:left w:val="none" w:sz="0" w:space="0" w:color="auto"/>
            <w:bottom w:val="none" w:sz="0" w:space="0" w:color="auto"/>
            <w:right w:val="none" w:sz="0" w:space="0" w:color="auto"/>
          </w:divBdr>
          <w:divsChild>
            <w:div w:id="593633993">
              <w:marLeft w:val="0"/>
              <w:marRight w:val="0"/>
              <w:marTop w:val="0"/>
              <w:marBottom w:val="0"/>
              <w:divBdr>
                <w:top w:val="none" w:sz="0" w:space="0" w:color="auto"/>
                <w:left w:val="none" w:sz="0" w:space="0" w:color="auto"/>
                <w:bottom w:val="none" w:sz="0" w:space="0" w:color="auto"/>
                <w:right w:val="none" w:sz="0" w:space="0" w:color="auto"/>
              </w:divBdr>
              <w:divsChild>
                <w:div w:id="57829534">
                  <w:marLeft w:val="0"/>
                  <w:marRight w:val="0"/>
                  <w:marTop w:val="0"/>
                  <w:marBottom w:val="0"/>
                  <w:divBdr>
                    <w:top w:val="none" w:sz="0" w:space="0" w:color="auto"/>
                    <w:left w:val="none" w:sz="0" w:space="0" w:color="auto"/>
                    <w:bottom w:val="none" w:sz="0" w:space="0" w:color="auto"/>
                    <w:right w:val="none" w:sz="0" w:space="0" w:color="auto"/>
                  </w:divBdr>
                  <w:divsChild>
                    <w:div w:id="212808605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67082">
      <w:bodyDiv w:val="1"/>
      <w:marLeft w:val="0"/>
      <w:marRight w:val="0"/>
      <w:marTop w:val="0"/>
      <w:marBottom w:val="0"/>
      <w:divBdr>
        <w:top w:val="none" w:sz="0" w:space="0" w:color="auto"/>
        <w:left w:val="none" w:sz="0" w:space="0" w:color="auto"/>
        <w:bottom w:val="none" w:sz="0" w:space="0" w:color="auto"/>
        <w:right w:val="none" w:sz="0" w:space="0" w:color="auto"/>
      </w:divBdr>
    </w:div>
    <w:div w:id="990057917">
      <w:bodyDiv w:val="1"/>
      <w:marLeft w:val="0"/>
      <w:marRight w:val="0"/>
      <w:marTop w:val="0"/>
      <w:marBottom w:val="0"/>
      <w:divBdr>
        <w:top w:val="none" w:sz="0" w:space="0" w:color="auto"/>
        <w:left w:val="none" w:sz="0" w:space="0" w:color="auto"/>
        <w:bottom w:val="none" w:sz="0" w:space="0" w:color="auto"/>
        <w:right w:val="none" w:sz="0" w:space="0" w:color="auto"/>
      </w:divBdr>
      <w:divsChild>
        <w:div w:id="301888692">
          <w:marLeft w:val="0"/>
          <w:marRight w:val="0"/>
          <w:marTop w:val="0"/>
          <w:marBottom w:val="0"/>
          <w:divBdr>
            <w:top w:val="none" w:sz="0" w:space="0" w:color="auto"/>
            <w:left w:val="none" w:sz="0" w:space="0" w:color="auto"/>
            <w:bottom w:val="none" w:sz="0" w:space="0" w:color="auto"/>
            <w:right w:val="none" w:sz="0" w:space="0" w:color="auto"/>
          </w:divBdr>
          <w:divsChild>
            <w:div w:id="380791522">
              <w:marLeft w:val="0"/>
              <w:marRight w:val="0"/>
              <w:marTop w:val="0"/>
              <w:marBottom w:val="0"/>
              <w:divBdr>
                <w:top w:val="none" w:sz="0" w:space="0" w:color="auto"/>
                <w:left w:val="none" w:sz="0" w:space="0" w:color="auto"/>
                <w:bottom w:val="none" w:sz="0" w:space="0" w:color="auto"/>
                <w:right w:val="none" w:sz="0" w:space="0" w:color="auto"/>
              </w:divBdr>
              <w:divsChild>
                <w:div w:id="1508209049">
                  <w:marLeft w:val="0"/>
                  <w:marRight w:val="0"/>
                  <w:marTop w:val="0"/>
                  <w:marBottom w:val="0"/>
                  <w:divBdr>
                    <w:top w:val="none" w:sz="0" w:space="0" w:color="auto"/>
                    <w:left w:val="none" w:sz="0" w:space="0" w:color="auto"/>
                    <w:bottom w:val="none" w:sz="0" w:space="0" w:color="auto"/>
                    <w:right w:val="none" w:sz="0" w:space="0" w:color="auto"/>
                  </w:divBdr>
                  <w:divsChild>
                    <w:div w:id="1671131780">
                      <w:marLeft w:val="0"/>
                      <w:marRight w:val="0"/>
                      <w:marTop w:val="0"/>
                      <w:marBottom w:val="0"/>
                      <w:divBdr>
                        <w:top w:val="none" w:sz="0" w:space="0" w:color="auto"/>
                        <w:left w:val="none" w:sz="0" w:space="0" w:color="auto"/>
                        <w:bottom w:val="none" w:sz="0" w:space="0" w:color="auto"/>
                        <w:right w:val="none" w:sz="0" w:space="0" w:color="auto"/>
                      </w:divBdr>
                      <w:divsChild>
                        <w:div w:id="1506289065">
                          <w:marLeft w:val="0"/>
                          <w:marRight w:val="0"/>
                          <w:marTop w:val="0"/>
                          <w:marBottom w:val="0"/>
                          <w:divBdr>
                            <w:top w:val="none" w:sz="0" w:space="0" w:color="auto"/>
                            <w:left w:val="none" w:sz="0" w:space="0" w:color="auto"/>
                            <w:bottom w:val="none" w:sz="0" w:space="0" w:color="auto"/>
                            <w:right w:val="none" w:sz="0" w:space="0" w:color="auto"/>
                          </w:divBdr>
                          <w:divsChild>
                            <w:div w:id="1604074092">
                              <w:marLeft w:val="0"/>
                              <w:marRight w:val="0"/>
                              <w:marTop w:val="0"/>
                              <w:marBottom w:val="0"/>
                              <w:divBdr>
                                <w:top w:val="none" w:sz="0" w:space="0" w:color="auto"/>
                                <w:left w:val="none" w:sz="0" w:space="0" w:color="auto"/>
                                <w:bottom w:val="none" w:sz="0" w:space="0" w:color="auto"/>
                                <w:right w:val="none" w:sz="0" w:space="0" w:color="auto"/>
                              </w:divBdr>
                              <w:divsChild>
                                <w:div w:id="617836551">
                                  <w:marLeft w:val="0"/>
                                  <w:marRight w:val="0"/>
                                  <w:marTop w:val="0"/>
                                  <w:marBottom w:val="0"/>
                                  <w:divBdr>
                                    <w:top w:val="none" w:sz="0" w:space="0" w:color="auto"/>
                                    <w:left w:val="none" w:sz="0" w:space="0" w:color="auto"/>
                                    <w:bottom w:val="none" w:sz="0" w:space="0" w:color="auto"/>
                                    <w:right w:val="none" w:sz="0" w:space="0" w:color="auto"/>
                                  </w:divBdr>
                                  <w:divsChild>
                                    <w:div w:id="441458911">
                                      <w:marLeft w:val="0"/>
                                      <w:marRight w:val="0"/>
                                      <w:marTop w:val="0"/>
                                      <w:marBottom w:val="0"/>
                                      <w:divBdr>
                                        <w:top w:val="none" w:sz="0" w:space="0" w:color="auto"/>
                                        <w:left w:val="none" w:sz="0" w:space="0" w:color="auto"/>
                                        <w:bottom w:val="none" w:sz="0" w:space="0" w:color="auto"/>
                                        <w:right w:val="none" w:sz="0" w:space="0" w:color="auto"/>
                                      </w:divBdr>
                                      <w:divsChild>
                                        <w:div w:id="1541627935">
                                          <w:marLeft w:val="0"/>
                                          <w:marRight w:val="0"/>
                                          <w:marTop w:val="0"/>
                                          <w:marBottom w:val="0"/>
                                          <w:divBdr>
                                            <w:top w:val="none" w:sz="0" w:space="0" w:color="auto"/>
                                            <w:left w:val="none" w:sz="0" w:space="0" w:color="auto"/>
                                            <w:bottom w:val="none" w:sz="0" w:space="0" w:color="auto"/>
                                            <w:right w:val="none" w:sz="0" w:space="0" w:color="auto"/>
                                          </w:divBdr>
                                          <w:divsChild>
                                            <w:div w:id="1547840180">
                                              <w:marLeft w:val="0"/>
                                              <w:marRight w:val="0"/>
                                              <w:marTop w:val="0"/>
                                              <w:marBottom w:val="0"/>
                                              <w:divBdr>
                                                <w:top w:val="single" w:sz="12" w:space="2" w:color="FFFFCC"/>
                                                <w:left w:val="single" w:sz="12" w:space="2" w:color="FFFFCC"/>
                                                <w:bottom w:val="single" w:sz="12" w:space="2" w:color="FFFFCC"/>
                                                <w:right w:val="single" w:sz="12" w:space="0" w:color="FFFFCC"/>
                                              </w:divBdr>
                                              <w:divsChild>
                                                <w:div w:id="1421027089">
                                                  <w:marLeft w:val="0"/>
                                                  <w:marRight w:val="0"/>
                                                  <w:marTop w:val="0"/>
                                                  <w:marBottom w:val="0"/>
                                                  <w:divBdr>
                                                    <w:top w:val="none" w:sz="0" w:space="0" w:color="auto"/>
                                                    <w:left w:val="none" w:sz="0" w:space="0" w:color="auto"/>
                                                    <w:bottom w:val="none" w:sz="0" w:space="0" w:color="auto"/>
                                                    <w:right w:val="none" w:sz="0" w:space="0" w:color="auto"/>
                                                  </w:divBdr>
                                                  <w:divsChild>
                                                    <w:div w:id="179122098">
                                                      <w:marLeft w:val="0"/>
                                                      <w:marRight w:val="0"/>
                                                      <w:marTop w:val="0"/>
                                                      <w:marBottom w:val="0"/>
                                                      <w:divBdr>
                                                        <w:top w:val="none" w:sz="0" w:space="0" w:color="auto"/>
                                                        <w:left w:val="none" w:sz="0" w:space="0" w:color="auto"/>
                                                        <w:bottom w:val="none" w:sz="0" w:space="0" w:color="auto"/>
                                                        <w:right w:val="none" w:sz="0" w:space="0" w:color="auto"/>
                                                      </w:divBdr>
                                                      <w:divsChild>
                                                        <w:div w:id="1528057765">
                                                          <w:marLeft w:val="0"/>
                                                          <w:marRight w:val="0"/>
                                                          <w:marTop w:val="0"/>
                                                          <w:marBottom w:val="0"/>
                                                          <w:divBdr>
                                                            <w:top w:val="none" w:sz="0" w:space="0" w:color="auto"/>
                                                            <w:left w:val="none" w:sz="0" w:space="0" w:color="auto"/>
                                                            <w:bottom w:val="none" w:sz="0" w:space="0" w:color="auto"/>
                                                            <w:right w:val="none" w:sz="0" w:space="0" w:color="auto"/>
                                                          </w:divBdr>
                                                          <w:divsChild>
                                                            <w:div w:id="1832794238">
                                                              <w:marLeft w:val="0"/>
                                                              <w:marRight w:val="0"/>
                                                              <w:marTop w:val="0"/>
                                                              <w:marBottom w:val="0"/>
                                                              <w:divBdr>
                                                                <w:top w:val="none" w:sz="0" w:space="0" w:color="auto"/>
                                                                <w:left w:val="none" w:sz="0" w:space="0" w:color="auto"/>
                                                                <w:bottom w:val="none" w:sz="0" w:space="0" w:color="auto"/>
                                                                <w:right w:val="none" w:sz="0" w:space="0" w:color="auto"/>
                                                              </w:divBdr>
                                                              <w:divsChild>
                                                                <w:div w:id="1470781629">
                                                                  <w:marLeft w:val="0"/>
                                                                  <w:marRight w:val="0"/>
                                                                  <w:marTop w:val="0"/>
                                                                  <w:marBottom w:val="0"/>
                                                                  <w:divBdr>
                                                                    <w:top w:val="none" w:sz="0" w:space="0" w:color="auto"/>
                                                                    <w:left w:val="none" w:sz="0" w:space="0" w:color="auto"/>
                                                                    <w:bottom w:val="none" w:sz="0" w:space="0" w:color="auto"/>
                                                                    <w:right w:val="none" w:sz="0" w:space="0" w:color="auto"/>
                                                                  </w:divBdr>
                                                                  <w:divsChild>
                                                                    <w:div w:id="198863990">
                                                                      <w:marLeft w:val="0"/>
                                                                      <w:marRight w:val="0"/>
                                                                      <w:marTop w:val="0"/>
                                                                      <w:marBottom w:val="0"/>
                                                                      <w:divBdr>
                                                                        <w:top w:val="none" w:sz="0" w:space="0" w:color="auto"/>
                                                                        <w:left w:val="none" w:sz="0" w:space="0" w:color="auto"/>
                                                                        <w:bottom w:val="none" w:sz="0" w:space="0" w:color="auto"/>
                                                                        <w:right w:val="none" w:sz="0" w:space="0" w:color="auto"/>
                                                                      </w:divBdr>
                                                                      <w:divsChild>
                                                                        <w:div w:id="1117601356">
                                                                          <w:marLeft w:val="0"/>
                                                                          <w:marRight w:val="0"/>
                                                                          <w:marTop w:val="0"/>
                                                                          <w:marBottom w:val="0"/>
                                                                          <w:divBdr>
                                                                            <w:top w:val="none" w:sz="0" w:space="0" w:color="auto"/>
                                                                            <w:left w:val="none" w:sz="0" w:space="0" w:color="auto"/>
                                                                            <w:bottom w:val="none" w:sz="0" w:space="0" w:color="auto"/>
                                                                            <w:right w:val="none" w:sz="0" w:space="0" w:color="auto"/>
                                                                          </w:divBdr>
                                                                          <w:divsChild>
                                                                            <w:div w:id="1323462922">
                                                                              <w:marLeft w:val="0"/>
                                                                              <w:marRight w:val="0"/>
                                                                              <w:marTop w:val="0"/>
                                                                              <w:marBottom w:val="0"/>
                                                                              <w:divBdr>
                                                                                <w:top w:val="none" w:sz="0" w:space="0" w:color="auto"/>
                                                                                <w:left w:val="none" w:sz="0" w:space="0" w:color="auto"/>
                                                                                <w:bottom w:val="none" w:sz="0" w:space="0" w:color="auto"/>
                                                                                <w:right w:val="none" w:sz="0" w:space="0" w:color="auto"/>
                                                                              </w:divBdr>
                                                                              <w:divsChild>
                                                                                <w:div w:id="377320431">
                                                                                  <w:marLeft w:val="0"/>
                                                                                  <w:marRight w:val="0"/>
                                                                                  <w:marTop w:val="0"/>
                                                                                  <w:marBottom w:val="0"/>
                                                                                  <w:divBdr>
                                                                                    <w:top w:val="none" w:sz="0" w:space="0" w:color="auto"/>
                                                                                    <w:left w:val="none" w:sz="0" w:space="0" w:color="auto"/>
                                                                                    <w:bottom w:val="none" w:sz="0" w:space="0" w:color="auto"/>
                                                                                    <w:right w:val="none" w:sz="0" w:space="0" w:color="auto"/>
                                                                                  </w:divBdr>
                                                                                  <w:divsChild>
                                                                                    <w:div w:id="1577471576">
                                                                                      <w:marLeft w:val="0"/>
                                                                                      <w:marRight w:val="0"/>
                                                                                      <w:marTop w:val="0"/>
                                                                                      <w:marBottom w:val="0"/>
                                                                                      <w:divBdr>
                                                                                        <w:top w:val="none" w:sz="0" w:space="0" w:color="auto"/>
                                                                                        <w:left w:val="none" w:sz="0" w:space="0" w:color="auto"/>
                                                                                        <w:bottom w:val="none" w:sz="0" w:space="0" w:color="auto"/>
                                                                                        <w:right w:val="none" w:sz="0" w:space="0" w:color="auto"/>
                                                                                      </w:divBdr>
                                                                                      <w:divsChild>
                                                                                        <w:div w:id="864098605">
                                                                                          <w:marLeft w:val="0"/>
                                                                                          <w:marRight w:val="120"/>
                                                                                          <w:marTop w:val="0"/>
                                                                                          <w:marBottom w:val="150"/>
                                                                                          <w:divBdr>
                                                                                            <w:top w:val="single" w:sz="2" w:space="0" w:color="EFEFEF"/>
                                                                                            <w:left w:val="single" w:sz="6" w:space="0" w:color="EFEFEF"/>
                                                                                            <w:bottom w:val="single" w:sz="6" w:space="0" w:color="E2E2E2"/>
                                                                                            <w:right w:val="single" w:sz="6" w:space="0" w:color="EFEFEF"/>
                                                                                          </w:divBdr>
                                                                                          <w:divsChild>
                                                                                            <w:div w:id="193737082">
                                                                                              <w:marLeft w:val="0"/>
                                                                                              <w:marRight w:val="0"/>
                                                                                              <w:marTop w:val="0"/>
                                                                                              <w:marBottom w:val="0"/>
                                                                                              <w:divBdr>
                                                                                                <w:top w:val="none" w:sz="0" w:space="0" w:color="auto"/>
                                                                                                <w:left w:val="none" w:sz="0" w:space="0" w:color="auto"/>
                                                                                                <w:bottom w:val="none" w:sz="0" w:space="0" w:color="auto"/>
                                                                                                <w:right w:val="none" w:sz="0" w:space="0" w:color="auto"/>
                                                                                              </w:divBdr>
                                                                                              <w:divsChild>
                                                                                                <w:div w:id="1035887963">
                                                                                                  <w:marLeft w:val="0"/>
                                                                                                  <w:marRight w:val="0"/>
                                                                                                  <w:marTop w:val="0"/>
                                                                                                  <w:marBottom w:val="0"/>
                                                                                                  <w:divBdr>
                                                                                                    <w:top w:val="none" w:sz="0" w:space="0" w:color="auto"/>
                                                                                                    <w:left w:val="none" w:sz="0" w:space="0" w:color="auto"/>
                                                                                                    <w:bottom w:val="none" w:sz="0" w:space="0" w:color="auto"/>
                                                                                                    <w:right w:val="none" w:sz="0" w:space="0" w:color="auto"/>
                                                                                                  </w:divBdr>
                                                                                                  <w:divsChild>
                                                                                                    <w:div w:id="1925146689">
                                                                                                      <w:marLeft w:val="0"/>
                                                                                                      <w:marRight w:val="0"/>
                                                                                                      <w:marTop w:val="0"/>
                                                                                                      <w:marBottom w:val="0"/>
                                                                                                      <w:divBdr>
                                                                                                        <w:top w:val="none" w:sz="0" w:space="0" w:color="auto"/>
                                                                                                        <w:left w:val="none" w:sz="0" w:space="0" w:color="auto"/>
                                                                                                        <w:bottom w:val="none" w:sz="0" w:space="0" w:color="auto"/>
                                                                                                        <w:right w:val="none" w:sz="0" w:space="0" w:color="auto"/>
                                                                                                      </w:divBdr>
                                                                                                      <w:divsChild>
                                                                                                        <w:div w:id="1087112465">
                                                                                                          <w:marLeft w:val="0"/>
                                                                                                          <w:marRight w:val="0"/>
                                                                                                          <w:marTop w:val="0"/>
                                                                                                          <w:marBottom w:val="0"/>
                                                                                                          <w:divBdr>
                                                                                                            <w:top w:val="none" w:sz="0" w:space="0" w:color="auto"/>
                                                                                                            <w:left w:val="none" w:sz="0" w:space="0" w:color="auto"/>
                                                                                                            <w:bottom w:val="none" w:sz="0" w:space="0" w:color="auto"/>
                                                                                                            <w:right w:val="none" w:sz="0" w:space="0" w:color="auto"/>
                                                                                                          </w:divBdr>
                                                                                                          <w:divsChild>
                                                                                                            <w:div w:id="888499056">
                                                                                                              <w:marLeft w:val="0"/>
                                                                                                              <w:marRight w:val="0"/>
                                                                                                              <w:marTop w:val="0"/>
                                                                                                              <w:marBottom w:val="0"/>
                                                                                                              <w:divBdr>
                                                                                                                <w:top w:val="single" w:sz="2" w:space="4" w:color="D8D8D8"/>
                                                                                                                <w:left w:val="single" w:sz="2" w:space="0" w:color="D8D8D8"/>
                                                                                                                <w:bottom w:val="single" w:sz="2" w:space="4" w:color="D8D8D8"/>
                                                                                                                <w:right w:val="single" w:sz="2" w:space="0" w:color="D8D8D8"/>
                                                                                                              </w:divBdr>
                                                                                                              <w:divsChild>
                                                                                                                <w:div w:id="1670057706">
                                                                                                                  <w:marLeft w:val="225"/>
                                                                                                                  <w:marRight w:val="225"/>
                                                                                                                  <w:marTop w:val="75"/>
                                                                                                                  <w:marBottom w:val="75"/>
                                                                                                                  <w:divBdr>
                                                                                                                    <w:top w:val="none" w:sz="0" w:space="0" w:color="auto"/>
                                                                                                                    <w:left w:val="none" w:sz="0" w:space="0" w:color="auto"/>
                                                                                                                    <w:bottom w:val="none" w:sz="0" w:space="0" w:color="auto"/>
                                                                                                                    <w:right w:val="none" w:sz="0" w:space="0" w:color="auto"/>
                                                                                                                  </w:divBdr>
                                                                                                                  <w:divsChild>
                                                                                                                    <w:div w:id="1867450601">
                                                                                                                      <w:marLeft w:val="0"/>
                                                                                                                      <w:marRight w:val="0"/>
                                                                                                                      <w:marTop w:val="0"/>
                                                                                                                      <w:marBottom w:val="0"/>
                                                                                                                      <w:divBdr>
                                                                                                                        <w:top w:val="single" w:sz="6" w:space="0" w:color="auto"/>
                                                                                                                        <w:left w:val="single" w:sz="6" w:space="0" w:color="auto"/>
                                                                                                                        <w:bottom w:val="single" w:sz="6" w:space="0" w:color="auto"/>
                                                                                                                        <w:right w:val="single" w:sz="6" w:space="0" w:color="auto"/>
                                                                                                                      </w:divBdr>
                                                                                                                      <w:divsChild>
                                                                                                                        <w:div w:id="844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837869">
      <w:bodyDiv w:val="1"/>
      <w:marLeft w:val="0"/>
      <w:marRight w:val="0"/>
      <w:marTop w:val="0"/>
      <w:marBottom w:val="0"/>
      <w:divBdr>
        <w:top w:val="none" w:sz="0" w:space="0" w:color="auto"/>
        <w:left w:val="none" w:sz="0" w:space="0" w:color="auto"/>
        <w:bottom w:val="none" w:sz="0" w:space="0" w:color="auto"/>
        <w:right w:val="none" w:sz="0" w:space="0" w:color="auto"/>
      </w:divBdr>
    </w:div>
    <w:div w:id="1062870619">
      <w:bodyDiv w:val="1"/>
      <w:marLeft w:val="0"/>
      <w:marRight w:val="0"/>
      <w:marTop w:val="0"/>
      <w:marBottom w:val="0"/>
      <w:divBdr>
        <w:top w:val="none" w:sz="0" w:space="0" w:color="auto"/>
        <w:left w:val="none" w:sz="0" w:space="0" w:color="auto"/>
        <w:bottom w:val="none" w:sz="0" w:space="0" w:color="auto"/>
        <w:right w:val="none" w:sz="0" w:space="0" w:color="auto"/>
      </w:divBdr>
    </w:div>
    <w:div w:id="1067387371">
      <w:bodyDiv w:val="1"/>
      <w:marLeft w:val="0"/>
      <w:marRight w:val="0"/>
      <w:marTop w:val="0"/>
      <w:marBottom w:val="0"/>
      <w:divBdr>
        <w:top w:val="none" w:sz="0" w:space="0" w:color="auto"/>
        <w:left w:val="none" w:sz="0" w:space="0" w:color="auto"/>
        <w:bottom w:val="none" w:sz="0" w:space="0" w:color="auto"/>
        <w:right w:val="none" w:sz="0" w:space="0" w:color="auto"/>
      </w:divBdr>
    </w:div>
    <w:div w:id="1115127630">
      <w:bodyDiv w:val="1"/>
      <w:marLeft w:val="0"/>
      <w:marRight w:val="0"/>
      <w:marTop w:val="0"/>
      <w:marBottom w:val="0"/>
      <w:divBdr>
        <w:top w:val="none" w:sz="0" w:space="0" w:color="auto"/>
        <w:left w:val="none" w:sz="0" w:space="0" w:color="auto"/>
        <w:bottom w:val="none" w:sz="0" w:space="0" w:color="auto"/>
        <w:right w:val="none" w:sz="0" w:space="0" w:color="auto"/>
      </w:divBdr>
      <w:divsChild>
        <w:div w:id="54398462">
          <w:marLeft w:val="0"/>
          <w:marRight w:val="0"/>
          <w:marTop w:val="0"/>
          <w:marBottom w:val="0"/>
          <w:divBdr>
            <w:top w:val="none" w:sz="0" w:space="0" w:color="auto"/>
            <w:left w:val="none" w:sz="0" w:space="0" w:color="auto"/>
            <w:bottom w:val="none" w:sz="0" w:space="0" w:color="auto"/>
            <w:right w:val="none" w:sz="0" w:space="0" w:color="auto"/>
          </w:divBdr>
          <w:divsChild>
            <w:div w:id="705448174">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sChild>
                    <w:div w:id="20421200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3878">
      <w:bodyDiv w:val="1"/>
      <w:marLeft w:val="0"/>
      <w:marRight w:val="0"/>
      <w:marTop w:val="0"/>
      <w:marBottom w:val="0"/>
      <w:divBdr>
        <w:top w:val="none" w:sz="0" w:space="0" w:color="auto"/>
        <w:left w:val="none" w:sz="0" w:space="0" w:color="auto"/>
        <w:bottom w:val="none" w:sz="0" w:space="0" w:color="auto"/>
        <w:right w:val="none" w:sz="0" w:space="0" w:color="auto"/>
      </w:divBdr>
      <w:divsChild>
        <w:div w:id="117140746">
          <w:marLeft w:val="0"/>
          <w:marRight w:val="0"/>
          <w:marTop w:val="0"/>
          <w:marBottom w:val="0"/>
          <w:divBdr>
            <w:top w:val="none" w:sz="0" w:space="0" w:color="auto"/>
            <w:left w:val="none" w:sz="0" w:space="0" w:color="auto"/>
            <w:bottom w:val="none" w:sz="0" w:space="0" w:color="auto"/>
            <w:right w:val="none" w:sz="0" w:space="0" w:color="auto"/>
          </w:divBdr>
          <w:divsChild>
            <w:div w:id="1328559491">
              <w:marLeft w:val="0"/>
              <w:marRight w:val="0"/>
              <w:marTop w:val="0"/>
              <w:marBottom w:val="0"/>
              <w:divBdr>
                <w:top w:val="none" w:sz="0" w:space="0" w:color="auto"/>
                <w:left w:val="none" w:sz="0" w:space="0" w:color="auto"/>
                <w:bottom w:val="none" w:sz="0" w:space="0" w:color="auto"/>
                <w:right w:val="none" w:sz="0" w:space="0" w:color="auto"/>
              </w:divBdr>
              <w:divsChild>
                <w:div w:id="335116982">
                  <w:marLeft w:val="0"/>
                  <w:marRight w:val="0"/>
                  <w:marTop w:val="0"/>
                  <w:marBottom w:val="0"/>
                  <w:divBdr>
                    <w:top w:val="none" w:sz="0" w:space="0" w:color="auto"/>
                    <w:left w:val="none" w:sz="0" w:space="0" w:color="auto"/>
                    <w:bottom w:val="none" w:sz="0" w:space="0" w:color="auto"/>
                    <w:right w:val="none" w:sz="0" w:space="0" w:color="auto"/>
                  </w:divBdr>
                  <w:divsChild>
                    <w:div w:id="1218857382">
                      <w:marLeft w:val="0"/>
                      <w:marRight w:val="0"/>
                      <w:marTop w:val="0"/>
                      <w:marBottom w:val="0"/>
                      <w:divBdr>
                        <w:top w:val="none" w:sz="0" w:space="0" w:color="auto"/>
                        <w:left w:val="none" w:sz="0" w:space="0" w:color="auto"/>
                        <w:bottom w:val="none" w:sz="0" w:space="0" w:color="auto"/>
                        <w:right w:val="none" w:sz="0" w:space="0" w:color="auto"/>
                      </w:divBdr>
                      <w:divsChild>
                        <w:div w:id="383679085">
                          <w:marLeft w:val="0"/>
                          <w:marRight w:val="0"/>
                          <w:marTop w:val="0"/>
                          <w:marBottom w:val="0"/>
                          <w:divBdr>
                            <w:top w:val="none" w:sz="0" w:space="0" w:color="auto"/>
                            <w:left w:val="none" w:sz="0" w:space="0" w:color="auto"/>
                            <w:bottom w:val="none" w:sz="0" w:space="0" w:color="auto"/>
                            <w:right w:val="none" w:sz="0" w:space="0" w:color="auto"/>
                          </w:divBdr>
                          <w:divsChild>
                            <w:div w:id="1559979122">
                              <w:marLeft w:val="0"/>
                              <w:marRight w:val="0"/>
                              <w:marTop w:val="0"/>
                              <w:marBottom w:val="0"/>
                              <w:divBdr>
                                <w:top w:val="none" w:sz="0" w:space="0" w:color="auto"/>
                                <w:left w:val="none" w:sz="0" w:space="0" w:color="auto"/>
                                <w:bottom w:val="none" w:sz="0" w:space="0" w:color="auto"/>
                                <w:right w:val="none" w:sz="0" w:space="0" w:color="auto"/>
                              </w:divBdr>
                              <w:divsChild>
                                <w:div w:id="541137911">
                                  <w:marLeft w:val="0"/>
                                  <w:marRight w:val="0"/>
                                  <w:marTop w:val="0"/>
                                  <w:marBottom w:val="0"/>
                                  <w:divBdr>
                                    <w:top w:val="none" w:sz="0" w:space="0" w:color="auto"/>
                                    <w:left w:val="none" w:sz="0" w:space="0" w:color="auto"/>
                                    <w:bottom w:val="none" w:sz="0" w:space="0" w:color="auto"/>
                                    <w:right w:val="none" w:sz="0" w:space="0" w:color="auto"/>
                                  </w:divBdr>
                                  <w:divsChild>
                                    <w:div w:id="1567300274">
                                      <w:marLeft w:val="0"/>
                                      <w:marRight w:val="0"/>
                                      <w:marTop w:val="0"/>
                                      <w:marBottom w:val="0"/>
                                      <w:divBdr>
                                        <w:top w:val="none" w:sz="0" w:space="0" w:color="auto"/>
                                        <w:left w:val="none" w:sz="0" w:space="0" w:color="auto"/>
                                        <w:bottom w:val="none" w:sz="0" w:space="0" w:color="auto"/>
                                        <w:right w:val="none" w:sz="0" w:space="0" w:color="auto"/>
                                      </w:divBdr>
                                      <w:divsChild>
                                        <w:div w:id="732655583">
                                          <w:marLeft w:val="0"/>
                                          <w:marRight w:val="0"/>
                                          <w:marTop w:val="0"/>
                                          <w:marBottom w:val="0"/>
                                          <w:divBdr>
                                            <w:top w:val="none" w:sz="0" w:space="0" w:color="auto"/>
                                            <w:left w:val="none" w:sz="0" w:space="0" w:color="auto"/>
                                            <w:bottom w:val="none" w:sz="0" w:space="0" w:color="auto"/>
                                            <w:right w:val="none" w:sz="0" w:space="0" w:color="auto"/>
                                          </w:divBdr>
                                          <w:divsChild>
                                            <w:div w:id="287703441">
                                              <w:marLeft w:val="0"/>
                                              <w:marRight w:val="0"/>
                                              <w:marTop w:val="0"/>
                                              <w:marBottom w:val="0"/>
                                              <w:divBdr>
                                                <w:top w:val="none" w:sz="0" w:space="0" w:color="auto"/>
                                                <w:left w:val="none" w:sz="0" w:space="0" w:color="auto"/>
                                                <w:bottom w:val="none" w:sz="0" w:space="0" w:color="auto"/>
                                                <w:right w:val="none" w:sz="0" w:space="0" w:color="auto"/>
                                              </w:divBdr>
                                              <w:divsChild>
                                                <w:div w:id="1120606193">
                                                  <w:marLeft w:val="0"/>
                                                  <w:marRight w:val="0"/>
                                                  <w:marTop w:val="0"/>
                                                  <w:marBottom w:val="0"/>
                                                  <w:divBdr>
                                                    <w:top w:val="none" w:sz="0" w:space="0" w:color="auto"/>
                                                    <w:left w:val="none" w:sz="0" w:space="0" w:color="auto"/>
                                                    <w:bottom w:val="none" w:sz="0" w:space="0" w:color="auto"/>
                                                    <w:right w:val="none" w:sz="0" w:space="0" w:color="auto"/>
                                                  </w:divBdr>
                                                  <w:divsChild>
                                                    <w:div w:id="7893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6183841">
      <w:bodyDiv w:val="1"/>
      <w:marLeft w:val="0"/>
      <w:marRight w:val="0"/>
      <w:marTop w:val="0"/>
      <w:marBottom w:val="0"/>
      <w:divBdr>
        <w:top w:val="none" w:sz="0" w:space="0" w:color="auto"/>
        <w:left w:val="none" w:sz="0" w:space="0" w:color="auto"/>
        <w:bottom w:val="none" w:sz="0" w:space="0" w:color="auto"/>
        <w:right w:val="none" w:sz="0" w:space="0" w:color="auto"/>
      </w:divBdr>
    </w:div>
    <w:div w:id="1248729643">
      <w:bodyDiv w:val="1"/>
      <w:marLeft w:val="0"/>
      <w:marRight w:val="0"/>
      <w:marTop w:val="0"/>
      <w:marBottom w:val="0"/>
      <w:divBdr>
        <w:top w:val="none" w:sz="0" w:space="0" w:color="auto"/>
        <w:left w:val="none" w:sz="0" w:space="0" w:color="auto"/>
        <w:bottom w:val="none" w:sz="0" w:space="0" w:color="auto"/>
        <w:right w:val="none" w:sz="0" w:space="0" w:color="auto"/>
      </w:divBdr>
    </w:div>
    <w:div w:id="1323775398">
      <w:bodyDiv w:val="1"/>
      <w:marLeft w:val="0"/>
      <w:marRight w:val="0"/>
      <w:marTop w:val="0"/>
      <w:marBottom w:val="0"/>
      <w:divBdr>
        <w:top w:val="none" w:sz="0" w:space="0" w:color="auto"/>
        <w:left w:val="none" w:sz="0" w:space="0" w:color="auto"/>
        <w:bottom w:val="none" w:sz="0" w:space="0" w:color="auto"/>
        <w:right w:val="none" w:sz="0" w:space="0" w:color="auto"/>
      </w:divBdr>
      <w:divsChild>
        <w:div w:id="1349140526">
          <w:marLeft w:val="0"/>
          <w:marRight w:val="0"/>
          <w:marTop w:val="0"/>
          <w:marBottom w:val="0"/>
          <w:divBdr>
            <w:top w:val="none" w:sz="0" w:space="0" w:color="auto"/>
            <w:left w:val="none" w:sz="0" w:space="0" w:color="auto"/>
            <w:bottom w:val="none" w:sz="0" w:space="0" w:color="auto"/>
            <w:right w:val="none" w:sz="0" w:space="0" w:color="auto"/>
          </w:divBdr>
          <w:divsChild>
            <w:div w:id="1312707462">
              <w:marLeft w:val="0"/>
              <w:marRight w:val="0"/>
              <w:marTop w:val="0"/>
              <w:marBottom w:val="0"/>
              <w:divBdr>
                <w:top w:val="none" w:sz="0" w:space="0" w:color="auto"/>
                <w:left w:val="none" w:sz="0" w:space="0" w:color="auto"/>
                <w:bottom w:val="none" w:sz="0" w:space="0" w:color="auto"/>
                <w:right w:val="none" w:sz="0" w:space="0" w:color="auto"/>
              </w:divBdr>
              <w:divsChild>
                <w:div w:id="440296380">
                  <w:marLeft w:val="0"/>
                  <w:marRight w:val="0"/>
                  <w:marTop w:val="0"/>
                  <w:marBottom w:val="0"/>
                  <w:divBdr>
                    <w:top w:val="none" w:sz="0" w:space="0" w:color="auto"/>
                    <w:left w:val="none" w:sz="0" w:space="0" w:color="auto"/>
                    <w:bottom w:val="none" w:sz="0" w:space="0" w:color="auto"/>
                    <w:right w:val="none" w:sz="0" w:space="0" w:color="auto"/>
                  </w:divBdr>
                  <w:divsChild>
                    <w:div w:id="823350956">
                      <w:marLeft w:val="0"/>
                      <w:marRight w:val="0"/>
                      <w:marTop w:val="0"/>
                      <w:marBottom w:val="0"/>
                      <w:divBdr>
                        <w:top w:val="none" w:sz="0" w:space="0" w:color="auto"/>
                        <w:left w:val="none" w:sz="0" w:space="0" w:color="auto"/>
                        <w:bottom w:val="none" w:sz="0" w:space="0" w:color="auto"/>
                        <w:right w:val="none" w:sz="0" w:space="0" w:color="auto"/>
                      </w:divBdr>
                      <w:divsChild>
                        <w:div w:id="1533180094">
                          <w:marLeft w:val="0"/>
                          <w:marRight w:val="0"/>
                          <w:marTop w:val="0"/>
                          <w:marBottom w:val="0"/>
                          <w:divBdr>
                            <w:top w:val="none" w:sz="0" w:space="0" w:color="auto"/>
                            <w:left w:val="none" w:sz="0" w:space="0" w:color="auto"/>
                            <w:bottom w:val="none" w:sz="0" w:space="0" w:color="auto"/>
                            <w:right w:val="none" w:sz="0" w:space="0" w:color="auto"/>
                          </w:divBdr>
                          <w:divsChild>
                            <w:div w:id="785781563">
                              <w:marLeft w:val="0"/>
                              <w:marRight w:val="0"/>
                              <w:marTop w:val="0"/>
                              <w:marBottom w:val="0"/>
                              <w:divBdr>
                                <w:top w:val="none" w:sz="0" w:space="0" w:color="auto"/>
                                <w:left w:val="none" w:sz="0" w:space="0" w:color="auto"/>
                                <w:bottom w:val="none" w:sz="0" w:space="0" w:color="auto"/>
                                <w:right w:val="none" w:sz="0" w:space="0" w:color="auto"/>
                              </w:divBdr>
                              <w:divsChild>
                                <w:div w:id="1904561692">
                                  <w:marLeft w:val="0"/>
                                  <w:marRight w:val="0"/>
                                  <w:marTop w:val="0"/>
                                  <w:marBottom w:val="0"/>
                                  <w:divBdr>
                                    <w:top w:val="none" w:sz="0" w:space="0" w:color="auto"/>
                                    <w:left w:val="none" w:sz="0" w:space="0" w:color="auto"/>
                                    <w:bottom w:val="none" w:sz="0" w:space="0" w:color="auto"/>
                                    <w:right w:val="none" w:sz="0" w:space="0" w:color="auto"/>
                                  </w:divBdr>
                                  <w:divsChild>
                                    <w:div w:id="178735579">
                                      <w:marLeft w:val="0"/>
                                      <w:marRight w:val="0"/>
                                      <w:marTop w:val="0"/>
                                      <w:marBottom w:val="0"/>
                                      <w:divBdr>
                                        <w:top w:val="none" w:sz="0" w:space="0" w:color="auto"/>
                                        <w:left w:val="none" w:sz="0" w:space="0" w:color="auto"/>
                                        <w:bottom w:val="none" w:sz="0" w:space="0" w:color="auto"/>
                                        <w:right w:val="none" w:sz="0" w:space="0" w:color="auto"/>
                                      </w:divBdr>
                                      <w:divsChild>
                                        <w:div w:id="1041709620">
                                          <w:marLeft w:val="0"/>
                                          <w:marRight w:val="0"/>
                                          <w:marTop w:val="0"/>
                                          <w:marBottom w:val="0"/>
                                          <w:divBdr>
                                            <w:top w:val="none" w:sz="0" w:space="0" w:color="auto"/>
                                            <w:left w:val="none" w:sz="0" w:space="0" w:color="auto"/>
                                            <w:bottom w:val="none" w:sz="0" w:space="0" w:color="auto"/>
                                            <w:right w:val="none" w:sz="0" w:space="0" w:color="auto"/>
                                          </w:divBdr>
                                        </w:div>
                                        <w:div w:id="2033651715">
                                          <w:marLeft w:val="0"/>
                                          <w:marRight w:val="0"/>
                                          <w:marTop w:val="0"/>
                                          <w:marBottom w:val="0"/>
                                          <w:divBdr>
                                            <w:top w:val="none" w:sz="0" w:space="0" w:color="auto"/>
                                            <w:left w:val="none" w:sz="0" w:space="0" w:color="auto"/>
                                            <w:bottom w:val="none" w:sz="0" w:space="0" w:color="auto"/>
                                            <w:right w:val="none" w:sz="0" w:space="0" w:color="auto"/>
                                          </w:divBdr>
                                        </w:div>
                                        <w:div w:id="11577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213911">
      <w:bodyDiv w:val="1"/>
      <w:marLeft w:val="0"/>
      <w:marRight w:val="0"/>
      <w:marTop w:val="0"/>
      <w:marBottom w:val="0"/>
      <w:divBdr>
        <w:top w:val="none" w:sz="0" w:space="0" w:color="auto"/>
        <w:left w:val="none" w:sz="0" w:space="0" w:color="auto"/>
        <w:bottom w:val="none" w:sz="0" w:space="0" w:color="auto"/>
        <w:right w:val="none" w:sz="0" w:space="0" w:color="auto"/>
      </w:divBdr>
      <w:divsChild>
        <w:div w:id="1168982890">
          <w:marLeft w:val="0"/>
          <w:marRight w:val="0"/>
          <w:marTop w:val="0"/>
          <w:marBottom w:val="0"/>
          <w:divBdr>
            <w:top w:val="none" w:sz="0" w:space="0" w:color="auto"/>
            <w:left w:val="none" w:sz="0" w:space="0" w:color="auto"/>
            <w:bottom w:val="none" w:sz="0" w:space="0" w:color="auto"/>
            <w:right w:val="none" w:sz="0" w:space="0" w:color="auto"/>
          </w:divBdr>
          <w:divsChild>
            <w:div w:id="1459837803">
              <w:marLeft w:val="0"/>
              <w:marRight w:val="0"/>
              <w:marTop w:val="0"/>
              <w:marBottom w:val="0"/>
              <w:divBdr>
                <w:top w:val="none" w:sz="0" w:space="0" w:color="auto"/>
                <w:left w:val="none" w:sz="0" w:space="0" w:color="auto"/>
                <w:bottom w:val="none" w:sz="0" w:space="0" w:color="auto"/>
                <w:right w:val="none" w:sz="0" w:space="0" w:color="auto"/>
              </w:divBdr>
              <w:divsChild>
                <w:div w:id="1971980961">
                  <w:marLeft w:val="0"/>
                  <w:marRight w:val="0"/>
                  <w:marTop w:val="0"/>
                  <w:marBottom w:val="0"/>
                  <w:divBdr>
                    <w:top w:val="none" w:sz="0" w:space="0" w:color="auto"/>
                    <w:left w:val="none" w:sz="0" w:space="0" w:color="auto"/>
                    <w:bottom w:val="none" w:sz="0" w:space="0" w:color="auto"/>
                    <w:right w:val="none" w:sz="0" w:space="0" w:color="auto"/>
                  </w:divBdr>
                  <w:divsChild>
                    <w:div w:id="8594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13">
      <w:bodyDiv w:val="1"/>
      <w:marLeft w:val="0"/>
      <w:marRight w:val="0"/>
      <w:marTop w:val="0"/>
      <w:marBottom w:val="0"/>
      <w:divBdr>
        <w:top w:val="none" w:sz="0" w:space="0" w:color="auto"/>
        <w:left w:val="none" w:sz="0" w:space="0" w:color="auto"/>
        <w:bottom w:val="none" w:sz="0" w:space="0" w:color="auto"/>
        <w:right w:val="none" w:sz="0" w:space="0" w:color="auto"/>
      </w:divBdr>
    </w:div>
    <w:div w:id="1471286904">
      <w:bodyDiv w:val="1"/>
      <w:marLeft w:val="0"/>
      <w:marRight w:val="0"/>
      <w:marTop w:val="0"/>
      <w:marBottom w:val="0"/>
      <w:divBdr>
        <w:top w:val="none" w:sz="0" w:space="0" w:color="auto"/>
        <w:left w:val="none" w:sz="0" w:space="0" w:color="auto"/>
        <w:bottom w:val="none" w:sz="0" w:space="0" w:color="auto"/>
        <w:right w:val="none" w:sz="0" w:space="0" w:color="auto"/>
      </w:divBdr>
    </w:div>
    <w:div w:id="1485243962">
      <w:bodyDiv w:val="1"/>
      <w:marLeft w:val="0"/>
      <w:marRight w:val="0"/>
      <w:marTop w:val="0"/>
      <w:marBottom w:val="0"/>
      <w:divBdr>
        <w:top w:val="none" w:sz="0" w:space="0" w:color="auto"/>
        <w:left w:val="none" w:sz="0" w:space="0" w:color="auto"/>
        <w:bottom w:val="none" w:sz="0" w:space="0" w:color="auto"/>
        <w:right w:val="none" w:sz="0" w:space="0" w:color="auto"/>
      </w:divBdr>
      <w:divsChild>
        <w:div w:id="583298665">
          <w:marLeft w:val="0"/>
          <w:marRight w:val="0"/>
          <w:marTop w:val="0"/>
          <w:marBottom w:val="0"/>
          <w:divBdr>
            <w:top w:val="none" w:sz="0" w:space="0" w:color="auto"/>
            <w:left w:val="none" w:sz="0" w:space="0" w:color="auto"/>
            <w:bottom w:val="none" w:sz="0" w:space="0" w:color="auto"/>
            <w:right w:val="none" w:sz="0" w:space="0" w:color="auto"/>
          </w:divBdr>
          <w:divsChild>
            <w:div w:id="963659658">
              <w:marLeft w:val="0"/>
              <w:marRight w:val="0"/>
              <w:marTop w:val="0"/>
              <w:marBottom w:val="0"/>
              <w:divBdr>
                <w:top w:val="none" w:sz="0" w:space="0" w:color="auto"/>
                <w:left w:val="none" w:sz="0" w:space="0" w:color="auto"/>
                <w:bottom w:val="none" w:sz="0" w:space="0" w:color="auto"/>
                <w:right w:val="none" w:sz="0" w:space="0" w:color="auto"/>
              </w:divBdr>
              <w:divsChild>
                <w:div w:id="1584752916">
                  <w:marLeft w:val="0"/>
                  <w:marRight w:val="0"/>
                  <w:marTop w:val="0"/>
                  <w:marBottom w:val="0"/>
                  <w:divBdr>
                    <w:top w:val="none" w:sz="0" w:space="0" w:color="auto"/>
                    <w:left w:val="none" w:sz="0" w:space="0" w:color="auto"/>
                    <w:bottom w:val="none" w:sz="0" w:space="0" w:color="auto"/>
                    <w:right w:val="none" w:sz="0" w:space="0" w:color="auto"/>
                  </w:divBdr>
                  <w:divsChild>
                    <w:div w:id="1962682120">
                      <w:marLeft w:val="0"/>
                      <w:marRight w:val="0"/>
                      <w:marTop w:val="0"/>
                      <w:marBottom w:val="0"/>
                      <w:divBdr>
                        <w:top w:val="none" w:sz="0" w:space="0" w:color="auto"/>
                        <w:left w:val="none" w:sz="0" w:space="0" w:color="auto"/>
                        <w:bottom w:val="none" w:sz="0" w:space="0" w:color="auto"/>
                        <w:right w:val="none" w:sz="0" w:space="0" w:color="auto"/>
                      </w:divBdr>
                      <w:divsChild>
                        <w:div w:id="1725981886">
                          <w:marLeft w:val="0"/>
                          <w:marRight w:val="0"/>
                          <w:marTop w:val="0"/>
                          <w:marBottom w:val="0"/>
                          <w:divBdr>
                            <w:top w:val="none" w:sz="0" w:space="0" w:color="auto"/>
                            <w:left w:val="none" w:sz="0" w:space="0" w:color="auto"/>
                            <w:bottom w:val="none" w:sz="0" w:space="0" w:color="auto"/>
                            <w:right w:val="none" w:sz="0" w:space="0" w:color="auto"/>
                          </w:divBdr>
                          <w:divsChild>
                            <w:div w:id="835414343">
                              <w:marLeft w:val="0"/>
                              <w:marRight w:val="0"/>
                              <w:marTop w:val="0"/>
                              <w:marBottom w:val="0"/>
                              <w:divBdr>
                                <w:top w:val="none" w:sz="0" w:space="0" w:color="auto"/>
                                <w:left w:val="none" w:sz="0" w:space="0" w:color="auto"/>
                                <w:bottom w:val="none" w:sz="0" w:space="0" w:color="auto"/>
                                <w:right w:val="none" w:sz="0" w:space="0" w:color="auto"/>
                              </w:divBdr>
                              <w:divsChild>
                                <w:div w:id="1210267576">
                                  <w:marLeft w:val="0"/>
                                  <w:marRight w:val="0"/>
                                  <w:marTop w:val="0"/>
                                  <w:marBottom w:val="0"/>
                                  <w:divBdr>
                                    <w:top w:val="none" w:sz="0" w:space="0" w:color="auto"/>
                                    <w:left w:val="none" w:sz="0" w:space="0" w:color="auto"/>
                                    <w:bottom w:val="none" w:sz="0" w:space="0" w:color="auto"/>
                                    <w:right w:val="none" w:sz="0" w:space="0" w:color="auto"/>
                                  </w:divBdr>
                                  <w:divsChild>
                                    <w:div w:id="1222639788">
                                      <w:marLeft w:val="0"/>
                                      <w:marRight w:val="0"/>
                                      <w:marTop w:val="0"/>
                                      <w:marBottom w:val="0"/>
                                      <w:divBdr>
                                        <w:top w:val="none" w:sz="0" w:space="0" w:color="auto"/>
                                        <w:left w:val="none" w:sz="0" w:space="0" w:color="auto"/>
                                        <w:bottom w:val="none" w:sz="0" w:space="0" w:color="auto"/>
                                        <w:right w:val="none" w:sz="0" w:space="0" w:color="auto"/>
                                      </w:divBdr>
                                      <w:divsChild>
                                        <w:div w:id="6781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157135">
      <w:bodyDiv w:val="1"/>
      <w:marLeft w:val="0"/>
      <w:marRight w:val="0"/>
      <w:marTop w:val="0"/>
      <w:marBottom w:val="0"/>
      <w:divBdr>
        <w:top w:val="none" w:sz="0" w:space="0" w:color="auto"/>
        <w:left w:val="none" w:sz="0" w:space="0" w:color="auto"/>
        <w:bottom w:val="none" w:sz="0" w:space="0" w:color="auto"/>
        <w:right w:val="none" w:sz="0" w:space="0" w:color="auto"/>
      </w:divBdr>
    </w:div>
    <w:div w:id="1558778057">
      <w:bodyDiv w:val="1"/>
      <w:marLeft w:val="0"/>
      <w:marRight w:val="0"/>
      <w:marTop w:val="0"/>
      <w:marBottom w:val="0"/>
      <w:divBdr>
        <w:top w:val="none" w:sz="0" w:space="0" w:color="auto"/>
        <w:left w:val="none" w:sz="0" w:space="0" w:color="auto"/>
        <w:bottom w:val="none" w:sz="0" w:space="0" w:color="auto"/>
        <w:right w:val="none" w:sz="0" w:space="0" w:color="auto"/>
      </w:divBdr>
      <w:divsChild>
        <w:div w:id="1006665269">
          <w:marLeft w:val="0"/>
          <w:marRight w:val="0"/>
          <w:marTop w:val="0"/>
          <w:marBottom w:val="0"/>
          <w:divBdr>
            <w:top w:val="none" w:sz="0" w:space="0" w:color="auto"/>
            <w:left w:val="none" w:sz="0" w:space="0" w:color="auto"/>
            <w:bottom w:val="none" w:sz="0" w:space="0" w:color="auto"/>
            <w:right w:val="none" w:sz="0" w:space="0" w:color="auto"/>
          </w:divBdr>
          <w:divsChild>
            <w:div w:id="593167595">
              <w:marLeft w:val="0"/>
              <w:marRight w:val="0"/>
              <w:marTop w:val="0"/>
              <w:marBottom w:val="0"/>
              <w:divBdr>
                <w:top w:val="none" w:sz="0" w:space="0" w:color="auto"/>
                <w:left w:val="none" w:sz="0" w:space="0" w:color="auto"/>
                <w:bottom w:val="none" w:sz="0" w:space="0" w:color="auto"/>
                <w:right w:val="none" w:sz="0" w:space="0" w:color="auto"/>
              </w:divBdr>
              <w:divsChild>
                <w:div w:id="2021735025">
                  <w:marLeft w:val="0"/>
                  <w:marRight w:val="0"/>
                  <w:marTop w:val="0"/>
                  <w:marBottom w:val="0"/>
                  <w:divBdr>
                    <w:top w:val="none" w:sz="0" w:space="0" w:color="auto"/>
                    <w:left w:val="none" w:sz="0" w:space="0" w:color="auto"/>
                    <w:bottom w:val="none" w:sz="0" w:space="0" w:color="auto"/>
                    <w:right w:val="none" w:sz="0" w:space="0" w:color="auto"/>
                  </w:divBdr>
                  <w:divsChild>
                    <w:div w:id="479418474">
                      <w:marLeft w:val="0"/>
                      <w:marRight w:val="0"/>
                      <w:marTop w:val="0"/>
                      <w:marBottom w:val="0"/>
                      <w:divBdr>
                        <w:top w:val="none" w:sz="0" w:space="0" w:color="auto"/>
                        <w:left w:val="none" w:sz="0" w:space="0" w:color="auto"/>
                        <w:bottom w:val="none" w:sz="0" w:space="0" w:color="auto"/>
                        <w:right w:val="none" w:sz="0" w:space="0" w:color="auto"/>
                      </w:divBdr>
                      <w:divsChild>
                        <w:div w:id="1736851858">
                          <w:marLeft w:val="0"/>
                          <w:marRight w:val="0"/>
                          <w:marTop w:val="0"/>
                          <w:marBottom w:val="0"/>
                          <w:divBdr>
                            <w:top w:val="none" w:sz="0" w:space="0" w:color="auto"/>
                            <w:left w:val="none" w:sz="0" w:space="0" w:color="auto"/>
                            <w:bottom w:val="none" w:sz="0" w:space="0" w:color="auto"/>
                            <w:right w:val="none" w:sz="0" w:space="0" w:color="auto"/>
                          </w:divBdr>
                          <w:divsChild>
                            <w:div w:id="1504125083">
                              <w:marLeft w:val="0"/>
                              <w:marRight w:val="0"/>
                              <w:marTop w:val="0"/>
                              <w:marBottom w:val="0"/>
                              <w:divBdr>
                                <w:top w:val="none" w:sz="0" w:space="0" w:color="auto"/>
                                <w:left w:val="none" w:sz="0" w:space="0" w:color="auto"/>
                                <w:bottom w:val="none" w:sz="0" w:space="0" w:color="auto"/>
                                <w:right w:val="none" w:sz="0" w:space="0" w:color="auto"/>
                              </w:divBdr>
                              <w:divsChild>
                                <w:div w:id="1633247725">
                                  <w:marLeft w:val="0"/>
                                  <w:marRight w:val="0"/>
                                  <w:marTop w:val="0"/>
                                  <w:marBottom w:val="0"/>
                                  <w:divBdr>
                                    <w:top w:val="none" w:sz="0" w:space="0" w:color="auto"/>
                                    <w:left w:val="none" w:sz="0" w:space="0" w:color="auto"/>
                                    <w:bottom w:val="none" w:sz="0" w:space="0" w:color="auto"/>
                                    <w:right w:val="none" w:sz="0" w:space="0" w:color="auto"/>
                                  </w:divBdr>
                                  <w:divsChild>
                                    <w:div w:id="2078236684">
                                      <w:marLeft w:val="0"/>
                                      <w:marRight w:val="0"/>
                                      <w:marTop w:val="0"/>
                                      <w:marBottom w:val="0"/>
                                      <w:divBdr>
                                        <w:top w:val="none" w:sz="0" w:space="0" w:color="auto"/>
                                        <w:left w:val="none" w:sz="0" w:space="0" w:color="auto"/>
                                        <w:bottom w:val="none" w:sz="0" w:space="0" w:color="auto"/>
                                        <w:right w:val="none" w:sz="0" w:space="0" w:color="auto"/>
                                      </w:divBdr>
                                      <w:divsChild>
                                        <w:div w:id="447892675">
                                          <w:marLeft w:val="0"/>
                                          <w:marRight w:val="0"/>
                                          <w:marTop w:val="0"/>
                                          <w:marBottom w:val="0"/>
                                          <w:divBdr>
                                            <w:top w:val="none" w:sz="0" w:space="0" w:color="auto"/>
                                            <w:left w:val="none" w:sz="0" w:space="0" w:color="auto"/>
                                            <w:bottom w:val="none" w:sz="0" w:space="0" w:color="auto"/>
                                            <w:right w:val="none" w:sz="0" w:space="0" w:color="auto"/>
                                          </w:divBdr>
                                          <w:divsChild>
                                            <w:div w:id="1692953718">
                                              <w:marLeft w:val="0"/>
                                              <w:marRight w:val="0"/>
                                              <w:marTop w:val="0"/>
                                              <w:marBottom w:val="0"/>
                                              <w:divBdr>
                                                <w:top w:val="single" w:sz="12" w:space="2" w:color="FFFFCC"/>
                                                <w:left w:val="single" w:sz="12" w:space="2" w:color="FFFFCC"/>
                                                <w:bottom w:val="single" w:sz="12" w:space="2" w:color="FFFFCC"/>
                                                <w:right w:val="single" w:sz="12" w:space="0" w:color="FFFFCC"/>
                                              </w:divBdr>
                                              <w:divsChild>
                                                <w:div w:id="260533345">
                                                  <w:marLeft w:val="0"/>
                                                  <w:marRight w:val="0"/>
                                                  <w:marTop w:val="0"/>
                                                  <w:marBottom w:val="0"/>
                                                  <w:divBdr>
                                                    <w:top w:val="none" w:sz="0" w:space="0" w:color="auto"/>
                                                    <w:left w:val="none" w:sz="0" w:space="0" w:color="auto"/>
                                                    <w:bottom w:val="none" w:sz="0" w:space="0" w:color="auto"/>
                                                    <w:right w:val="none" w:sz="0" w:space="0" w:color="auto"/>
                                                  </w:divBdr>
                                                  <w:divsChild>
                                                    <w:div w:id="951210797">
                                                      <w:marLeft w:val="0"/>
                                                      <w:marRight w:val="0"/>
                                                      <w:marTop w:val="0"/>
                                                      <w:marBottom w:val="0"/>
                                                      <w:divBdr>
                                                        <w:top w:val="none" w:sz="0" w:space="0" w:color="auto"/>
                                                        <w:left w:val="none" w:sz="0" w:space="0" w:color="auto"/>
                                                        <w:bottom w:val="none" w:sz="0" w:space="0" w:color="auto"/>
                                                        <w:right w:val="none" w:sz="0" w:space="0" w:color="auto"/>
                                                      </w:divBdr>
                                                      <w:divsChild>
                                                        <w:div w:id="286661278">
                                                          <w:marLeft w:val="0"/>
                                                          <w:marRight w:val="0"/>
                                                          <w:marTop w:val="0"/>
                                                          <w:marBottom w:val="0"/>
                                                          <w:divBdr>
                                                            <w:top w:val="none" w:sz="0" w:space="0" w:color="auto"/>
                                                            <w:left w:val="none" w:sz="0" w:space="0" w:color="auto"/>
                                                            <w:bottom w:val="none" w:sz="0" w:space="0" w:color="auto"/>
                                                            <w:right w:val="none" w:sz="0" w:space="0" w:color="auto"/>
                                                          </w:divBdr>
                                                          <w:divsChild>
                                                            <w:div w:id="424764587">
                                                              <w:marLeft w:val="0"/>
                                                              <w:marRight w:val="0"/>
                                                              <w:marTop w:val="0"/>
                                                              <w:marBottom w:val="0"/>
                                                              <w:divBdr>
                                                                <w:top w:val="none" w:sz="0" w:space="0" w:color="auto"/>
                                                                <w:left w:val="none" w:sz="0" w:space="0" w:color="auto"/>
                                                                <w:bottom w:val="none" w:sz="0" w:space="0" w:color="auto"/>
                                                                <w:right w:val="none" w:sz="0" w:space="0" w:color="auto"/>
                                                              </w:divBdr>
                                                              <w:divsChild>
                                                                <w:div w:id="1457915271">
                                                                  <w:marLeft w:val="0"/>
                                                                  <w:marRight w:val="0"/>
                                                                  <w:marTop w:val="0"/>
                                                                  <w:marBottom w:val="0"/>
                                                                  <w:divBdr>
                                                                    <w:top w:val="none" w:sz="0" w:space="0" w:color="auto"/>
                                                                    <w:left w:val="none" w:sz="0" w:space="0" w:color="auto"/>
                                                                    <w:bottom w:val="none" w:sz="0" w:space="0" w:color="auto"/>
                                                                    <w:right w:val="none" w:sz="0" w:space="0" w:color="auto"/>
                                                                  </w:divBdr>
                                                                  <w:divsChild>
                                                                    <w:div w:id="1598758196">
                                                                      <w:marLeft w:val="0"/>
                                                                      <w:marRight w:val="0"/>
                                                                      <w:marTop w:val="0"/>
                                                                      <w:marBottom w:val="0"/>
                                                                      <w:divBdr>
                                                                        <w:top w:val="none" w:sz="0" w:space="0" w:color="auto"/>
                                                                        <w:left w:val="none" w:sz="0" w:space="0" w:color="auto"/>
                                                                        <w:bottom w:val="none" w:sz="0" w:space="0" w:color="auto"/>
                                                                        <w:right w:val="none" w:sz="0" w:space="0" w:color="auto"/>
                                                                      </w:divBdr>
                                                                      <w:divsChild>
                                                                        <w:div w:id="278411581">
                                                                          <w:marLeft w:val="0"/>
                                                                          <w:marRight w:val="0"/>
                                                                          <w:marTop w:val="0"/>
                                                                          <w:marBottom w:val="0"/>
                                                                          <w:divBdr>
                                                                            <w:top w:val="none" w:sz="0" w:space="0" w:color="auto"/>
                                                                            <w:left w:val="none" w:sz="0" w:space="0" w:color="auto"/>
                                                                            <w:bottom w:val="none" w:sz="0" w:space="0" w:color="auto"/>
                                                                            <w:right w:val="none" w:sz="0" w:space="0" w:color="auto"/>
                                                                          </w:divBdr>
                                                                          <w:divsChild>
                                                                            <w:div w:id="1049494345">
                                                                              <w:marLeft w:val="0"/>
                                                                              <w:marRight w:val="0"/>
                                                                              <w:marTop w:val="0"/>
                                                                              <w:marBottom w:val="0"/>
                                                                              <w:divBdr>
                                                                                <w:top w:val="none" w:sz="0" w:space="0" w:color="auto"/>
                                                                                <w:left w:val="none" w:sz="0" w:space="0" w:color="auto"/>
                                                                                <w:bottom w:val="none" w:sz="0" w:space="0" w:color="auto"/>
                                                                                <w:right w:val="none" w:sz="0" w:space="0" w:color="auto"/>
                                                                              </w:divBdr>
                                                                              <w:divsChild>
                                                                                <w:div w:id="1696494008">
                                                                                  <w:marLeft w:val="0"/>
                                                                                  <w:marRight w:val="0"/>
                                                                                  <w:marTop w:val="0"/>
                                                                                  <w:marBottom w:val="0"/>
                                                                                  <w:divBdr>
                                                                                    <w:top w:val="none" w:sz="0" w:space="0" w:color="auto"/>
                                                                                    <w:left w:val="none" w:sz="0" w:space="0" w:color="auto"/>
                                                                                    <w:bottom w:val="none" w:sz="0" w:space="0" w:color="auto"/>
                                                                                    <w:right w:val="none" w:sz="0" w:space="0" w:color="auto"/>
                                                                                  </w:divBdr>
                                                                                  <w:divsChild>
                                                                                    <w:div w:id="1764184359">
                                                                                      <w:marLeft w:val="0"/>
                                                                                      <w:marRight w:val="0"/>
                                                                                      <w:marTop w:val="0"/>
                                                                                      <w:marBottom w:val="0"/>
                                                                                      <w:divBdr>
                                                                                        <w:top w:val="none" w:sz="0" w:space="0" w:color="auto"/>
                                                                                        <w:left w:val="none" w:sz="0" w:space="0" w:color="auto"/>
                                                                                        <w:bottom w:val="none" w:sz="0" w:space="0" w:color="auto"/>
                                                                                        <w:right w:val="none" w:sz="0" w:space="0" w:color="auto"/>
                                                                                      </w:divBdr>
                                                                                      <w:divsChild>
                                                                                        <w:div w:id="1347251921">
                                                                                          <w:marLeft w:val="0"/>
                                                                                          <w:marRight w:val="120"/>
                                                                                          <w:marTop w:val="0"/>
                                                                                          <w:marBottom w:val="150"/>
                                                                                          <w:divBdr>
                                                                                            <w:top w:val="single" w:sz="2" w:space="0" w:color="EFEFEF"/>
                                                                                            <w:left w:val="single" w:sz="6" w:space="0" w:color="EFEFEF"/>
                                                                                            <w:bottom w:val="single" w:sz="6" w:space="0" w:color="E2E2E2"/>
                                                                                            <w:right w:val="single" w:sz="6" w:space="0" w:color="EFEFEF"/>
                                                                                          </w:divBdr>
                                                                                          <w:divsChild>
                                                                                            <w:div w:id="570233335">
                                                                                              <w:marLeft w:val="0"/>
                                                                                              <w:marRight w:val="0"/>
                                                                                              <w:marTop w:val="0"/>
                                                                                              <w:marBottom w:val="0"/>
                                                                                              <w:divBdr>
                                                                                                <w:top w:val="none" w:sz="0" w:space="0" w:color="auto"/>
                                                                                                <w:left w:val="none" w:sz="0" w:space="0" w:color="auto"/>
                                                                                                <w:bottom w:val="none" w:sz="0" w:space="0" w:color="auto"/>
                                                                                                <w:right w:val="none" w:sz="0" w:space="0" w:color="auto"/>
                                                                                              </w:divBdr>
                                                                                              <w:divsChild>
                                                                                                <w:div w:id="1217664529">
                                                                                                  <w:marLeft w:val="0"/>
                                                                                                  <w:marRight w:val="0"/>
                                                                                                  <w:marTop w:val="0"/>
                                                                                                  <w:marBottom w:val="0"/>
                                                                                                  <w:divBdr>
                                                                                                    <w:top w:val="none" w:sz="0" w:space="0" w:color="auto"/>
                                                                                                    <w:left w:val="none" w:sz="0" w:space="0" w:color="auto"/>
                                                                                                    <w:bottom w:val="none" w:sz="0" w:space="0" w:color="auto"/>
                                                                                                    <w:right w:val="none" w:sz="0" w:space="0" w:color="auto"/>
                                                                                                  </w:divBdr>
                                                                                                  <w:divsChild>
                                                                                                    <w:div w:id="481317749">
                                                                                                      <w:marLeft w:val="0"/>
                                                                                                      <w:marRight w:val="0"/>
                                                                                                      <w:marTop w:val="0"/>
                                                                                                      <w:marBottom w:val="0"/>
                                                                                                      <w:divBdr>
                                                                                                        <w:top w:val="none" w:sz="0" w:space="0" w:color="auto"/>
                                                                                                        <w:left w:val="none" w:sz="0" w:space="0" w:color="auto"/>
                                                                                                        <w:bottom w:val="none" w:sz="0" w:space="0" w:color="auto"/>
                                                                                                        <w:right w:val="none" w:sz="0" w:space="0" w:color="auto"/>
                                                                                                      </w:divBdr>
                                                                                                      <w:divsChild>
                                                                                                        <w:div w:id="87627181">
                                                                                                          <w:marLeft w:val="0"/>
                                                                                                          <w:marRight w:val="0"/>
                                                                                                          <w:marTop w:val="0"/>
                                                                                                          <w:marBottom w:val="0"/>
                                                                                                          <w:divBdr>
                                                                                                            <w:top w:val="none" w:sz="0" w:space="0" w:color="auto"/>
                                                                                                            <w:left w:val="none" w:sz="0" w:space="0" w:color="auto"/>
                                                                                                            <w:bottom w:val="none" w:sz="0" w:space="0" w:color="auto"/>
                                                                                                            <w:right w:val="none" w:sz="0" w:space="0" w:color="auto"/>
                                                                                                          </w:divBdr>
                                                                                                          <w:divsChild>
                                                                                                            <w:div w:id="1365443554">
                                                                                                              <w:marLeft w:val="0"/>
                                                                                                              <w:marRight w:val="0"/>
                                                                                                              <w:marTop w:val="0"/>
                                                                                                              <w:marBottom w:val="0"/>
                                                                                                              <w:divBdr>
                                                                                                                <w:top w:val="single" w:sz="2" w:space="4" w:color="D8D8D8"/>
                                                                                                                <w:left w:val="single" w:sz="2" w:space="0" w:color="D8D8D8"/>
                                                                                                                <w:bottom w:val="single" w:sz="2" w:space="4" w:color="D8D8D8"/>
                                                                                                                <w:right w:val="single" w:sz="2" w:space="0" w:color="D8D8D8"/>
                                                                                                              </w:divBdr>
                                                                                                              <w:divsChild>
                                                                                                                <w:div w:id="1158497010">
                                                                                                                  <w:marLeft w:val="225"/>
                                                                                                                  <w:marRight w:val="225"/>
                                                                                                                  <w:marTop w:val="75"/>
                                                                                                                  <w:marBottom w:val="75"/>
                                                                                                                  <w:divBdr>
                                                                                                                    <w:top w:val="none" w:sz="0" w:space="0" w:color="auto"/>
                                                                                                                    <w:left w:val="none" w:sz="0" w:space="0" w:color="auto"/>
                                                                                                                    <w:bottom w:val="none" w:sz="0" w:space="0" w:color="auto"/>
                                                                                                                    <w:right w:val="none" w:sz="0" w:space="0" w:color="auto"/>
                                                                                                                  </w:divBdr>
                                                                                                                  <w:divsChild>
                                                                                                                    <w:div w:id="931010003">
                                                                                                                      <w:marLeft w:val="0"/>
                                                                                                                      <w:marRight w:val="0"/>
                                                                                                                      <w:marTop w:val="0"/>
                                                                                                                      <w:marBottom w:val="0"/>
                                                                                                                      <w:divBdr>
                                                                                                                        <w:top w:val="single" w:sz="6" w:space="0" w:color="auto"/>
                                                                                                                        <w:left w:val="single" w:sz="6" w:space="0" w:color="auto"/>
                                                                                                                        <w:bottom w:val="single" w:sz="6" w:space="0" w:color="auto"/>
                                                                                                                        <w:right w:val="single" w:sz="6" w:space="0" w:color="auto"/>
                                                                                                                      </w:divBdr>
                                                                                                                      <w:divsChild>
                                                                                                                        <w:div w:id="1202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694578">
      <w:bodyDiv w:val="1"/>
      <w:marLeft w:val="0"/>
      <w:marRight w:val="0"/>
      <w:marTop w:val="0"/>
      <w:marBottom w:val="0"/>
      <w:divBdr>
        <w:top w:val="none" w:sz="0" w:space="0" w:color="auto"/>
        <w:left w:val="none" w:sz="0" w:space="0" w:color="auto"/>
        <w:bottom w:val="none" w:sz="0" w:space="0" w:color="auto"/>
        <w:right w:val="none" w:sz="0" w:space="0" w:color="auto"/>
      </w:divBdr>
    </w:div>
    <w:div w:id="1594899265">
      <w:bodyDiv w:val="1"/>
      <w:marLeft w:val="0"/>
      <w:marRight w:val="0"/>
      <w:marTop w:val="0"/>
      <w:marBottom w:val="0"/>
      <w:divBdr>
        <w:top w:val="none" w:sz="0" w:space="0" w:color="auto"/>
        <w:left w:val="none" w:sz="0" w:space="0" w:color="auto"/>
        <w:bottom w:val="none" w:sz="0" w:space="0" w:color="auto"/>
        <w:right w:val="none" w:sz="0" w:space="0" w:color="auto"/>
      </w:divBdr>
    </w:div>
    <w:div w:id="1601599096">
      <w:bodyDiv w:val="1"/>
      <w:marLeft w:val="0"/>
      <w:marRight w:val="0"/>
      <w:marTop w:val="0"/>
      <w:marBottom w:val="0"/>
      <w:divBdr>
        <w:top w:val="none" w:sz="0" w:space="0" w:color="auto"/>
        <w:left w:val="none" w:sz="0" w:space="0" w:color="auto"/>
        <w:bottom w:val="none" w:sz="0" w:space="0" w:color="auto"/>
        <w:right w:val="none" w:sz="0" w:space="0" w:color="auto"/>
      </w:divBdr>
      <w:divsChild>
        <w:div w:id="2072269709">
          <w:marLeft w:val="0"/>
          <w:marRight w:val="0"/>
          <w:marTop w:val="0"/>
          <w:marBottom w:val="0"/>
          <w:divBdr>
            <w:top w:val="none" w:sz="0" w:space="0" w:color="auto"/>
            <w:left w:val="none" w:sz="0" w:space="0" w:color="auto"/>
            <w:bottom w:val="none" w:sz="0" w:space="0" w:color="auto"/>
            <w:right w:val="none" w:sz="0" w:space="0" w:color="auto"/>
          </w:divBdr>
          <w:divsChild>
            <w:div w:id="469395877">
              <w:marLeft w:val="0"/>
              <w:marRight w:val="0"/>
              <w:marTop w:val="0"/>
              <w:marBottom w:val="0"/>
              <w:divBdr>
                <w:top w:val="none" w:sz="0" w:space="0" w:color="auto"/>
                <w:left w:val="none" w:sz="0" w:space="0" w:color="auto"/>
                <w:bottom w:val="none" w:sz="0" w:space="0" w:color="auto"/>
                <w:right w:val="none" w:sz="0" w:space="0" w:color="auto"/>
              </w:divBdr>
              <w:divsChild>
                <w:div w:id="670765635">
                  <w:marLeft w:val="0"/>
                  <w:marRight w:val="0"/>
                  <w:marTop w:val="0"/>
                  <w:marBottom w:val="0"/>
                  <w:divBdr>
                    <w:top w:val="none" w:sz="0" w:space="0" w:color="auto"/>
                    <w:left w:val="none" w:sz="0" w:space="0" w:color="auto"/>
                    <w:bottom w:val="none" w:sz="0" w:space="0" w:color="auto"/>
                    <w:right w:val="none" w:sz="0" w:space="0" w:color="auto"/>
                  </w:divBdr>
                  <w:divsChild>
                    <w:div w:id="364523925">
                      <w:marLeft w:val="0"/>
                      <w:marRight w:val="0"/>
                      <w:marTop w:val="0"/>
                      <w:marBottom w:val="0"/>
                      <w:divBdr>
                        <w:top w:val="none" w:sz="0" w:space="0" w:color="auto"/>
                        <w:left w:val="none" w:sz="0" w:space="0" w:color="auto"/>
                        <w:bottom w:val="none" w:sz="0" w:space="0" w:color="auto"/>
                        <w:right w:val="none" w:sz="0" w:space="0" w:color="auto"/>
                      </w:divBdr>
                      <w:divsChild>
                        <w:div w:id="1311204306">
                          <w:marLeft w:val="0"/>
                          <w:marRight w:val="0"/>
                          <w:marTop w:val="0"/>
                          <w:marBottom w:val="0"/>
                          <w:divBdr>
                            <w:top w:val="none" w:sz="0" w:space="0" w:color="auto"/>
                            <w:left w:val="none" w:sz="0" w:space="0" w:color="auto"/>
                            <w:bottom w:val="none" w:sz="0" w:space="0" w:color="auto"/>
                            <w:right w:val="none" w:sz="0" w:space="0" w:color="auto"/>
                          </w:divBdr>
                          <w:divsChild>
                            <w:div w:id="1767993454">
                              <w:marLeft w:val="0"/>
                              <w:marRight w:val="0"/>
                              <w:marTop w:val="0"/>
                              <w:marBottom w:val="0"/>
                              <w:divBdr>
                                <w:top w:val="none" w:sz="0" w:space="0" w:color="auto"/>
                                <w:left w:val="none" w:sz="0" w:space="0" w:color="auto"/>
                                <w:bottom w:val="none" w:sz="0" w:space="0" w:color="auto"/>
                                <w:right w:val="none" w:sz="0" w:space="0" w:color="auto"/>
                              </w:divBdr>
                              <w:divsChild>
                                <w:div w:id="1577012315">
                                  <w:marLeft w:val="0"/>
                                  <w:marRight w:val="0"/>
                                  <w:marTop w:val="0"/>
                                  <w:marBottom w:val="0"/>
                                  <w:divBdr>
                                    <w:top w:val="none" w:sz="0" w:space="0" w:color="auto"/>
                                    <w:left w:val="none" w:sz="0" w:space="0" w:color="auto"/>
                                    <w:bottom w:val="none" w:sz="0" w:space="0" w:color="auto"/>
                                    <w:right w:val="none" w:sz="0" w:space="0" w:color="auto"/>
                                  </w:divBdr>
                                  <w:divsChild>
                                    <w:div w:id="1933270495">
                                      <w:marLeft w:val="0"/>
                                      <w:marRight w:val="0"/>
                                      <w:marTop w:val="0"/>
                                      <w:marBottom w:val="0"/>
                                      <w:divBdr>
                                        <w:top w:val="none" w:sz="0" w:space="0" w:color="auto"/>
                                        <w:left w:val="none" w:sz="0" w:space="0" w:color="auto"/>
                                        <w:bottom w:val="none" w:sz="0" w:space="0" w:color="auto"/>
                                        <w:right w:val="none" w:sz="0" w:space="0" w:color="auto"/>
                                      </w:divBdr>
                                      <w:divsChild>
                                        <w:div w:id="1682588169">
                                          <w:marLeft w:val="0"/>
                                          <w:marRight w:val="0"/>
                                          <w:marTop w:val="0"/>
                                          <w:marBottom w:val="0"/>
                                          <w:divBdr>
                                            <w:top w:val="none" w:sz="0" w:space="0" w:color="auto"/>
                                            <w:left w:val="none" w:sz="0" w:space="0" w:color="auto"/>
                                            <w:bottom w:val="none" w:sz="0" w:space="0" w:color="auto"/>
                                            <w:right w:val="none" w:sz="0" w:space="0" w:color="auto"/>
                                          </w:divBdr>
                                          <w:divsChild>
                                            <w:div w:id="2141873802">
                                              <w:marLeft w:val="0"/>
                                              <w:marRight w:val="0"/>
                                              <w:marTop w:val="0"/>
                                              <w:marBottom w:val="0"/>
                                              <w:divBdr>
                                                <w:top w:val="none" w:sz="0" w:space="0" w:color="auto"/>
                                                <w:left w:val="none" w:sz="0" w:space="0" w:color="auto"/>
                                                <w:bottom w:val="none" w:sz="0" w:space="0" w:color="auto"/>
                                                <w:right w:val="none" w:sz="0" w:space="0" w:color="auto"/>
                                              </w:divBdr>
                                              <w:divsChild>
                                                <w:div w:id="1983071637">
                                                  <w:marLeft w:val="0"/>
                                                  <w:marRight w:val="0"/>
                                                  <w:marTop w:val="0"/>
                                                  <w:marBottom w:val="0"/>
                                                  <w:divBdr>
                                                    <w:top w:val="none" w:sz="0" w:space="0" w:color="auto"/>
                                                    <w:left w:val="none" w:sz="0" w:space="0" w:color="auto"/>
                                                    <w:bottom w:val="none" w:sz="0" w:space="0" w:color="auto"/>
                                                    <w:right w:val="none" w:sz="0" w:space="0" w:color="auto"/>
                                                  </w:divBdr>
                                                  <w:divsChild>
                                                    <w:div w:id="10943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733534">
      <w:bodyDiv w:val="1"/>
      <w:marLeft w:val="0"/>
      <w:marRight w:val="0"/>
      <w:marTop w:val="0"/>
      <w:marBottom w:val="0"/>
      <w:divBdr>
        <w:top w:val="none" w:sz="0" w:space="0" w:color="auto"/>
        <w:left w:val="none" w:sz="0" w:space="0" w:color="auto"/>
        <w:bottom w:val="none" w:sz="0" w:space="0" w:color="auto"/>
        <w:right w:val="none" w:sz="0" w:space="0" w:color="auto"/>
      </w:divBdr>
      <w:divsChild>
        <w:div w:id="1115757205">
          <w:marLeft w:val="0"/>
          <w:marRight w:val="0"/>
          <w:marTop w:val="0"/>
          <w:marBottom w:val="0"/>
          <w:divBdr>
            <w:top w:val="none" w:sz="0" w:space="0" w:color="auto"/>
            <w:left w:val="none" w:sz="0" w:space="0" w:color="auto"/>
            <w:bottom w:val="none" w:sz="0" w:space="0" w:color="auto"/>
            <w:right w:val="none" w:sz="0" w:space="0" w:color="auto"/>
          </w:divBdr>
          <w:divsChild>
            <w:div w:id="777407351">
              <w:marLeft w:val="0"/>
              <w:marRight w:val="0"/>
              <w:marTop w:val="0"/>
              <w:marBottom w:val="0"/>
              <w:divBdr>
                <w:top w:val="none" w:sz="0" w:space="0" w:color="auto"/>
                <w:left w:val="none" w:sz="0" w:space="0" w:color="auto"/>
                <w:bottom w:val="none" w:sz="0" w:space="0" w:color="auto"/>
                <w:right w:val="none" w:sz="0" w:space="0" w:color="auto"/>
              </w:divBdr>
              <w:divsChild>
                <w:div w:id="1877234171">
                  <w:marLeft w:val="0"/>
                  <w:marRight w:val="0"/>
                  <w:marTop w:val="0"/>
                  <w:marBottom w:val="0"/>
                  <w:divBdr>
                    <w:top w:val="none" w:sz="0" w:space="0" w:color="auto"/>
                    <w:left w:val="none" w:sz="0" w:space="0" w:color="auto"/>
                    <w:bottom w:val="none" w:sz="0" w:space="0" w:color="auto"/>
                    <w:right w:val="none" w:sz="0" w:space="0" w:color="auto"/>
                  </w:divBdr>
                  <w:divsChild>
                    <w:div w:id="949507398">
                      <w:marLeft w:val="0"/>
                      <w:marRight w:val="0"/>
                      <w:marTop w:val="0"/>
                      <w:marBottom w:val="0"/>
                      <w:divBdr>
                        <w:top w:val="none" w:sz="0" w:space="0" w:color="auto"/>
                        <w:left w:val="none" w:sz="0" w:space="0" w:color="auto"/>
                        <w:bottom w:val="none" w:sz="0" w:space="0" w:color="auto"/>
                        <w:right w:val="none" w:sz="0" w:space="0" w:color="auto"/>
                      </w:divBdr>
                      <w:divsChild>
                        <w:div w:id="680546568">
                          <w:marLeft w:val="0"/>
                          <w:marRight w:val="0"/>
                          <w:marTop w:val="0"/>
                          <w:marBottom w:val="0"/>
                          <w:divBdr>
                            <w:top w:val="none" w:sz="0" w:space="0" w:color="auto"/>
                            <w:left w:val="none" w:sz="0" w:space="0" w:color="auto"/>
                            <w:bottom w:val="none" w:sz="0" w:space="0" w:color="auto"/>
                            <w:right w:val="none" w:sz="0" w:space="0" w:color="auto"/>
                          </w:divBdr>
                          <w:divsChild>
                            <w:div w:id="1152016919">
                              <w:marLeft w:val="0"/>
                              <w:marRight w:val="0"/>
                              <w:marTop w:val="0"/>
                              <w:marBottom w:val="0"/>
                              <w:divBdr>
                                <w:top w:val="none" w:sz="0" w:space="0" w:color="auto"/>
                                <w:left w:val="none" w:sz="0" w:space="0" w:color="auto"/>
                                <w:bottom w:val="none" w:sz="0" w:space="0" w:color="auto"/>
                                <w:right w:val="none" w:sz="0" w:space="0" w:color="auto"/>
                              </w:divBdr>
                              <w:divsChild>
                                <w:div w:id="658731995">
                                  <w:marLeft w:val="0"/>
                                  <w:marRight w:val="0"/>
                                  <w:marTop w:val="0"/>
                                  <w:marBottom w:val="0"/>
                                  <w:divBdr>
                                    <w:top w:val="none" w:sz="0" w:space="0" w:color="auto"/>
                                    <w:left w:val="none" w:sz="0" w:space="0" w:color="auto"/>
                                    <w:bottom w:val="none" w:sz="0" w:space="0" w:color="auto"/>
                                    <w:right w:val="none" w:sz="0" w:space="0" w:color="auto"/>
                                  </w:divBdr>
                                  <w:divsChild>
                                    <w:div w:id="3448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287922">
      <w:bodyDiv w:val="1"/>
      <w:marLeft w:val="0"/>
      <w:marRight w:val="0"/>
      <w:marTop w:val="0"/>
      <w:marBottom w:val="0"/>
      <w:divBdr>
        <w:top w:val="none" w:sz="0" w:space="0" w:color="auto"/>
        <w:left w:val="none" w:sz="0" w:space="0" w:color="auto"/>
        <w:bottom w:val="none" w:sz="0" w:space="0" w:color="auto"/>
        <w:right w:val="none" w:sz="0" w:space="0" w:color="auto"/>
      </w:divBdr>
      <w:divsChild>
        <w:div w:id="878250761">
          <w:marLeft w:val="0"/>
          <w:marRight w:val="0"/>
          <w:marTop w:val="0"/>
          <w:marBottom w:val="0"/>
          <w:divBdr>
            <w:top w:val="none" w:sz="0" w:space="0" w:color="auto"/>
            <w:left w:val="none" w:sz="0" w:space="0" w:color="auto"/>
            <w:bottom w:val="none" w:sz="0" w:space="0" w:color="auto"/>
            <w:right w:val="none" w:sz="0" w:space="0" w:color="auto"/>
          </w:divBdr>
          <w:divsChild>
            <w:div w:id="1933465441">
              <w:marLeft w:val="0"/>
              <w:marRight w:val="0"/>
              <w:marTop w:val="0"/>
              <w:marBottom w:val="0"/>
              <w:divBdr>
                <w:top w:val="none" w:sz="0" w:space="0" w:color="auto"/>
                <w:left w:val="none" w:sz="0" w:space="0" w:color="auto"/>
                <w:bottom w:val="none" w:sz="0" w:space="0" w:color="auto"/>
                <w:right w:val="none" w:sz="0" w:space="0" w:color="auto"/>
              </w:divBdr>
              <w:divsChild>
                <w:div w:id="16108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74">
      <w:bodyDiv w:val="1"/>
      <w:marLeft w:val="0"/>
      <w:marRight w:val="0"/>
      <w:marTop w:val="0"/>
      <w:marBottom w:val="0"/>
      <w:divBdr>
        <w:top w:val="none" w:sz="0" w:space="0" w:color="auto"/>
        <w:left w:val="none" w:sz="0" w:space="0" w:color="auto"/>
        <w:bottom w:val="none" w:sz="0" w:space="0" w:color="auto"/>
        <w:right w:val="none" w:sz="0" w:space="0" w:color="auto"/>
      </w:divBdr>
      <w:divsChild>
        <w:div w:id="2011829345">
          <w:marLeft w:val="0"/>
          <w:marRight w:val="0"/>
          <w:marTop w:val="0"/>
          <w:marBottom w:val="0"/>
          <w:divBdr>
            <w:top w:val="none" w:sz="0" w:space="0" w:color="auto"/>
            <w:left w:val="none" w:sz="0" w:space="0" w:color="auto"/>
            <w:bottom w:val="none" w:sz="0" w:space="0" w:color="auto"/>
            <w:right w:val="none" w:sz="0" w:space="0" w:color="auto"/>
          </w:divBdr>
          <w:divsChild>
            <w:div w:id="383062330">
              <w:marLeft w:val="0"/>
              <w:marRight w:val="0"/>
              <w:marTop w:val="0"/>
              <w:marBottom w:val="0"/>
              <w:divBdr>
                <w:top w:val="none" w:sz="0" w:space="0" w:color="auto"/>
                <w:left w:val="none" w:sz="0" w:space="0" w:color="auto"/>
                <w:bottom w:val="none" w:sz="0" w:space="0" w:color="auto"/>
                <w:right w:val="none" w:sz="0" w:space="0" w:color="auto"/>
              </w:divBdr>
              <w:divsChild>
                <w:div w:id="407314695">
                  <w:marLeft w:val="0"/>
                  <w:marRight w:val="0"/>
                  <w:marTop w:val="0"/>
                  <w:marBottom w:val="0"/>
                  <w:divBdr>
                    <w:top w:val="none" w:sz="0" w:space="0" w:color="auto"/>
                    <w:left w:val="none" w:sz="0" w:space="0" w:color="auto"/>
                    <w:bottom w:val="none" w:sz="0" w:space="0" w:color="auto"/>
                    <w:right w:val="none" w:sz="0" w:space="0" w:color="auto"/>
                  </w:divBdr>
                  <w:divsChild>
                    <w:div w:id="130797443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270614">
      <w:bodyDiv w:val="1"/>
      <w:marLeft w:val="0"/>
      <w:marRight w:val="0"/>
      <w:marTop w:val="0"/>
      <w:marBottom w:val="0"/>
      <w:divBdr>
        <w:top w:val="none" w:sz="0" w:space="0" w:color="auto"/>
        <w:left w:val="none" w:sz="0" w:space="0" w:color="auto"/>
        <w:bottom w:val="none" w:sz="0" w:space="0" w:color="auto"/>
        <w:right w:val="none" w:sz="0" w:space="0" w:color="auto"/>
      </w:divBdr>
      <w:divsChild>
        <w:div w:id="697321062">
          <w:marLeft w:val="0"/>
          <w:marRight w:val="0"/>
          <w:marTop w:val="0"/>
          <w:marBottom w:val="0"/>
          <w:divBdr>
            <w:top w:val="none" w:sz="0" w:space="0" w:color="auto"/>
            <w:left w:val="none" w:sz="0" w:space="0" w:color="auto"/>
            <w:bottom w:val="none" w:sz="0" w:space="0" w:color="auto"/>
            <w:right w:val="none" w:sz="0" w:space="0" w:color="auto"/>
          </w:divBdr>
          <w:divsChild>
            <w:div w:id="1228106367">
              <w:marLeft w:val="0"/>
              <w:marRight w:val="0"/>
              <w:marTop w:val="0"/>
              <w:marBottom w:val="0"/>
              <w:divBdr>
                <w:top w:val="none" w:sz="0" w:space="0" w:color="auto"/>
                <w:left w:val="none" w:sz="0" w:space="0" w:color="auto"/>
                <w:bottom w:val="none" w:sz="0" w:space="0" w:color="auto"/>
                <w:right w:val="none" w:sz="0" w:space="0" w:color="auto"/>
              </w:divBdr>
              <w:divsChild>
                <w:div w:id="2026250778">
                  <w:marLeft w:val="0"/>
                  <w:marRight w:val="0"/>
                  <w:marTop w:val="0"/>
                  <w:marBottom w:val="0"/>
                  <w:divBdr>
                    <w:top w:val="none" w:sz="0" w:space="0" w:color="auto"/>
                    <w:left w:val="none" w:sz="0" w:space="0" w:color="auto"/>
                    <w:bottom w:val="none" w:sz="0" w:space="0" w:color="auto"/>
                    <w:right w:val="none" w:sz="0" w:space="0" w:color="auto"/>
                  </w:divBdr>
                  <w:divsChild>
                    <w:div w:id="1046488453">
                      <w:marLeft w:val="0"/>
                      <w:marRight w:val="0"/>
                      <w:marTop w:val="0"/>
                      <w:marBottom w:val="0"/>
                      <w:divBdr>
                        <w:top w:val="none" w:sz="0" w:space="0" w:color="auto"/>
                        <w:left w:val="none" w:sz="0" w:space="0" w:color="auto"/>
                        <w:bottom w:val="none" w:sz="0" w:space="0" w:color="auto"/>
                        <w:right w:val="none" w:sz="0" w:space="0" w:color="auto"/>
                      </w:divBdr>
                      <w:divsChild>
                        <w:div w:id="1439838276">
                          <w:marLeft w:val="0"/>
                          <w:marRight w:val="0"/>
                          <w:marTop w:val="0"/>
                          <w:marBottom w:val="0"/>
                          <w:divBdr>
                            <w:top w:val="none" w:sz="0" w:space="0" w:color="auto"/>
                            <w:left w:val="none" w:sz="0" w:space="0" w:color="auto"/>
                            <w:bottom w:val="none" w:sz="0" w:space="0" w:color="auto"/>
                            <w:right w:val="none" w:sz="0" w:space="0" w:color="auto"/>
                          </w:divBdr>
                          <w:divsChild>
                            <w:div w:id="589848611">
                              <w:marLeft w:val="0"/>
                              <w:marRight w:val="0"/>
                              <w:marTop w:val="0"/>
                              <w:marBottom w:val="0"/>
                              <w:divBdr>
                                <w:top w:val="none" w:sz="0" w:space="0" w:color="auto"/>
                                <w:left w:val="none" w:sz="0" w:space="0" w:color="auto"/>
                                <w:bottom w:val="none" w:sz="0" w:space="0" w:color="auto"/>
                                <w:right w:val="none" w:sz="0" w:space="0" w:color="auto"/>
                              </w:divBdr>
                              <w:divsChild>
                                <w:div w:id="1953513551">
                                  <w:marLeft w:val="0"/>
                                  <w:marRight w:val="0"/>
                                  <w:marTop w:val="0"/>
                                  <w:marBottom w:val="0"/>
                                  <w:divBdr>
                                    <w:top w:val="none" w:sz="0" w:space="0" w:color="auto"/>
                                    <w:left w:val="none" w:sz="0" w:space="0" w:color="auto"/>
                                    <w:bottom w:val="none" w:sz="0" w:space="0" w:color="auto"/>
                                    <w:right w:val="none" w:sz="0" w:space="0" w:color="auto"/>
                                  </w:divBdr>
                                  <w:divsChild>
                                    <w:div w:id="16658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921127">
      <w:bodyDiv w:val="1"/>
      <w:marLeft w:val="0"/>
      <w:marRight w:val="0"/>
      <w:marTop w:val="0"/>
      <w:marBottom w:val="0"/>
      <w:divBdr>
        <w:top w:val="none" w:sz="0" w:space="0" w:color="auto"/>
        <w:left w:val="none" w:sz="0" w:space="0" w:color="auto"/>
        <w:bottom w:val="none" w:sz="0" w:space="0" w:color="auto"/>
        <w:right w:val="none" w:sz="0" w:space="0" w:color="auto"/>
      </w:divBdr>
      <w:divsChild>
        <w:div w:id="1085225207">
          <w:marLeft w:val="0"/>
          <w:marRight w:val="0"/>
          <w:marTop w:val="0"/>
          <w:marBottom w:val="0"/>
          <w:divBdr>
            <w:top w:val="none" w:sz="0" w:space="0" w:color="auto"/>
            <w:left w:val="none" w:sz="0" w:space="0" w:color="auto"/>
            <w:bottom w:val="none" w:sz="0" w:space="0" w:color="auto"/>
            <w:right w:val="none" w:sz="0" w:space="0" w:color="auto"/>
          </w:divBdr>
          <w:divsChild>
            <w:div w:id="1946765132">
              <w:marLeft w:val="0"/>
              <w:marRight w:val="0"/>
              <w:marTop w:val="0"/>
              <w:marBottom w:val="0"/>
              <w:divBdr>
                <w:top w:val="none" w:sz="0" w:space="0" w:color="auto"/>
                <w:left w:val="none" w:sz="0" w:space="0" w:color="auto"/>
                <w:bottom w:val="none" w:sz="0" w:space="0" w:color="auto"/>
                <w:right w:val="none" w:sz="0" w:space="0" w:color="auto"/>
              </w:divBdr>
              <w:divsChild>
                <w:div w:id="295723662">
                  <w:marLeft w:val="0"/>
                  <w:marRight w:val="0"/>
                  <w:marTop w:val="0"/>
                  <w:marBottom w:val="0"/>
                  <w:divBdr>
                    <w:top w:val="none" w:sz="0" w:space="0" w:color="auto"/>
                    <w:left w:val="none" w:sz="0" w:space="0" w:color="auto"/>
                    <w:bottom w:val="none" w:sz="0" w:space="0" w:color="auto"/>
                    <w:right w:val="none" w:sz="0" w:space="0" w:color="auto"/>
                  </w:divBdr>
                  <w:divsChild>
                    <w:div w:id="116447428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47772">
      <w:bodyDiv w:val="1"/>
      <w:marLeft w:val="0"/>
      <w:marRight w:val="0"/>
      <w:marTop w:val="0"/>
      <w:marBottom w:val="0"/>
      <w:divBdr>
        <w:top w:val="none" w:sz="0" w:space="0" w:color="auto"/>
        <w:left w:val="none" w:sz="0" w:space="0" w:color="auto"/>
        <w:bottom w:val="none" w:sz="0" w:space="0" w:color="auto"/>
        <w:right w:val="none" w:sz="0" w:space="0" w:color="auto"/>
      </w:divBdr>
      <w:divsChild>
        <w:div w:id="1620525969">
          <w:marLeft w:val="15"/>
          <w:marRight w:val="15"/>
          <w:marTop w:val="60"/>
          <w:marBottom w:val="60"/>
          <w:divBdr>
            <w:top w:val="none" w:sz="0" w:space="0" w:color="auto"/>
            <w:left w:val="none" w:sz="0" w:space="0" w:color="auto"/>
            <w:bottom w:val="none" w:sz="0" w:space="0" w:color="auto"/>
            <w:right w:val="single" w:sz="6" w:space="0" w:color="808080"/>
          </w:divBdr>
        </w:div>
        <w:div w:id="867184097">
          <w:marLeft w:val="15"/>
          <w:marRight w:val="15"/>
          <w:marTop w:val="60"/>
          <w:marBottom w:val="60"/>
          <w:divBdr>
            <w:top w:val="none" w:sz="0" w:space="0" w:color="auto"/>
            <w:left w:val="none" w:sz="0" w:space="0" w:color="auto"/>
            <w:bottom w:val="none" w:sz="0" w:space="0" w:color="auto"/>
            <w:right w:val="single" w:sz="6" w:space="0" w:color="808080"/>
          </w:divBdr>
        </w:div>
        <w:div w:id="679626893">
          <w:marLeft w:val="15"/>
          <w:marRight w:val="15"/>
          <w:marTop w:val="60"/>
          <w:marBottom w:val="60"/>
          <w:divBdr>
            <w:top w:val="none" w:sz="0" w:space="0" w:color="auto"/>
            <w:left w:val="none" w:sz="0" w:space="0" w:color="auto"/>
            <w:bottom w:val="none" w:sz="0" w:space="0" w:color="auto"/>
            <w:right w:val="single" w:sz="6" w:space="0" w:color="808080"/>
          </w:divBdr>
        </w:div>
      </w:divsChild>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1623733628">
          <w:marLeft w:val="0"/>
          <w:marRight w:val="0"/>
          <w:marTop w:val="0"/>
          <w:marBottom w:val="0"/>
          <w:divBdr>
            <w:top w:val="none" w:sz="0" w:space="0" w:color="auto"/>
            <w:left w:val="none" w:sz="0" w:space="0" w:color="auto"/>
            <w:bottom w:val="none" w:sz="0" w:space="0" w:color="auto"/>
            <w:right w:val="none" w:sz="0" w:space="0" w:color="auto"/>
          </w:divBdr>
          <w:divsChild>
            <w:div w:id="463894372">
              <w:marLeft w:val="0"/>
              <w:marRight w:val="0"/>
              <w:marTop w:val="0"/>
              <w:marBottom w:val="0"/>
              <w:divBdr>
                <w:top w:val="none" w:sz="0" w:space="0" w:color="auto"/>
                <w:left w:val="none" w:sz="0" w:space="0" w:color="auto"/>
                <w:bottom w:val="none" w:sz="0" w:space="0" w:color="auto"/>
                <w:right w:val="none" w:sz="0" w:space="0" w:color="auto"/>
              </w:divBdr>
              <w:divsChild>
                <w:div w:id="113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9227">
      <w:bodyDiv w:val="1"/>
      <w:marLeft w:val="0"/>
      <w:marRight w:val="0"/>
      <w:marTop w:val="0"/>
      <w:marBottom w:val="0"/>
      <w:divBdr>
        <w:top w:val="none" w:sz="0" w:space="0" w:color="auto"/>
        <w:left w:val="none" w:sz="0" w:space="0" w:color="auto"/>
        <w:bottom w:val="none" w:sz="0" w:space="0" w:color="auto"/>
        <w:right w:val="none" w:sz="0" w:space="0" w:color="auto"/>
      </w:divBdr>
      <w:divsChild>
        <w:div w:id="1948196339">
          <w:marLeft w:val="0"/>
          <w:marRight w:val="0"/>
          <w:marTop w:val="0"/>
          <w:marBottom w:val="0"/>
          <w:divBdr>
            <w:top w:val="none" w:sz="0" w:space="0" w:color="auto"/>
            <w:left w:val="none" w:sz="0" w:space="0" w:color="auto"/>
            <w:bottom w:val="none" w:sz="0" w:space="0" w:color="auto"/>
            <w:right w:val="none" w:sz="0" w:space="0" w:color="auto"/>
          </w:divBdr>
          <w:divsChild>
            <w:div w:id="1443374603">
              <w:marLeft w:val="0"/>
              <w:marRight w:val="0"/>
              <w:marTop w:val="0"/>
              <w:marBottom w:val="0"/>
              <w:divBdr>
                <w:top w:val="none" w:sz="0" w:space="0" w:color="auto"/>
                <w:left w:val="none" w:sz="0" w:space="0" w:color="auto"/>
                <w:bottom w:val="none" w:sz="0" w:space="0" w:color="auto"/>
                <w:right w:val="none" w:sz="0" w:space="0" w:color="auto"/>
              </w:divBdr>
              <w:divsChild>
                <w:div w:id="2029134823">
                  <w:marLeft w:val="0"/>
                  <w:marRight w:val="0"/>
                  <w:marTop w:val="0"/>
                  <w:marBottom w:val="0"/>
                  <w:divBdr>
                    <w:top w:val="none" w:sz="0" w:space="0" w:color="auto"/>
                    <w:left w:val="none" w:sz="0" w:space="0" w:color="auto"/>
                    <w:bottom w:val="none" w:sz="0" w:space="0" w:color="auto"/>
                    <w:right w:val="none" w:sz="0" w:space="0" w:color="auto"/>
                  </w:divBdr>
                  <w:divsChild>
                    <w:div w:id="92492320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4075">
      <w:bodyDiv w:val="1"/>
      <w:marLeft w:val="0"/>
      <w:marRight w:val="0"/>
      <w:marTop w:val="0"/>
      <w:marBottom w:val="0"/>
      <w:divBdr>
        <w:top w:val="none" w:sz="0" w:space="0" w:color="auto"/>
        <w:left w:val="none" w:sz="0" w:space="0" w:color="auto"/>
        <w:bottom w:val="none" w:sz="0" w:space="0" w:color="auto"/>
        <w:right w:val="none" w:sz="0" w:space="0" w:color="auto"/>
      </w:divBdr>
    </w:div>
    <w:div w:id="1966547131">
      <w:bodyDiv w:val="1"/>
      <w:marLeft w:val="0"/>
      <w:marRight w:val="0"/>
      <w:marTop w:val="0"/>
      <w:marBottom w:val="0"/>
      <w:divBdr>
        <w:top w:val="none" w:sz="0" w:space="0" w:color="auto"/>
        <w:left w:val="none" w:sz="0" w:space="0" w:color="auto"/>
        <w:bottom w:val="none" w:sz="0" w:space="0" w:color="auto"/>
        <w:right w:val="none" w:sz="0" w:space="0" w:color="auto"/>
      </w:divBdr>
    </w:div>
    <w:div w:id="1971666732">
      <w:bodyDiv w:val="1"/>
      <w:marLeft w:val="0"/>
      <w:marRight w:val="0"/>
      <w:marTop w:val="0"/>
      <w:marBottom w:val="0"/>
      <w:divBdr>
        <w:top w:val="none" w:sz="0" w:space="0" w:color="auto"/>
        <w:left w:val="none" w:sz="0" w:space="0" w:color="auto"/>
        <w:bottom w:val="none" w:sz="0" w:space="0" w:color="auto"/>
        <w:right w:val="none" w:sz="0" w:space="0" w:color="auto"/>
      </w:divBdr>
      <w:divsChild>
        <w:div w:id="1487821873">
          <w:marLeft w:val="0"/>
          <w:marRight w:val="0"/>
          <w:marTop w:val="0"/>
          <w:marBottom w:val="0"/>
          <w:divBdr>
            <w:top w:val="none" w:sz="0" w:space="0" w:color="auto"/>
            <w:left w:val="none" w:sz="0" w:space="0" w:color="auto"/>
            <w:bottom w:val="none" w:sz="0" w:space="0" w:color="auto"/>
            <w:right w:val="none" w:sz="0" w:space="0" w:color="auto"/>
          </w:divBdr>
          <w:divsChild>
            <w:div w:id="2090075175">
              <w:marLeft w:val="0"/>
              <w:marRight w:val="0"/>
              <w:marTop w:val="0"/>
              <w:marBottom w:val="0"/>
              <w:divBdr>
                <w:top w:val="none" w:sz="0" w:space="0" w:color="auto"/>
                <w:left w:val="none" w:sz="0" w:space="0" w:color="auto"/>
                <w:bottom w:val="none" w:sz="0" w:space="0" w:color="auto"/>
                <w:right w:val="none" w:sz="0" w:space="0" w:color="auto"/>
              </w:divBdr>
              <w:divsChild>
                <w:div w:id="964042367">
                  <w:marLeft w:val="0"/>
                  <w:marRight w:val="0"/>
                  <w:marTop w:val="0"/>
                  <w:marBottom w:val="0"/>
                  <w:divBdr>
                    <w:top w:val="none" w:sz="0" w:space="0" w:color="auto"/>
                    <w:left w:val="none" w:sz="0" w:space="0" w:color="auto"/>
                    <w:bottom w:val="none" w:sz="0" w:space="0" w:color="auto"/>
                    <w:right w:val="none" w:sz="0" w:space="0" w:color="auto"/>
                  </w:divBdr>
                  <w:divsChild>
                    <w:div w:id="1011644746">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393">
      <w:bodyDiv w:val="1"/>
      <w:marLeft w:val="0"/>
      <w:marRight w:val="0"/>
      <w:marTop w:val="0"/>
      <w:marBottom w:val="0"/>
      <w:divBdr>
        <w:top w:val="none" w:sz="0" w:space="0" w:color="auto"/>
        <w:left w:val="none" w:sz="0" w:space="0" w:color="auto"/>
        <w:bottom w:val="none" w:sz="0" w:space="0" w:color="auto"/>
        <w:right w:val="none" w:sz="0" w:space="0" w:color="auto"/>
      </w:divBdr>
    </w:div>
    <w:div w:id="2012642742">
      <w:bodyDiv w:val="1"/>
      <w:marLeft w:val="0"/>
      <w:marRight w:val="0"/>
      <w:marTop w:val="0"/>
      <w:marBottom w:val="0"/>
      <w:divBdr>
        <w:top w:val="none" w:sz="0" w:space="0" w:color="auto"/>
        <w:left w:val="none" w:sz="0" w:space="0" w:color="auto"/>
        <w:bottom w:val="none" w:sz="0" w:space="0" w:color="auto"/>
        <w:right w:val="none" w:sz="0" w:space="0" w:color="auto"/>
      </w:divBdr>
      <w:divsChild>
        <w:div w:id="1285579719">
          <w:marLeft w:val="0"/>
          <w:marRight w:val="0"/>
          <w:marTop w:val="0"/>
          <w:marBottom w:val="0"/>
          <w:divBdr>
            <w:top w:val="none" w:sz="0" w:space="0" w:color="auto"/>
            <w:left w:val="none" w:sz="0" w:space="0" w:color="auto"/>
            <w:bottom w:val="none" w:sz="0" w:space="0" w:color="auto"/>
            <w:right w:val="none" w:sz="0" w:space="0" w:color="auto"/>
          </w:divBdr>
          <w:divsChild>
            <w:div w:id="1404837842">
              <w:marLeft w:val="0"/>
              <w:marRight w:val="0"/>
              <w:marTop w:val="0"/>
              <w:marBottom w:val="0"/>
              <w:divBdr>
                <w:top w:val="none" w:sz="0" w:space="0" w:color="auto"/>
                <w:left w:val="none" w:sz="0" w:space="0" w:color="auto"/>
                <w:bottom w:val="none" w:sz="0" w:space="0" w:color="auto"/>
                <w:right w:val="none" w:sz="0" w:space="0" w:color="auto"/>
              </w:divBdr>
              <w:divsChild>
                <w:div w:id="388920457">
                  <w:marLeft w:val="0"/>
                  <w:marRight w:val="0"/>
                  <w:marTop w:val="0"/>
                  <w:marBottom w:val="0"/>
                  <w:divBdr>
                    <w:top w:val="none" w:sz="0" w:space="0" w:color="auto"/>
                    <w:left w:val="none" w:sz="0" w:space="0" w:color="auto"/>
                    <w:bottom w:val="none" w:sz="0" w:space="0" w:color="auto"/>
                    <w:right w:val="none" w:sz="0" w:space="0" w:color="auto"/>
                  </w:divBdr>
                  <w:divsChild>
                    <w:div w:id="1069688962">
                      <w:marLeft w:val="0"/>
                      <w:marRight w:val="0"/>
                      <w:marTop w:val="0"/>
                      <w:marBottom w:val="0"/>
                      <w:divBdr>
                        <w:top w:val="none" w:sz="0" w:space="0" w:color="auto"/>
                        <w:left w:val="none" w:sz="0" w:space="0" w:color="auto"/>
                        <w:bottom w:val="none" w:sz="0" w:space="0" w:color="auto"/>
                        <w:right w:val="none" w:sz="0" w:space="0" w:color="auto"/>
                      </w:divBdr>
                      <w:divsChild>
                        <w:div w:id="1133988514">
                          <w:marLeft w:val="0"/>
                          <w:marRight w:val="0"/>
                          <w:marTop w:val="0"/>
                          <w:marBottom w:val="0"/>
                          <w:divBdr>
                            <w:top w:val="none" w:sz="0" w:space="0" w:color="auto"/>
                            <w:left w:val="none" w:sz="0" w:space="0" w:color="auto"/>
                            <w:bottom w:val="none" w:sz="0" w:space="0" w:color="auto"/>
                            <w:right w:val="none" w:sz="0" w:space="0" w:color="auto"/>
                          </w:divBdr>
                          <w:divsChild>
                            <w:div w:id="952590368">
                              <w:marLeft w:val="0"/>
                              <w:marRight w:val="0"/>
                              <w:marTop w:val="0"/>
                              <w:marBottom w:val="0"/>
                              <w:divBdr>
                                <w:top w:val="none" w:sz="0" w:space="0" w:color="auto"/>
                                <w:left w:val="none" w:sz="0" w:space="0" w:color="auto"/>
                                <w:bottom w:val="none" w:sz="0" w:space="0" w:color="auto"/>
                                <w:right w:val="none" w:sz="0" w:space="0" w:color="auto"/>
                              </w:divBdr>
                              <w:divsChild>
                                <w:div w:id="2007173409">
                                  <w:marLeft w:val="0"/>
                                  <w:marRight w:val="0"/>
                                  <w:marTop w:val="0"/>
                                  <w:marBottom w:val="0"/>
                                  <w:divBdr>
                                    <w:top w:val="none" w:sz="0" w:space="0" w:color="auto"/>
                                    <w:left w:val="none" w:sz="0" w:space="0" w:color="auto"/>
                                    <w:bottom w:val="none" w:sz="0" w:space="0" w:color="auto"/>
                                    <w:right w:val="none" w:sz="0" w:space="0" w:color="auto"/>
                                  </w:divBdr>
                                  <w:divsChild>
                                    <w:div w:id="1023632554">
                                      <w:marLeft w:val="0"/>
                                      <w:marRight w:val="0"/>
                                      <w:marTop w:val="0"/>
                                      <w:marBottom w:val="0"/>
                                      <w:divBdr>
                                        <w:top w:val="none" w:sz="0" w:space="0" w:color="auto"/>
                                        <w:left w:val="none" w:sz="0" w:space="0" w:color="auto"/>
                                        <w:bottom w:val="none" w:sz="0" w:space="0" w:color="auto"/>
                                        <w:right w:val="none" w:sz="0" w:space="0" w:color="auto"/>
                                      </w:divBdr>
                                      <w:divsChild>
                                        <w:div w:id="1793474302">
                                          <w:marLeft w:val="0"/>
                                          <w:marRight w:val="0"/>
                                          <w:marTop w:val="0"/>
                                          <w:marBottom w:val="0"/>
                                          <w:divBdr>
                                            <w:top w:val="none" w:sz="0" w:space="0" w:color="auto"/>
                                            <w:left w:val="none" w:sz="0" w:space="0" w:color="auto"/>
                                            <w:bottom w:val="none" w:sz="0" w:space="0" w:color="auto"/>
                                            <w:right w:val="none" w:sz="0" w:space="0" w:color="auto"/>
                                          </w:divBdr>
                                          <w:divsChild>
                                            <w:div w:id="835609780">
                                              <w:marLeft w:val="0"/>
                                              <w:marRight w:val="0"/>
                                              <w:marTop w:val="0"/>
                                              <w:marBottom w:val="0"/>
                                              <w:divBdr>
                                                <w:top w:val="single" w:sz="12" w:space="2" w:color="FFFFCC"/>
                                                <w:left w:val="single" w:sz="12" w:space="2" w:color="FFFFCC"/>
                                                <w:bottom w:val="single" w:sz="12" w:space="2" w:color="FFFFCC"/>
                                                <w:right w:val="single" w:sz="12" w:space="0" w:color="FFFFCC"/>
                                              </w:divBdr>
                                              <w:divsChild>
                                                <w:div w:id="2038116056">
                                                  <w:marLeft w:val="0"/>
                                                  <w:marRight w:val="0"/>
                                                  <w:marTop w:val="0"/>
                                                  <w:marBottom w:val="0"/>
                                                  <w:divBdr>
                                                    <w:top w:val="none" w:sz="0" w:space="0" w:color="auto"/>
                                                    <w:left w:val="none" w:sz="0" w:space="0" w:color="auto"/>
                                                    <w:bottom w:val="none" w:sz="0" w:space="0" w:color="auto"/>
                                                    <w:right w:val="none" w:sz="0" w:space="0" w:color="auto"/>
                                                  </w:divBdr>
                                                  <w:divsChild>
                                                    <w:div w:id="865941918">
                                                      <w:marLeft w:val="0"/>
                                                      <w:marRight w:val="0"/>
                                                      <w:marTop w:val="0"/>
                                                      <w:marBottom w:val="0"/>
                                                      <w:divBdr>
                                                        <w:top w:val="none" w:sz="0" w:space="0" w:color="auto"/>
                                                        <w:left w:val="none" w:sz="0" w:space="0" w:color="auto"/>
                                                        <w:bottom w:val="none" w:sz="0" w:space="0" w:color="auto"/>
                                                        <w:right w:val="none" w:sz="0" w:space="0" w:color="auto"/>
                                                      </w:divBdr>
                                                      <w:divsChild>
                                                        <w:div w:id="1915893158">
                                                          <w:marLeft w:val="0"/>
                                                          <w:marRight w:val="0"/>
                                                          <w:marTop w:val="0"/>
                                                          <w:marBottom w:val="0"/>
                                                          <w:divBdr>
                                                            <w:top w:val="none" w:sz="0" w:space="0" w:color="auto"/>
                                                            <w:left w:val="none" w:sz="0" w:space="0" w:color="auto"/>
                                                            <w:bottom w:val="none" w:sz="0" w:space="0" w:color="auto"/>
                                                            <w:right w:val="none" w:sz="0" w:space="0" w:color="auto"/>
                                                          </w:divBdr>
                                                          <w:divsChild>
                                                            <w:div w:id="736901991">
                                                              <w:marLeft w:val="0"/>
                                                              <w:marRight w:val="0"/>
                                                              <w:marTop w:val="0"/>
                                                              <w:marBottom w:val="0"/>
                                                              <w:divBdr>
                                                                <w:top w:val="none" w:sz="0" w:space="0" w:color="auto"/>
                                                                <w:left w:val="none" w:sz="0" w:space="0" w:color="auto"/>
                                                                <w:bottom w:val="none" w:sz="0" w:space="0" w:color="auto"/>
                                                                <w:right w:val="none" w:sz="0" w:space="0" w:color="auto"/>
                                                              </w:divBdr>
                                                              <w:divsChild>
                                                                <w:div w:id="1511288781">
                                                                  <w:marLeft w:val="0"/>
                                                                  <w:marRight w:val="0"/>
                                                                  <w:marTop w:val="0"/>
                                                                  <w:marBottom w:val="0"/>
                                                                  <w:divBdr>
                                                                    <w:top w:val="none" w:sz="0" w:space="0" w:color="auto"/>
                                                                    <w:left w:val="none" w:sz="0" w:space="0" w:color="auto"/>
                                                                    <w:bottom w:val="none" w:sz="0" w:space="0" w:color="auto"/>
                                                                    <w:right w:val="none" w:sz="0" w:space="0" w:color="auto"/>
                                                                  </w:divBdr>
                                                                  <w:divsChild>
                                                                    <w:div w:id="1617255649">
                                                                      <w:marLeft w:val="0"/>
                                                                      <w:marRight w:val="0"/>
                                                                      <w:marTop w:val="0"/>
                                                                      <w:marBottom w:val="0"/>
                                                                      <w:divBdr>
                                                                        <w:top w:val="none" w:sz="0" w:space="0" w:color="auto"/>
                                                                        <w:left w:val="none" w:sz="0" w:space="0" w:color="auto"/>
                                                                        <w:bottom w:val="none" w:sz="0" w:space="0" w:color="auto"/>
                                                                        <w:right w:val="none" w:sz="0" w:space="0" w:color="auto"/>
                                                                      </w:divBdr>
                                                                      <w:divsChild>
                                                                        <w:div w:id="890262002">
                                                                          <w:marLeft w:val="0"/>
                                                                          <w:marRight w:val="0"/>
                                                                          <w:marTop w:val="0"/>
                                                                          <w:marBottom w:val="0"/>
                                                                          <w:divBdr>
                                                                            <w:top w:val="none" w:sz="0" w:space="0" w:color="auto"/>
                                                                            <w:left w:val="none" w:sz="0" w:space="0" w:color="auto"/>
                                                                            <w:bottom w:val="none" w:sz="0" w:space="0" w:color="auto"/>
                                                                            <w:right w:val="none" w:sz="0" w:space="0" w:color="auto"/>
                                                                          </w:divBdr>
                                                                          <w:divsChild>
                                                                            <w:div w:id="1012686953">
                                                                              <w:marLeft w:val="0"/>
                                                                              <w:marRight w:val="0"/>
                                                                              <w:marTop w:val="0"/>
                                                                              <w:marBottom w:val="0"/>
                                                                              <w:divBdr>
                                                                                <w:top w:val="none" w:sz="0" w:space="0" w:color="auto"/>
                                                                                <w:left w:val="none" w:sz="0" w:space="0" w:color="auto"/>
                                                                                <w:bottom w:val="none" w:sz="0" w:space="0" w:color="auto"/>
                                                                                <w:right w:val="none" w:sz="0" w:space="0" w:color="auto"/>
                                                                              </w:divBdr>
                                                                              <w:divsChild>
                                                                                <w:div w:id="1724986994">
                                                                                  <w:marLeft w:val="0"/>
                                                                                  <w:marRight w:val="0"/>
                                                                                  <w:marTop w:val="0"/>
                                                                                  <w:marBottom w:val="0"/>
                                                                                  <w:divBdr>
                                                                                    <w:top w:val="none" w:sz="0" w:space="0" w:color="auto"/>
                                                                                    <w:left w:val="none" w:sz="0" w:space="0" w:color="auto"/>
                                                                                    <w:bottom w:val="none" w:sz="0" w:space="0" w:color="auto"/>
                                                                                    <w:right w:val="none" w:sz="0" w:space="0" w:color="auto"/>
                                                                                  </w:divBdr>
                                                                                  <w:divsChild>
                                                                                    <w:div w:id="1463495162">
                                                                                      <w:marLeft w:val="0"/>
                                                                                      <w:marRight w:val="0"/>
                                                                                      <w:marTop w:val="0"/>
                                                                                      <w:marBottom w:val="0"/>
                                                                                      <w:divBdr>
                                                                                        <w:top w:val="none" w:sz="0" w:space="0" w:color="auto"/>
                                                                                        <w:left w:val="none" w:sz="0" w:space="0" w:color="auto"/>
                                                                                        <w:bottom w:val="none" w:sz="0" w:space="0" w:color="auto"/>
                                                                                        <w:right w:val="none" w:sz="0" w:space="0" w:color="auto"/>
                                                                                      </w:divBdr>
                                                                                      <w:divsChild>
                                                                                        <w:div w:id="2142962600">
                                                                                          <w:marLeft w:val="0"/>
                                                                                          <w:marRight w:val="120"/>
                                                                                          <w:marTop w:val="0"/>
                                                                                          <w:marBottom w:val="150"/>
                                                                                          <w:divBdr>
                                                                                            <w:top w:val="single" w:sz="2" w:space="0" w:color="EFEFEF"/>
                                                                                            <w:left w:val="single" w:sz="6" w:space="0" w:color="EFEFEF"/>
                                                                                            <w:bottom w:val="single" w:sz="6" w:space="0" w:color="E2E2E2"/>
                                                                                            <w:right w:val="single" w:sz="6" w:space="0" w:color="EFEFEF"/>
                                                                                          </w:divBdr>
                                                                                          <w:divsChild>
                                                                                            <w:div w:id="1895001833">
                                                                                              <w:marLeft w:val="0"/>
                                                                                              <w:marRight w:val="0"/>
                                                                                              <w:marTop w:val="0"/>
                                                                                              <w:marBottom w:val="0"/>
                                                                                              <w:divBdr>
                                                                                                <w:top w:val="none" w:sz="0" w:space="0" w:color="auto"/>
                                                                                                <w:left w:val="none" w:sz="0" w:space="0" w:color="auto"/>
                                                                                                <w:bottom w:val="none" w:sz="0" w:space="0" w:color="auto"/>
                                                                                                <w:right w:val="none" w:sz="0" w:space="0" w:color="auto"/>
                                                                                              </w:divBdr>
                                                                                              <w:divsChild>
                                                                                                <w:div w:id="601767957">
                                                                                                  <w:marLeft w:val="0"/>
                                                                                                  <w:marRight w:val="0"/>
                                                                                                  <w:marTop w:val="0"/>
                                                                                                  <w:marBottom w:val="0"/>
                                                                                                  <w:divBdr>
                                                                                                    <w:top w:val="none" w:sz="0" w:space="0" w:color="auto"/>
                                                                                                    <w:left w:val="none" w:sz="0" w:space="0" w:color="auto"/>
                                                                                                    <w:bottom w:val="none" w:sz="0" w:space="0" w:color="auto"/>
                                                                                                    <w:right w:val="none" w:sz="0" w:space="0" w:color="auto"/>
                                                                                                  </w:divBdr>
                                                                                                  <w:divsChild>
                                                                                                    <w:div w:id="1917586977">
                                                                                                      <w:marLeft w:val="0"/>
                                                                                                      <w:marRight w:val="0"/>
                                                                                                      <w:marTop w:val="0"/>
                                                                                                      <w:marBottom w:val="0"/>
                                                                                                      <w:divBdr>
                                                                                                        <w:top w:val="none" w:sz="0" w:space="0" w:color="auto"/>
                                                                                                        <w:left w:val="none" w:sz="0" w:space="0" w:color="auto"/>
                                                                                                        <w:bottom w:val="none" w:sz="0" w:space="0" w:color="auto"/>
                                                                                                        <w:right w:val="none" w:sz="0" w:space="0" w:color="auto"/>
                                                                                                      </w:divBdr>
                                                                                                      <w:divsChild>
                                                                                                        <w:div w:id="1163012595">
                                                                                                          <w:marLeft w:val="0"/>
                                                                                                          <w:marRight w:val="0"/>
                                                                                                          <w:marTop w:val="0"/>
                                                                                                          <w:marBottom w:val="0"/>
                                                                                                          <w:divBdr>
                                                                                                            <w:top w:val="none" w:sz="0" w:space="0" w:color="auto"/>
                                                                                                            <w:left w:val="none" w:sz="0" w:space="0" w:color="auto"/>
                                                                                                            <w:bottom w:val="none" w:sz="0" w:space="0" w:color="auto"/>
                                                                                                            <w:right w:val="none" w:sz="0" w:space="0" w:color="auto"/>
                                                                                                          </w:divBdr>
                                                                                                          <w:divsChild>
                                                                                                            <w:div w:id="716275676">
                                                                                                              <w:marLeft w:val="0"/>
                                                                                                              <w:marRight w:val="0"/>
                                                                                                              <w:marTop w:val="0"/>
                                                                                                              <w:marBottom w:val="0"/>
                                                                                                              <w:divBdr>
                                                                                                                <w:top w:val="single" w:sz="2" w:space="4" w:color="D8D8D8"/>
                                                                                                                <w:left w:val="single" w:sz="2" w:space="0" w:color="D8D8D8"/>
                                                                                                                <w:bottom w:val="single" w:sz="2" w:space="4" w:color="D8D8D8"/>
                                                                                                                <w:right w:val="single" w:sz="2" w:space="0" w:color="D8D8D8"/>
                                                                                                              </w:divBdr>
                                                                                                              <w:divsChild>
                                                                                                                <w:div w:id="1203902403">
                                                                                                                  <w:marLeft w:val="225"/>
                                                                                                                  <w:marRight w:val="225"/>
                                                                                                                  <w:marTop w:val="75"/>
                                                                                                                  <w:marBottom w:val="75"/>
                                                                                                                  <w:divBdr>
                                                                                                                    <w:top w:val="none" w:sz="0" w:space="0" w:color="auto"/>
                                                                                                                    <w:left w:val="none" w:sz="0" w:space="0" w:color="auto"/>
                                                                                                                    <w:bottom w:val="none" w:sz="0" w:space="0" w:color="auto"/>
                                                                                                                    <w:right w:val="none" w:sz="0" w:space="0" w:color="auto"/>
                                                                                                                  </w:divBdr>
                                                                                                                  <w:divsChild>
                                                                                                                    <w:div w:id="960576681">
                                                                                                                      <w:marLeft w:val="0"/>
                                                                                                                      <w:marRight w:val="0"/>
                                                                                                                      <w:marTop w:val="0"/>
                                                                                                                      <w:marBottom w:val="0"/>
                                                                                                                      <w:divBdr>
                                                                                                                        <w:top w:val="single" w:sz="6" w:space="0" w:color="auto"/>
                                                                                                                        <w:left w:val="single" w:sz="6" w:space="0" w:color="auto"/>
                                                                                                                        <w:bottom w:val="single" w:sz="6" w:space="0" w:color="auto"/>
                                                                                                                        <w:right w:val="single" w:sz="6" w:space="0" w:color="auto"/>
                                                                                                                      </w:divBdr>
                                                                                                                      <w:divsChild>
                                                                                                                        <w:div w:id="17417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6490900">
      <w:bodyDiv w:val="1"/>
      <w:marLeft w:val="0"/>
      <w:marRight w:val="0"/>
      <w:marTop w:val="0"/>
      <w:marBottom w:val="0"/>
      <w:divBdr>
        <w:top w:val="none" w:sz="0" w:space="0" w:color="auto"/>
        <w:left w:val="none" w:sz="0" w:space="0" w:color="auto"/>
        <w:bottom w:val="none" w:sz="0" w:space="0" w:color="auto"/>
        <w:right w:val="none" w:sz="0" w:space="0" w:color="auto"/>
      </w:divBdr>
      <w:divsChild>
        <w:div w:id="1838230057">
          <w:marLeft w:val="0"/>
          <w:marRight w:val="0"/>
          <w:marTop w:val="0"/>
          <w:marBottom w:val="0"/>
          <w:divBdr>
            <w:top w:val="none" w:sz="0" w:space="0" w:color="auto"/>
            <w:left w:val="none" w:sz="0" w:space="0" w:color="auto"/>
            <w:bottom w:val="none" w:sz="0" w:space="0" w:color="auto"/>
            <w:right w:val="none" w:sz="0" w:space="0" w:color="auto"/>
          </w:divBdr>
          <w:divsChild>
            <w:div w:id="986010456">
              <w:marLeft w:val="0"/>
              <w:marRight w:val="0"/>
              <w:marTop w:val="0"/>
              <w:marBottom w:val="0"/>
              <w:divBdr>
                <w:top w:val="none" w:sz="0" w:space="0" w:color="auto"/>
                <w:left w:val="none" w:sz="0" w:space="0" w:color="auto"/>
                <w:bottom w:val="none" w:sz="0" w:space="0" w:color="auto"/>
                <w:right w:val="none" w:sz="0" w:space="0" w:color="auto"/>
              </w:divBdr>
              <w:divsChild>
                <w:div w:id="1288658835">
                  <w:marLeft w:val="0"/>
                  <w:marRight w:val="0"/>
                  <w:marTop w:val="0"/>
                  <w:marBottom w:val="0"/>
                  <w:divBdr>
                    <w:top w:val="none" w:sz="0" w:space="0" w:color="auto"/>
                    <w:left w:val="none" w:sz="0" w:space="0" w:color="auto"/>
                    <w:bottom w:val="none" w:sz="0" w:space="0" w:color="auto"/>
                    <w:right w:val="none" w:sz="0" w:space="0" w:color="auto"/>
                  </w:divBdr>
                  <w:divsChild>
                    <w:div w:id="81155717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59568">
      <w:bodyDiv w:val="1"/>
      <w:marLeft w:val="0"/>
      <w:marRight w:val="0"/>
      <w:marTop w:val="0"/>
      <w:marBottom w:val="0"/>
      <w:divBdr>
        <w:top w:val="none" w:sz="0" w:space="0" w:color="auto"/>
        <w:left w:val="none" w:sz="0" w:space="0" w:color="auto"/>
        <w:bottom w:val="none" w:sz="0" w:space="0" w:color="auto"/>
        <w:right w:val="none" w:sz="0" w:space="0" w:color="auto"/>
      </w:divBdr>
      <w:divsChild>
        <w:div w:id="1372464325">
          <w:marLeft w:val="15"/>
          <w:marRight w:val="15"/>
          <w:marTop w:val="60"/>
          <w:marBottom w:val="60"/>
          <w:divBdr>
            <w:top w:val="none" w:sz="0" w:space="0" w:color="auto"/>
            <w:left w:val="none" w:sz="0" w:space="0" w:color="auto"/>
            <w:bottom w:val="none" w:sz="0" w:space="0" w:color="auto"/>
            <w:right w:val="single" w:sz="6" w:space="0" w:color="808080"/>
          </w:divBdr>
        </w:div>
        <w:div w:id="636111457">
          <w:marLeft w:val="15"/>
          <w:marRight w:val="15"/>
          <w:marTop w:val="60"/>
          <w:marBottom w:val="60"/>
          <w:divBdr>
            <w:top w:val="none" w:sz="0" w:space="0" w:color="auto"/>
            <w:left w:val="none" w:sz="0" w:space="0" w:color="auto"/>
            <w:bottom w:val="none" w:sz="0" w:space="0" w:color="auto"/>
            <w:right w:val="single" w:sz="6" w:space="0" w:color="808080"/>
          </w:divBdr>
        </w:div>
        <w:div w:id="408116541">
          <w:marLeft w:val="15"/>
          <w:marRight w:val="15"/>
          <w:marTop w:val="60"/>
          <w:marBottom w:val="60"/>
          <w:divBdr>
            <w:top w:val="none" w:sz="0" w:space="0" w:color="auto"/>
            <w:left w:val="none" w:sz="0" w:space="0" w:color="auto"/>
            <w:bottom w:val="none" w:sz="0" w:space="0" w:color="auto"/>
            <w:right w:val="single" w:sz="6" w:space="0" w:color="808080"/>
          </w:divBdr>
        </w:div>
        <w:div w:id="473104850">
          <w:marLeft w:val="15"/>
          <w:marRight w:val="15"/>
          <w:marTop w:val="60"/>
          <w:marBottom w:val="60"/>
          <w:divBdr>
            <w:top w:val="none" w:sz="0" w:space="0" w:color="auto"/>
            <w:left w:val="none" w:sz="0" w:space="0" w:color="auto"/>
            <w:bottom w:val="none" w:sz="0" w:space="0" w:color="auto"/>
            <w:right w:val="single" w:sz="6" w:space="0" w:color="808080"/>
          </w:divBdr>
        </w:div>
        <w:div w:id="1527017176">
          <w:marLeft w:val="15"/>
          <w:marRight w:val="15"/>
          <w:marTop w:val="60"/>
          <w:marBottom w:val="60"/>
          <w:divBdr>
            <w:top w:val="none" w:sz="0" w:space="0" w:color="auto"/>
            <w:left w:val="none" w:sz="0" w:space="0" w:color="auto"/>
            <w:bottom w:val="none" w:sz="0" w:space="0" w:color="auto"/>
            <w:right w:val="single" w:sz="6" w:space="0" w:color="808080"/>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egateway.com/passage/?search=Gal.1:15-16;Joshua%201:8;Acts%209:1-18&amp;version=NASB" TargetMode="External"/><Relationship Id="rId21" Type="http://schemas.openxmlformats.org/officeDocument/2006/relationships/hyperlink" Target="http://www.biblegateway.com/passage/?search=Gal.1:15-16;Joshua%201:8;Acts%209:1-18&amp;version=NASB" TargetMode="External"/><Relationship Id="rId42" Type="http://schemas.openxmlformats.org/officeDocument/2006/relationships/hyperlink" Target="http://www.biblegateway.com/passage/?search=Gal.1:15-16;Joshua%201:8;Acts%209:1-18&amp;version=NASB" TargetMode="External"/><Relationship Id="rId47" Type="http://schemas.openxmlformats.org/officeDocument/2006/relationships/hyperlink" Target="http://www.biblegateway.com/passage/?search=Acts%209:18,%20Acts%2022:11&amp;version=NASB" TargetMode="External"/><Relationship Id="rId63" Type="http://schemas.openxmlformats.org/officeDocument/2006/relationships/hyperlink" Target="http://www.biblegateway.com/passage/?search=Acts%209:32,%20Acts%209:41,%20Acts%2026:10,%20Rom%201:7,%20Rom%2015:25-Rom%2015:26,%20Rom%2015:31,%20Rom%2016:2,%20Rom%2016:15,%201Cor%201:2&amp;version=NASB" TargetMode="External"/><Relationship Id="rId68" Type="http://schemas.openxmlformats.org/officeDocument/2006/relationships/hyperlink" Target="http://www.biblegateway.com/passage/?search=Gal.1:15-16;Joshua%201:8;Acts%209:1-18&amp;version=NASB" TargetMode="External"/><Relationship Id="rId84" Type="http://schemas.openxmlformats.org/officeDocument/2006/relationships/hyperlink" Target="https://biblia.com/bible/esv/John%2021.7" TargetMode="External"/><Relationship Id="rId89" Type="http://schemas.openxmlformats.org/officeDocument/2006/relationships/diagramColors" Target="diagrams/colors1.xml"/><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classic.net.bible.org/bible.php?book=Joh&amp;chapter=15" TargetMode="External"/><Relationship Id="rId29" Type="http://schemas.openxmlformats.org/officeDocument/2006/relationships/hyperlink" Target="http://www.biblegateway.com/passage/?search=Acts%209:14,%20Acts%209:21,%20Acts%2022:5,%20Acts%2026:10&amp;version=NASB" TargetMode="External"/><Relationship Id="rId107" Type="http://schemas.openxmlformats.org/officeDocument/2006/relationships/hyperlink" Target="http://www.spiritualgiftstest.com" TargetMode="External"/><Relationship Id="rId11" Type="http://schemas.microsoft.com/office/2011/relationships/commentsExtended" Target="commentsExtended.xml"/><Relationship Id="rId24" Type="http://schemas.openxmlformats.org/officeDocument/2006/relationships/hyperlink" Target="http://www.biblegateway.com/passage/?search=Gal.1:15-16;Joshua%201:8;Acts%209:1-18&amp;version=NASB" TargetMode="External"/><Relationship Id="rId32" Type="http://schemas.openxmlformats.org/officeDocument/2006/relationships/hyperlink" Target="http://www.biblegateway.com/passage/?search=Gal.1:15-16;Joshua%201:8;Acts%209:1-18&amp;version=NASB" TargetMode="External"/><Relationship Id="rId37" Type="http://schemas.openxmlformats.org/officeDocument/2006/relationships/hyperlink" Target="http://www.biblegateway.com/passage/?search=1Cor%2015:8&amp;version=NASB" TargetMode="External"/><Relationship Id="rId40" Type="http://schemas.openxmlformats.org/officeDocument/2006/relationships/hyperlink" Target="http://www.biblegateway.com/passage/?search=Gal.1:15-16;Joshua%201:8;Acts%209:1-18&amp;version=NASB" TargetMode="External"/><Relationship Id="rId45" Type="http://schemas.openxmlformats.org/officeDocument/2006/relationships/hyperlink" Target="http://www.biblegateway.com/passage/?search=John%2012:29-John%2012:50,%20Acts%2022:9&amp;version=NASB" TargetMode="External"/><Relationship Id="rId53" Type="http://schemas.openxmlformats.org/officeDocument/2006/relationships/hyperlink" Target="http://www.biblegateway.com/passage/?search=Acts%2022:12&amp;version=NASB" TargetMode="External"/><Relationship Id="rId58" Type="http://schemas.openxmlformats.org/officeDocument/2006/relationships/hyperlink" Target="http://www.biblegateway.com/passage/?search=Gal.1:15-16;Joshua%201:8;Acts%209:1-18&amp;version=NASB" TargetMode="External"/><Relationship Id="rId66" Type="http://schemas.openxmlformats.org/officeDocument/2006/relationships/hyperlink" Target="http://www.biblegateway.com/passage/?search=Gal.1:15-16;Joshua%201:8;Acts%209:1-18&amp;version=NASB" TargetMode="External"/><Relationship Id="rId74" Type="http://schemas.openxmlformats.org/officeDocument/2006/relationships/hyperlink" Target="http://www.biblegateway.com/passage/?search=Gal.1:15-16;Joshua%201:8;Acts%209:1-18&amp;version=NASB" TargetMode="External"/><Relationship Id="rId79" Type="http://schemas.openxmlformats.org/officeDocument/2006/relationships/hyperlink" Target="http://www.biblegateway.com/passage/?search=Acts%2022:13&amp;version=NASB" TargetMode="External"/><Relationship Id="rId87" Type="http://schemas.openxmlformats.org/officeDocument/2006/relationships/diagramLayout" Target="diagrams/layout1.xml"/><Relationship Id="rId102" Type="http://schemas.openxmlformats.org/officeDocument/2006/relationships/hyperlink" Target="http://www.onedoorministries.org/" TargetMode="External"/><Relationship Id="rId110" Type="http://schemas.openxmlformats.org/officeDocument/2006/relationships/image" Target="media/image4.jpeg"/><Relationship Id="rId5" Type="http://schemas.openxmlformats.org/officeDocument/2006/relationships/webSettings" Target="webSettings.xml"/><Relationship Id="rId61" Type="http://schemas.openxmlformats.org/officeDocument/2006/relationships/hyperlink" Target="http://www.biblegateway.com/passage/?search=Acts%208:3&amp;version=NASB" TargetMode="External"/><Relationship Id="rId82" Type="http://schemas.openxmlformats.org/officeDocument/2006/relationships/hyperlink" Target="https://biblia.com/bible/esv/John%2013.23" TargetMode="External"/><Relationship Id="rId90" Type="http://schemas.microsoft.com/office/2007/relationships/diagramDrawing" Target="diagrams/drawing1.xml"/><Relationship Id="rId95" Type="http://schemas.openxmlformats.org/officeDocument/2006/relationships/hyperlink" Target="http://www.biblegateway.com/passage/?search=Matthew%2013:15-17&amp;version=NASB" TargetMode="External"/><Relationship Id="rId19" Type="http://schemas.openxmlformats.org/officeDocument/2006/relationships/hyperlink" Target="http://www.biblegateway.com/passage/?search=Gal.1:15-16;Joshua%201:8;Acts%209:1-18&amp;version=NASB" TargetMode="External"/><Relationship Id="rId14" Type="http://schemas.openxmlformats.org/officeDocument/2006/relationships/hyperlink" Target="http://classic.net.bible.org/verse.php?book=Luk&amp;chapter=4&amp;verse=19" TargetMode="External"/><Relationship Id="rId22" Type="http://schemas.openxmlformats.org/officeDocument/2006/relationships/hyperlink" Target="http://www.biblegateway.com/passage/?search=Gal.1:15-16;Joshua%201:8;Acts%209:1-18&amp;version=NASB" TargetMode="External"/><Relationship Id="rId27" Type="http://schemas.openxmlformats.org/officeDocument/2006/relationships/hyperlink" Target="http://www.biblegateway.com/passage/?search=Acts%208:3,%20Acts%209:13-Acts%209:21&amp;version=NASB" TargetMode="External"/><Relationship Id="rId30" Type="http://schemas.openxmlformats.org/officeDocument/2006/relationships/hyperlink" Target="http://www.biblegateway.com/passage/?search=Gal.1:15-16;Joshua%201:8;Acts%209:1-18&amp;version=NASB" TargetMode="External"/><Relationship Id="rId35" Type="http://schemas.openxmlformats.org/officeDocument/2006/relationships/hyperlink" Target="http://www.biblegateway.com/passage/?search=John%2014:6,%20Acts%2018:25-Acts%2018:28,%20Acts%2019:9,%20Acts%2019:23,%20Acts%2022:4,%20Acts%2024:14,%20Acts%2024:22&amp;version=NASB" TargetMode="External"/><Relationship Id="rId43" Type="http://schemas.openxmlformats.org/officeDocument/2006/relationships/hyperlink" Target="http://www.biblegateway.com/passage/?search=Acts%2026:14&amp;version=NASB" TargetMode="External"/><Relationship Id="rId48" Type="http://schemas.openxmlformats.org/officeDocument/2006/relationships/hyperlink" Target="http://www.biblegateway.com/passage/?search=Gal.1:15-16;Joshua%201:8;Acts%209:1-18&amp;version=NASB" TargetMode="External"/><Relationship Id="rId56" Type="http://schemas.openxmlformats.org/officeDocument/2006/relationships/hyperlink" Target="http://www.biblegateway.com/passage/?search=Gal.1:15-16;Joshua%201:8;Acts%209:1-18&amp;version=NASB" TargetMode="External"/><Relationship Id="rId64" Type="http://schemas.openxmlformats.org/officeDocument/2006/relationships/hyperlink" Target="http://www.biblegateway.com/passage/?search=Gal.1:15-16;Joshua%201:8;Acts%209:1-18&amp;version=NASB" TargetMode="External"/><Relationship Id="rId69" Type="http://schemas.openxmlformats.org/officeDocument/2006/relationships/hyperlink" Target="http://www.biblegateway.com/passage/?search=Acts%2013:2,%20Rom%201:1,%20Rom%209:23,%20Gal%201:15,%20Eph%203:7&amp;version=NASB" TargetMode="External"/><Relationship Id="rId77" Type="http://schemas.openxmlformats.org/officeDocument/2006/relationships/hyperlink" Target="http://www.biblegateway.com/passage/?search=Mark%205:23,%20Acts%206:6,%20Acts%209:12&amp;version=NASB" TargetMode="External"/><Relationship Id="rId100" Type="http://schemas.openxmlformats.org/officeDocument/2006/relationships/footer" Target="footer1.xml"/><Relationship Id="rId105" Type="http://schemas.openxmlformats.org/officeDocument/2006/relationships/hyperlink" Target="http://classic.net.bible.org/bible.php?book=Psa&amp;chapter=45" TargetMode="External"/><Relationship Id="rId113"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www.biblegateway.com/passage/?search=Gen%2014:15,%202Cor%2011:32,%20Gal%201:17&amp;version=NASB" TargetMode="External"/><Relationship Id="rId72" Type="http://schemas.openxmlformats.org/officeDocument/2006/relationships/hyperlink" Target="http://www.biblegateway.com/passage/?search=Gal.1:15-16;Joshua%201:8;Acts%209:1-18&amp;version=NASB" TargetMode="External"/><Relationship Id="rId80" Type="http://schemas.openxmlformats.org/officeDocument/2006/relationships/hyperlink" Target="http://www.biblegateway.com/passage/?search=Gal.1:15-16;Joshua%201:8;Acts%209:1-18&amp;version=NASB" TargetMode="External"/><Relationship Id="rId85" Type="http://schemas.openxmlformats.org/officeDocument/2006/relationships/hyperlink" Target="https://biblia.com/bible/esv/John%2021.20" TargetMode="External"/><Relationship Id="rId93" Type="http://schemas.openxmlformats.org/officeDocument/2006/relationships/hyperlink" Target="http://www.biblegateway.com/passage/?search=Matthew%2013:15-17&amp;version=NASB" TargetMode="External"/><Relationship Id="rId98" Type="http://schemas.openxmlformats.org/officeDocument/2006/relationships/hyperlink" Target="http://www.biblegateway.com/passage/?search=John%208:56,%20Heb%2011:13,%201Pet%201:10-1Pet%201:12&amp;version=NASB"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www.biblegateway.com/passage/?search=Gal.1:15-16;Joshua%201:8;Acts%209:1-18&amp;version=NASB" TargetMode="External"/><Relationship Id="rId25" Type="http://schemas.openxmlformats.org/officeDocument/2006/relationships/hyperlink" Target="http://www.biblegateway.com/passage/?search=Acts%209:1-Acts%209:22,%20Acts%2022:3-Acts%2022:16,%20Acts%2026:9-Acts%2026:18&amp;version=NASB" TargetMode="External"/><Relationship Id="rId33" Type="http://schemas.openxmlformats.org/officeDocument/2006/relationships/hyperlink" Target="http://www.biblegateway.com/passage/?search=Gen%2014:15,%202Cor%2011:32,%20Gal%201:17&amp;version=NASB" TargetMode="External"/><Relationship Id="rId38" Type="http://schemas.openxmlformats.org/officeDocument/2006/relationships/hyperlink" Target="http://www.biblegateway.com/passage/?search=Gal.1:15-16;Joshua%201:8;Acts%209:1-18&amp;version=NASB" TargetMode="External"/><Relationship Id="rId46" Type="http://schemas.openxmlformats.org/officeDocument/2006/relationships/hyperlink" Target="http://www.biblegateway.com/passage/?search=Gal.1:15-16;Joshua%201:8;Acts%209:1-18&amp;version=NASB" TargetMode="External"/><Relationship Id="rId59" Type="http://schemas.openxmlformats.org/officeDocument/2006/relationships/hyperlink" Target="http://www.biblegateway.com/passage/?search=Mark%205:23,%20Acts%206:6,%20Acts%209:17&amp;version=NASB" TargetMode="External"/><Relationship Id="rId67" Type="http://schemas.openxmlformats.org/officeDocument/2006/relationships/hyperlink" Target="http://www.biblegateway.com/passage/?search=Acts%207:59&amp;version=NASB" TargetMode="External"/><Relationship Id="rId103" Type="http://schemas.openxmlformats.org/officeDocument/2006/relationships/hyperlink" Target="http://www.onedoorministries.org/" TargetMode="External"/><Relationship Id="rId108" Type="http://schemas.openxmlformats.org/officeDocument/2006/relationships/header" Target="header2.xml"/><Relationship Id="rId20" Type="http://schemas.openxmlformats.org/officeDocument/2006/relationships/hyperlink" Target="http://www.biblegateway.com/passage/?search=Gal.1:15-16;Joshua%201:8;Acts%209:1-18&amp;version=NASB" TargetMode="External"/><Relationship Id="rId41" Type="http://schemas.openxmlformats.org/officeDocument/2006/relationships/hyperlink" Target="http://www.biblegateway.com/passage/?search=Acts%209:16&amp;version=NASB" TargetMode="External"/><Relationship Id="rId54" Type="http://schemas.openxmlformats.org/officeDocument/2006/relationships/hyperlink" Target="http://www.biblegateway.com/passage/?search=Gal.1:15-16;Joshua%201:8;Acts%209:1-18&amp;version=NASB" TargetMode="External"/><Relationship Id="rId62" Type="http://schemas.openxmlformats.org/officeDocument/2006/relationships/hyperlink" Target="http://www.biblegateway.com/passage/?search=Gal.1:15-16;Joshua%201:8;Acts%209:1-18&amp;version=NASB" TargetMode="External"/><Relationship Id="rId70" Type="http://schemas.openxmlformats.org/officeDocument/2006/relationships/hyperlink" Target="http://www.biblegateway.com/passage/?search=Gal.1:15-16;Joshua%201:8;Acts%209:1-18&amp;version=NASB" TargetMode="External"/><Relationship Id="rId75" Type="http://schemas.openxmlformats.org/officeDocument/2006/relationships/hyperlink" Target="http://www.biblegateway.com/passage/?search=Acts%2020:23,%20Acts%2021:4,%20Acts%2021:11,%20Acts%2021:13,%202Cor%206:4-2Cor%206:18,%202Cor%2011:23-2Cor%2011:27,%201Thess%203:3&amp;version=NASB" TargetMode="External"/><Relationship Id="rId83" Type="http://schemas.openxmlformats.org/officeDocument/2006/relationships/hyperlink" Target="https://biblia.com/bible/esv/John%2020.2" TargetMode="External"/><Relationship Id="rId88" Type="http://schemas.openxmlformats.org/officeDocument/2006/relationships/diagramQuickStyle" Target="diagrams/quickStyle1.xml"/><Relationship Id="rId91" Type="http://schemas.openxmlformats.org/officeDocument/2006/relationships/hyperlink" Target="https://net.bible.org/" TargetMode="External"/><Relationship Id="rId96" Type="http://schemas.openxmlformats.org/officeDocument/2006/relationships/hyperlink" Target="http://www.biblegateway.com/passage/?search=Luke%2010:23-Luke%2010:24,%20Matt%2016:17,%20John%2020:29&amp;version=NASB"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ic.net.bible.org/bible.php?book=Joh&amp;chapter=15" TargetMode="External"/><Relationship Id="rId23" Type="http://schemas.openxmlformats.org/officeDocument/2006/relationships/hyperlink" Target="http://www.biblegateway.com/passage/?search=Gal.1:15-16;Joshua%201:8;Acts%209:1-18&amp;version=NASB" TargetMode="External"/><Relationship Id="rId28" Type="http://schemas.openxmlformats.org/officeDocument/2006/relationships/hyperlink" Target="http://www.biblegateway.com/passage/?search=Gal.1:15-16;Joshua%201:8;Acts%209:1-18&amp;version=NASB" TargetMode="External"/><Relationship Id="rId36" Type="http://schemas.openxmlformats.org/officeDocument/2006/relationships/hyperlink" Target="http://www.biblegateway.com/passage/?search=Gal.1:15-16;Joshua%201:8;Acts%209:1-18&amp;version=NASB" TargetMode="External"/><Relationship Id="rId49" Type="http://schemas.openxmlformats.org/officeDocument/2006/relationships/hyperlink" Target="http://www.biblegateway.com/passage/?search=Gen%2014:15,%202Cor%2011:32,%20Gal%201:17&amp;version=NASB" TargetMode="External"/><Relationship Id="rId57" Type="http://schemas.openxmlformats.org/officeDocument/2006/relationships/hyperlink" Target="http://www.biblegateway.com/passage/?search=Acts%209:30,%20Acts%2011:25,%20Acts%2021:39,%20Acts%2022:3&amp;version=NASB" TargetMode="External"/><Relationship Id="rId106" Type="http://schemas.openxmlformats.org/officeDocument/2006/relationships/hyperlink" Target="http://biblehub.com/hebrews/1-7.htm" TargetMode="External"/><Relationship Id="rId10" Type="http://schemas.openxmlformats.org/officeDocument/2006/relationships/comments" Target="comments.xml"/><Relationship Id="rId31" Type="http://schemas.openxmlformats.org/officeDocument/2006/relationships/hyperlink" Target="http://www.biblegateway.com/passage/?search=Matt%2010:17&amp;version=NASB" TargetMode="External"/><Relationship Id="rId44" Type="http://schemas.openxmlformats.org/officeDocument/2006/relationships/hyperlink" Target="http://www.biblegateway.com/passage/?search=Gal.1:15-16;Joshua%201:8;Acts%209:1-18&amp;version=NASB" TargetMode="External"/><Relationship Id="rId52" Type="http://schemas.openxmlformats.org/officeDocument/2006/relationships/hyperlink" Target="http://www.biblegateway.com/passage/?search=Gal.1:15-16;Joshua%201:8;Acts%209:1-18&amp;version=NASB" TargetMode="External"/><Relationship Id="rId60" Type="http://schemas.openxmlformats.org/officeDocument/2006/relationships/hyperlink" Target="http://www.biblegateway.com/passage/?search=Gal.1:15-16;Joshua%201:8;Acts%209:1-18&amp;version=NASB" TargetMode="External"/><Relationship Id="rId65" Type="http://schemas.openxmlformats.org/officeDocument/2006/relationships/hyperlink" Target="http://www.biblegateway.com/passage/?search=Acts%209:2,%20Acts%209:21&amp;version=NASB" TargetMode="External"/><Relationship Id="rId73" Type="http://schemas.openxmlformats.org/officeDocument/2006/relationships/hyperlink" Target="http://www.biblegateway.com/passage/?search=Acts%2025:22-Acts%2025:27,%20Acts%2026:1,%20Acts%2026:32,%202Tim%204:17&amp;version=NASB" TargetMode="External"/><Relationship Id="rId78" Type="http://schemas.openxmlformats.org/officeDocument/2006/relationships/hyperlink" Target="http://www.biblegateway.com/passage/?search=Gal.1:15-16;Joshua%201:8;Acts%209:1-18&amp;version=NASB" TargetMode="External"/><Relationship Id="rId81" Type="http://schemas.openxmlformats.org/officeDocument/2006/relationships/hyperlink" Target="http://www.biblegateway.com/passage/?search=Acts%202:4&amp;version=NASB" TargetMode="External"/><Relationship Id="rId86" Type="http://schemas.openxmlformats.org/officeDocument/2006/relationships/diagramData" Target="diagrams/data1.xml"/><Relationship Id="rId94" Type="http://schemas.openxmlformats.org/officeDocument/2006/relationships/hyperlink" Target="http://www.biblegateway.com/passage/?search=Isa%206:10,%20Ps%20119:70,%20Zech%207:11,%20Luke%2019:42,%20John%208:43-John%208:44,%202Tim%204:4,%20Heb%205:11&amp;version=NASB" TargetMode="External"/><Relationship Id="rId99" Type="http://schemas.openxmlformats.org/officeDocument/2006/relationships/header" Target="header1.xml"/><Relationship Id="rId101" Type="http://schemas.openxmlformats.org/officeDocument/2006/relationships/hyperlink" Target="http://LaLimye.com/"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image" Target="media/image3.jpeg"/><Relationship Id="rId18" Type="http://schemas.openxmlformats.org/officeDocument/2006/relationships/hyperlink" Target="http://www.biblegateway.com/passage/?search=Gal.1:15-16;Joshua%201:8;Acts%209:1-18&amp;version=NASB" TargetMode="External"/><Relationship Id="rId39" Type="http://schemas.openxmlformats.org/officeDocument/2006/relationships/hyperlink" Target="http://www.biblegateway.com/passage/?search=Acts%2022:7,%20Acts%2026:14&amp;version=NASB" TargetMode="External"/><Relationship Id="rId109" Type="http://schemas.openxmlformats.org/officeDocument/2006/relationships/footer" Target="footer2.xml"/><Relationship Id="rId34" Type="http://schemas.openxmlformats.org/officeDocument/2006/relationships/hyperlink" Target="http://www.biblegateway.com/passage/?search=Gal.1:15-16;Joshua%201:8;Acts%209:1-18&amp;version=NASB" TargetMode="External"/><Relationship Id="rId50" Type="http://schemas.openxmlformats.org/officeDocument/2006/relationships/hyperlink" Target="http://www.biblegateway.com/passage/?search=Gal.1:15-16;Joshua%201:8;Acts%209:1-18&amp;version=NASB" TargetMode="External"/><Relationship Id="rId55" Type="http://schemas.openxmlformats.org/officeDocument/2006/relationships/hyperlink" Target="http://www.biblegateway.com/passage/?search=Acts%2010:3,%20Acts%2010:17,%20Acts%2010:19,%20Acts%2011:5,%20Acts%2012:9,%20Acts%2016:9-Acts%2016:40,%20Acts%2018:9&amp;version=NASB" TargetMode="External"/><Relationship Id="rId76" Type="http://schemas.openxmlformats.org/officeDocument/2006/relationships/hyperlink" Target="http://www.biblegateway.com/passage/?search=Gal.1:15-16;Joshua%201:8;Acts%209:1-18&amp;version=NASB" TargetMode="External"/><Relationship Id="rId97" Type="http://schemas.openxmlformats.org/officeDocument/2006/relationships/hyperlink" Target="http://www.biblegateway.com/passage/?search=Matthew%2013:15-17&amp;version=NASB" TargetMode="External"/><Relationship Id="rId104" Type="http://schemas.openxmlformats.org/officeDocument/2006/relationships/hyperlink" Target="http://www.onedoorministries.org/" TargetMode="External"/><Relationship Id="rId7" Type="http://schemas.openxmlformats.org/officeDocument/2006/relationships/endnotes" Target="endnotes.xml"/><Relationship Id="rId71" Type="http://schemas.openxmlformats.org/officeDocument/2006/relationships/hyperlink" Target="http://www.biblegateway.com/passage/?search=Acts%2022:21,%20Acts%2026:17,%20Rom%201:5,%20Rom%2011:13,%20Rom%2015:16,%20Gal%201:16,%20Gal%202:7-Gal%202:21,%20Eph%203:1,%20Eph%203:8,%201Tim%202:7,%202Tim%204:17&amp;version=NASB" TargetMode="External"/><Relationship Id="rId92" Type="http://schemas.openxmlformats.org/officeDocument/2006/relationships/hyperlink" Target="https://net.bibl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E97F9-FD07-4DCA-A360-371E08D264D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B33CB3F1-3A6A-4973-96A1-F20BDB5A8173}">
      <dgm:prSet phldrT="[Text]" custT="1"/>
      <dgm:spPr/>
      <dgm:t>
        <a:bodyPr/>
        <a:lstStyle/>
        <a:p>
          <a:r>
            <a:rPr lang="en-US" sz="1200"/>
            <a:t>Core beliefs</a:t>
          </a:r>
        </a:p>
      </dgm:t>
    </dgm:pt>
    <dgm:pt modelId="{0C6B7936-2FCB-4062-875D-1BF88C705314}" type="parTrans" cxnId="{FDE98553-3492-4E0B-AF0C-8E605999568D}">
      <dgm:prSet/>
      <dgm:spPr/>
      <dgm:t>
        <a:bodyPr/>
        <a:lstStyle/>
        <a:p>
          <a:endParaRPr lang="en-US"/>
        </a:p>
      </dgm:t>
    </dgm:pt>
    <dgm:pt modelId="{28E90F59-21B6-4E64-BFF7-B5F53F02EEE7}" type="sibTrans" cxnId="{FDE98553-3492-4E0B-AF0C-8E605999568D}">
      <dgm:prSet/>
      <dgm:spPr/>
      <dgm:t>
        <a:bodyPr/>
        <a:lstStyle/>
        <a:p>
          <a:endParaRPr lang="en-US"/>
        </a:p>
      </dgm:t>
    </dgm:pt>
    <dgm:pt modelId="{B503AA18-71BF-4A2C-B60B-E9A619ABA6C7}">
      <dgm:prSet phldrT="[Text]"/>
      <dgm:spPr/>
      <dgm:t>
        <a:bodyPr/>
        <a:lstStyle/>
        <a:p>
          <a:r>
            <a:rPr lang="en-US"/>
            <a:t>Actions</a:t>
          </a:r>
        </a:p>
      </dgm:t>
    </dgm:pt>
    <dgm:pt modelId="{050BD80E-7BF6-4FBD-85BB-3CEAB57DB139}" type="parTrans" cxnId="{104BF59B-70CF-4C32-A716-F40B42A7E8AD}">
      <dgm:prSet/>
      <dgm:spPr/>
      <dgm:t>
        <a:bodyPr/>
        <a:lstStyle/>
        <a:p>
          <a:endParaRPr lang="en-US"/>
        </a:p>
      </dgm:t>
    </dgm:pt>
    <dgm:pt modelId="{61415A26-1DD6-4D6C-8027-5FFA08D76A92}" type="sibTrans" cxnId="{104BF59B-70CF-4C32-A716-F40B42A7E8AD}">
      <dgm:prSet/>
      <dgm:spPr/>
      <dgm:t>
        <a:bodyPr/>
        <a:lstStyle/>
        <a:p>
          <a:endParaRPr lang="en-US"/>
        </a:p>
      </dgm:t>
    </dgm:pt>
    <dgm:pt modelId="{B93AE437-46FC-4706-8A50-CA5A5922143A}">
      <dgm:prSet phldrT="[Text]" custT="1"/>
      <dgm:spPr/>
      <dgm:t>
        <a:bodyPr/>
        <a:lstStyle/>
        <a:p>
          <a:endParaRPr lang="en-US" sz="1200"/>
        </a:p>
        <a:p>
          <a:r>
            <a:rPr lang="en-US" sz="1200"/>
            <a:t>Mind-set</a:t>
          </a:r>
        </a:p>
        <a:p>
          <a:endParaRPr lang="en-US" sz="1200"/>
        </a:p>
      </dgm:t>
    </dgm:pt>
    <dgm:pt modelId="{5A3C372E-6F74-4A4A-BA14-1E7E1DC3A04A}" type="sibTrans" cxnId="{352629B6-4B8A-4AC3-AA9F-03209AA6143D}">
      <dgm:prSet/>
      <dgm:spPr/>
      <dgm:t>
        <a:bodyPr/>
        <a:lstStyle/>
        <a:p>
          <a:endParaRPr lang="en-US"/>
        </a:p>
      </dgm:t>
    </dgm:pt>
    <dgm:pt modelId="{4805EAC7-DF5C-4FBE-AE33-651C5629F681}" type="parTrans" cxnId="{352629B6-4B8A-4AC3-AA9F-03209AA6143D}">
      <dgm:prSet/>
      <dgm:spPr/>
      <dgm:t>
        <a:bodyPr/>
        <a:lstStyle/>
        <a:p>
          <a:endParaRPr lang="en-US"/>
        </a:p>
      </dgm:t>
    </dgm:pt>
    <dgm:pt modelId="{6C64A428-CC96-40A5-9137-5314FC6238DC}" type="pres">
      <dgm:prSet presAssocID="{603E97F9-FD07-4DCA-A360-371E08D264D6}" presName="Name0" presStyleCnt="0">
        <dgm:presLayoutVars>
          <dgm:chMax val="11"/>
          <dgm:chPref val="11"/>
          <dgm:dir/>
          <dgm:resizeHandles/>
        </dgm:presLayoutVars>
      </dgm:prSet>
      <dgm:spPr/>
    </dgm:pt>
    <dgm:pt modelId="{C035ABD1-9784-44B1-BBF0-B4C87828AA83}" type="pres">
      <dgm:prSet presAssocID="{B503AA18-71BF-4A2C-B60B-E9A619ABA6C7}" presName="Accent3" presStyleCnt="0"/>
      <dgm:spPr/>
    </dgm:pt>
    <dgm:pt modelId="{51F62FAE-C886-4026-B878-61D1F6AF9259}" type="pres">
      <dgm:prSet presAssocID="{B503AA18-71BF-4A2C-B60B-E9A619ABA6C7}" presName="Accent" presStyleLbl="node1" presStyleIdx="0" presStyleCnt="3"/>
      <dgm:spPr/>
    </dgm:pt>
    <dgm:pt modelId="{5438A1AC-823E-48E9-86E9-BC852545F9B0}" type="pres">
      <dgm:prSet presAssocID="{B503AA18-71BF-4A2C-B60B-E9A619ABA6C7}" presName="ParentBackground3" presStyleCnt="0"/>
      <dgm:spPr/>
    </dgm:pt>
    <dgm:pt modelId="{8D79159A-33DB-4AEA-8ADD-BDDEAC7AD929}" type="pres">
      <dgm:prSet presAssocID="{B503AA18-71BF-4A2C-B60B-E9A619ABA6C7}" presName="ParentBackground" presStyleLbl="fgAcc1" presStyleIdx="0" presStyleCnt="3"/>
      <dgm:spPr/>
    </dgm:pt>
    <dgm:pt modelId="{081C677F-D23D-418E-8BE3-44E82C786F38}" type="pres">
      <dgm:prSet presAssocID="{B503AA18-71BF-4A2C-B60B-E9A619ABA6C7}" presName="Parent3" presStyleLbl="revTx" presStyleIdx="0" presStyleCnt="0">
        <dgm:presLayoutVars>
          <dgm:chMax val="1"/>
          <dgm:chPref val="1"/>
          <dgm:bulletEnabled val="1"/>
        </dgm:presLayoutVars>
      </dgm:prSet>
      <dgm:spPr/>
    </dgm:pt>
    <dgm:pt modelId="{0D06DF06-C7EA-464E-88F5-79BFDD3EB83E}" type="pres">
      <dgm:prSet presAssocID="{B93AE437-46FC-4706-8A50-CA5A5922143A}" presName="Accent2" presStyleCnt="0"/>
      <dgm:spPr/>
    </dgm:pt>
    <dgm:pt modelId="{42AD261D-D0C7-403F-A67A-CCFCBD8ACDFC}" type="pres">
      <dgm:prSet presAssocID="{B93AE437-46FC-4706-8A50-CA5A5922143A}" presName="Accent" presStyleLbl="node1" presStyleIdx="1" presStyleCnt="3"/>
      <dgm:spPr/>
    </dgm:pt>
    <dgm:pt modelId="{C53A677B-4DAF-452D-BE0D-9444A2A1D186}" type="pres">
      <dgm:prSet presAssocID="{B93AE437-46FC-4706-8A50-CA5A5922143A}" presName="ParentBackground2" presStyleCnt="0"/>
      <dgm:spPr/>
    </dgm:pt>
    <dgm:pt modelId="{739F16BA-2D2C-4452-AEC0-9FFEA4BFBB28}" type="pres">
      <dgm:prSet presAssocID="{B93AE437-46FC-4706-8A50-CA5A5922143A}" presName="ParentBackground" presStyleLbl="fgAcc1" presStyleIdx="1" presStyleCnt="3"/>
      <dgm:spPr/>
    </dgm:pt>
    <dgm:pt modelId="{75F968BB-0EE7-4FA8-863F-42707C53B323}" type="pres">
      <dgm:prSet presAssocID="{B93AE437-46FC-4706-8A50-CA5A5922143A}" presName="Parent2" presStyleLbl="revTx" presStyleIdx="0" presStyleCnt="0">
        <dgm:presLayoutVars>
          <dgm:chMax val="1"/>
          <dgm:chPref val="1"/>
          <dgm:bulletEnabled val="1"/>
        </dgm:presLayoutVars>
      </dgm:prSet>
      <dgm:spPr/>
    </dgm:pt>
    <dgm:pt modelId="{2F43CEC8-D850-4DE4-8F36-69E2ACE17CCA}" type="pres">
      <dgm:prSet presAssocID="{B33CB3F1-3A6A-4973-96A1-F20BDB5A8173}" presName="Accent1" presStyleCnt="0"/>
      <dgm:spPr/>
    </dgm:pt>
    <dgm:pt modelId="{1EC5973F-5E75-4CD9-BB1C-B7780D713DE5}" type="pres">
      <dgm:prSet presAssocID="{B33CB3F1-3A6A-4973-96A1-F20BDB5A8173}" presName="Accent" presStyleLbl="node1" presStyleIdx="2" presStyleCnt="3"/>
      <dgm:spPr/>
    </dgm:pt>
    <dgm:pt modelId="{CD408BCB-574C-4A95-84F3-584192CC92B1}" type="pres">
      <dgm:prSet presAssocID="{B33CB3F1-3A6A-4973-96A1-F20BDB5A8173}" presName="ParentBackground1" presStyleCnt="0"/>
      <dgm:spPr/>
    </dgm:pt>
    <dgm:pt modelId="{C4863F46-15E5-4151-8BE2-0BC91E266280}" type="pres">
      <dgm:prSet presAssocID="{B33CB3F1-3A6A-4973-96A1-F20BDB5A8173}" presName="ParentBackground" presStyleLbl="fgAcc1" presStyleIdx="2" presStyleCnt="3"/>
      <dgm:spPr/>
    </dgm:pt>
    <dgm:pt modelId="{1CE4EAE0-FB0C-4DA0-92A6-2C285C3A1205}" type="pres">
      <dgm:prSet presAssocID="{B33CB3F1-3A6A-4973-96A1-F20BDB5A8173}" presName="Parent1" presStyleLbl="revTx" presStyleIdx="0" presStyleCnt="0">
        <dgm:presLayoutVars>
          <dgm:chMax val="1"/>
          <dgm:chPref val="1"/>
          <dgm:bulletEnabled val="1"/>
        </dgm:presLayoutVars>
      </dgm:prSet>
      <dgm:spPr/>
    </dgm:pt>
  </dgm:ptLst>
  <dgm:cxnLst>
    <dgm:cxn modelId="{ED151D31-1109-4ED9-8019-A0B7DB5BFB34}" type="presOf" srcId="{B33CB3F1-3A6A-4973-96A1-F20BDB5A8173}" destId="{C4863F46-15E5-4151-8BE2-0BC91E266280}" srcOrd="0" destOrd="0" presId="urn:microsoft.com/office/officeart/2011/layout/CircleProcess"/>
    <dgm:cxn modelId="{D70D1A5D-D3CF-4108-A5D9-F65D90948081}" type="presOf" srcId="{B93AE437-46FC-4706-8A50-CA5A5922143A}" destId="{75F968BB-0EE7-4FA8-863F-42707C53B323}" srcOrd="1" destOrd="0" presId="urn:microsoft.com/office/officeart/2011/layout/CircleProcess"/>
    <dgm:cxn modelId="{FDE98553-3492-4E0B-AF0C-8E605999568D}" srcId="{603E97F9-FD07-4DCA-A360-371E08D264D6}" destId="{B33CB3F1-3A6A-4973-96A1-F20BDB5A8173}" srcOrd="0" destOrd="0" parTransId="{0C6B7936-2FCB-4062-875D-1BF88C705314}" sibTransId="{28E90F59-21B6-4E64-BFF7-B5F53F02EEE7}"/>
    <dgm:cxn modelId="{3A32E793-DBBE-43EB-90A8-845831B6F571}" type="presOf" srcId="{B503AA18-71BF-4A2C-B60B-E9A619ABA6C7}" destId="{8D79159A-33DB-4AEA-8ADD-BDDEAC7AD929}" srcOrd="0" destOrd="0" presId="urn:microsoft.com/office/officeart/2011/layout/CircleProcess"/>
    <dgm:cxn modelId="{104BF59B-70CF-4C32-A716-F40B42A7E8AD}" srcId="{603E97F9-FD07-4DCA-A360-371E08D264D6}" destId="{B503AA18-71BF-4A2C-B60B-E9A619ABA6C7}" srcOrd="2" destOrd="0" parTransId="{050BD80E-7BF6-4FBD-85BB-3CEAB57DB139}" sibTransId="{61415A26-1DD6-4D6C-8027-5FFA08D76A92}"/>
    <dgm:cxn modelId="{A38A56B2-3E40-4B03-95ED-020DB4E63A6F}" type="presOf" srcId="{B93AE437-46FC-4706-8A50-CA5A5922143A}" destId="{739F16BA-2D2C-4452-AEC0-9FFEA4BFBB28}" srcOrd="0" destOrd="0" presId="urn:microsoft.com/office/officeart/2011/layout/CircleProcess"/>
    <dgm:cxn modelId="{352629B6-4B8A-4AC3-AA9F-03209AA6143D}" srcId="{603E97F9-FD07-4DCA-A360-371E08D264D6}" destId="{B93AE437-46FC-4706-8A50-CA5A5922143A}" srcOrd="1" destOrd="0" parTransId="{4805EAC7-DF5C-4FBE-AE33-651C5629F681}" sibTransId="{5A3C372E-6F74-4A4A-BA14-1E7E1DC3A04A}"/>
    <dgm:cxn modelId="{6D03B8DA-7FF8-48C8-A4D5-62010FE9EB67}" type="presOf" srcId="{B33CB3F1-3A6A-4973-96A1-F20BDB5A8173}" destId="{1CE4EAE0-FB0C-4DA0-92A6-2C285C3A1205}" srcOrd="1" destOrd="0" presId="urn:microsoft.com/office/officeart/2011/layout/CircleProcess"/>
    <dgm:cxn modelId="{27E4D4E2-52EA-4E97-9FBD-1EA2DCDB1B67}" type="presOf" srcId="{603E97F9-FD07-4DCA-A360-371E08D264D6}" destId="{6C64A428-CC96-40A5-9137-5314FC6238DC}" srcOrd="0" destOrd="0" presId="urn:microsoft.com/office/officeart/2011/layout/CircleProcess"/>
    <dgm:cxn modelId="{CBBBEAEF-2B3E-4DAF-A591-692E6AF240B6}" type="presOf" srcId="{B503AA18-71BF-4A2C-B60B-E9A619ABA6C7}" destId="{081C677F-D23D-418E-8BE3-44E82C786F38}" srcOrd="1" destOrd="0" presId="urn:microsoft.com/office/officeart/2011/layout/CircleProcess"/>
    <dgm:cxn modelId="{487A6356-E96C-4F2F-8A93-720C39288715}" type="presParOf" srcId="{6C64A428-CC96-40A5-9137-5314FC6238DC}" destId="{C035ABD1-9784-44B1-BBF0-B4C87828AA83}" srcOrd="0" destOrd="0" presId="urn:microsoft.com/office/officeart/2011/layout/CircleProcess"/>
    <dgm:cxn modelId="{EB67BB5F-8492-4BAF-B44A-24E47E7E3F6B}" type="presParOf" srcId="{C035ABD1-9784-44B1-BBF0-B4C87828AA83}" destId="{51F62FAE-C886-4026-B878-61D1F6AF9259}" srcOrd="0" destOrd="0" presId="urn:microsoft.com/office/officeart/2011/layout/CircleProcess"/>
    <dgm:cxn modelId="{1E1BA84C-1992-4D61-9981-2FB8B1313753}" type="presParOf" srcId="{6C64A428-CC96-40A5-9137-5314FC6238DC}" destId="{5438A1AC-823E-48E9-86E9-BC852545F9B0}" srcOrd="1" destOrd="0" presId="urn:microsoft.com/office/officeart/2011/layout/CircleProcess"/>
    <dgm:cxn modelId="{7A8FB969-908D-4015-BDA8-D19059B8664F}" type="presParOf" srcId="{5438A1AC-823E-48E9-86E9-BC852545F9B0}" destId="{8D79159A-33DB-4AEA-8ADD-BDDEAC7AD929}" srcOrd="0" destOrd="0" presId="urn:microsoft.com/office/officeart/2011/layout/CircleProcess"/>
    <dgm:cxn modelId="{1072CF4C-FE63-4CD3-A37F-AB2C5D652D94}" type="presParOf" srcId="{6C64A428-CC96-40A5-9137-5314FC6238DC}" destId="{081C677F-D23D-418E-8BE3-44E82C786F38}" srcOrd="2" destOrd="0" presId="urn:microsoft.com/office/officeart/2011/layout/CircleProcess"/>
    <dgm:cxn modelId="{F8B7B9AE-EDD4-4EAB-8C47-AD4B87B6C7DA}" type="presParOf" srcId="{6C64A428-CC96-40A5-9137-5314FC6238DC}" destId="{0D06DF06-C7EA-464E-88F5-79BFDD3EB83E}" srcOrd="3" destOrd="0" presId="urn:microsoft.com/office/officeart/2011/layout/CircleProcess"/>
    <dgm:cxn modelId="{2E0943AA-3D4B-4183-8574-5BBFC81E243E}" type="presParOf" srcId="{0D06DF06-C7EA-464E-88F5-79BFDD3EB83E}" destId="{42AD261D-D0C7-403F-A67A-CCFCBD8ACDFC}" srcOrd="0" destOrd="0" presId="urn:microsoft.com/office/officeart/2011/layout/CircleProcess"/>
    <dgm:cxn modelId="{1754B4EC-E326-4D4B-8E12-1DD4FD3B4680}" type="presParOf" srcId="{6C64A428-CC96-40A5-9137-5314FC6238DC}" destId="{C53A677B-4DAF-452D-BE0D-9444A2A1D186}" srcOrd="4" destOrd="0" presId="urn:microsoft.com/office/officeart/2011/layout/CircleProcess"/>
    <dgm:cxn modelId="{E94E908D-0B02-4602-8619-EBD40AD927CC}" type="presParOf" srcId="{C53A677B-4DAF-452D-BE0D-9444A2A1D186}" destId="{739F16BA-2D2C-4452-AEC0-9FFEA4BFBB28}" srcOrd="0" destOrd="0" presId="urn:microsoft.com/office/officeart/2011/layout/CircleProcess"/>
    <dgm:cxn modelId="{33076CCA-6224-42AC-9006-633DEE60AF3C}" type="presParOf" srcId="{6C64A428-CC96-40A5-9137-5314FC6238DC}" destId="{75F968BB-0EE7-4FA8-863F-42707C53B323}" srcOrd="5" destOrd="0" presId="urn:microsoft.com/office/officeart/2011/layout/CircleProcess"/>
    <dgm:cxn modelId="{6D3837C9-519F-4DBA-AD19-31089BA9EE8B}" type="presParOf" srcId="{6C64A428-CC96-40A5-9137-5314FC6238DC}" destId="{2F43CEC8-D850-4DE4-8F36-69E2ACE17CCA}" srcOrd="6" destOrd="0" presId="urn:microsoft.com/office/officeart/2011/layout/CircleProcess"/>
    <dgm:cxn modelId="{DBFE91BD-81C5-4B06-A739-BF96911E07E7}" type="presParOf" srcId="{2F43CEC8-D850-4DE4-8F36-69E2ACE17CCA}" destId="{1EC5973F-5E75-4CD9-BB1C-B7780D713DE5}" srcOrd="0" destOrd="0" presId="urn:microsoft.com/office/officeart/2011/layout/CircleProcess"/>
    <dgm:cxn modelId="{57412472-873A-4843-BAD7-A168FEB51767}" type="presParOf" srcId="{6C64A428-CC96-40A5-9137-5314FC6238DC}" destId="{CD408BCB-574C-4A95-84F3-584192CC92B1}" srcOrd="7" destOrd="0" presId="urn:microsoft.com/office/officeart/2011/layout/CircleProcess"/>
    <dgm:cxn modelId="{5E70C700-9F40-44C5-A37C-D79CCA86A3C8}" type="presParOf" srcId="{CD408BCB-574C-4A95-84F3-584192CC92B1}" destId="{C4863F46-15E5-4151-8BE2-0BC91E266280}" srcOrd="0" destOrd="0" presId="urn:microsoft.com/office/officeart/2011/layout/CircleProcess"/>
    <dgm:cxn modelId="{EDF2DD57-7F36-4F33-AE93-B93EB32716A5}" type="presParOf" srcId="{6C64A428-CC96-40A5-9137-5314FC6238DC}" destId="{1CE4EAE0-FB0C-4DA0-92A6-2C285C3A1205}" srcOrd="8" destOrd="0" presId="urn:microsoft.com/office/officeart/2011/layout/CircleProcess"/>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62FAE-C886-4026-B878-61D1F6AF9259}">
      <dsp:nvSpPr>
        <dsp:cNvPr id="0" name=""/>
        <dsp:cNvSpPr/>
      </dsp:nvSpPr>
      <dsp:spPr>
        <a:xfrm>
          <a:off x="2856204" y="216629"/>
          <a:ext cx="566861" cy="56696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79159A-33DB-4AEA-8ADD-BDDEAC7AD929}">
      <dsp:nvSpPr>
        <dsp:cNvPr id="0" name=""/>
        <dsp:cNvSpPr/>
      </dsp:nvSpPr>
      <dsp:spPr>
        <a:xfrm>
          <a:off x="2875026"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Actions</a:t>
          </a:r>
        </a:p>
      </dsp:txBody>
      <dsp:txXfrm>
        <a:off x="2950681" y="311140"/>
        <a:ext cx="377907" cy="377944"/>
      </dsp:txXfrm>
    </dsp:sp>
    <dsp:sp modelId="{42AD261D-D0C7-403F-A67A-CCFCBD8ACDFC}">
      <dsp:nvSpPr>
        <dsp:cNvPr id="0" name=""/>
        <dsp:cNvSpPr/>
      </dsp:nvSpPr>
      <dsp:spPr>
        <a:xfrm rot="2700000">
          <a:off x="2271019"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F16BA-2D2C-4452-AEC0-9FFEA4BFBB28}">
      <dsp:nvSpPr>
        <dsp:cNvPr id="0" name=""/>
        <dsp:cNvSpPr/>
      </dsp:nvSpPr>
      <dsp:spPr>
        <a:xfrm>
          <a:off x="2289158"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a:p>
          <a:pPr marL="0" lvl="0" indent="0" algn="ctr" defTabSz="533400">
            <a:lnSpc>
              <a:spcPct val="90000"/>
            </a:lnSpc>
            <a:spcBef>
              <a:spcPct val="0"/>
            </a:spcBef>
            <a:spcAft>
              <a:spcPct val="35000"/>
            </a:spcAft>
            <a:buNone/>
          </a:pPr>
          <a:r>
            <a:rPr lang="en-US" sz="1200" kern="1200"/>
            <a:t>Mind-set</a:t>
          </a:r>
        </a:p>
        <a:p>
          <a:pPr marL="0" lvl="0" indent="0" algn="ctr" defTabSz="533400">
            <a:lnSpc>
              <a:spcPct val="90000"/>
            </a:lnSpc>
            <a:spcBef>
              <a:spcPct val="0"/>
            </a:spcBef>
            <a:spcAft>
              <a:spcPct val="35000"/>
            </a:spcAft>
            <a:buNone/>
          </a:pPr>
          <a:endParaRPr lang="en-US" sz="1200" kern="1200"/>
        </a:p>
      </dsp:txBody>
      <dsp:txXfrm>
        <a:off x="2364813" y="311140"/>
        <a:ext cx="377907" cy="377944"/>
      </dsp:txXfrm>
    </dsp:sp>
    <dsp:sp modelId="{1EC5973F-5E75-4CD9-BB1C-B7780D713DE5}">
      <dsp:nvSpPr>
        <dsp:cNvPr id="0" name=""/>
        <dsp:cNvSpPr/>
      </dsp:nvSpPr>
      <dsp:spPr>
        <a:xfrm rot="2700000">
          <a:off x="1685152"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863F46-15E5-4151-8BE2-0BC91E266280}">
      <dsp:nvSpPr>
        <dsp:cNvPr id="0" name=""/>
        <dsp:cNvSpPr/>
      </dsp:nvSpPr>
      <dsp:spPr>
        <a:xfrm>
          <a:off x="1703291"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Core beliefs</a:t>
          </a:r>
        </a:p>
      </dsp:txBody>
      <dsp:txXfrm>
        <a:off x="1778946" y="311140"/>
        <a:ext cx="377907" cy="377944"/>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47F9B-9D4B-4AC3-B310-05AC28AFC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148</Pages>
  <Words>56511</Words>
  <Characters>322116</Characters>
  <Application>Microsoft Office Word</Application>
  <DocSecurity>0</DocSecurity>
  <Lines>2684</Lines>
  <Paragraphs>755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2018-05-08T02:02:00Z</cp:lastPrinted>
  <dcterms:created xsi:type="dcterms:W3CDTF">2019-03-12T08:14:00Z</dcterms:created>
  <dcterms:modified xsi:type="dcterms:W3CDTF">2019-03-12T08:14:00Z</dcterms:modified>
</cp:coreProperties>
</file>